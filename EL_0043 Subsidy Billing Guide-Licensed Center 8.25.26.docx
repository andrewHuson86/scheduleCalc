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B8BC" w14:textId="77777777" w:rsidR="00D75A5E" w:rsidRDefault="00A64706">
      <w:pPr>
        <w:spacing w:before="71"/>
        <w:ind w:left="630"/>
        <w:rPr>
          <w:rFonts w:ascii="Arial Narrow"/>
          <w:b/>
          <w:i/>
          <w:sz w:val="40"/>
        </w:rPr>
      </w:pPr>
      <w:r>
        <w:rPr>
          <w:rFonts w:ascii="Arial Narrow"/>
          <w:b/>
          <w:i/>
          <w:noProof/>
          <w:sz w:val="40"/>
        </w:rPr>
        <mc:AlternateContent>
          <mc:Choice Requires="wpg">
            <w:drawing>
              <wp:anchor distT="0" distB="0" distL="0" distR="0" simplePos="0" relativeHeight="251658273" behindDoc="1" locked="0" layoutInCell="1" allowOverlap="1" wp14:anchorId="0FC0E35B" wp14:editId="75DEC5BD">
                <wp:simplePos x="0" y="0"/>
                <wp:positionH relativeFrom="page">
                  <wp:posOffset>457200</wp:posOffset>
                </wp:positionH>
                <wp:positionV relativeFrom="page">
                  <wp:posOffset>457200</wp:posOffset>
                </wp:positionV>
                <wp:extent cx="6858000" cy="91440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44000"/>
                          <a:chOff x="0" y="0"/>
                          <a:chExt cx="6858000" cy="9144000"/>
                        </a:xfrm>
                      </wpg:grpSpPr>
                      <pic:pic xmlns:pic="http://schemas.openxmlformats.org/drawingml/2006/picture">
                        <pic:nvPicPr>
                          <pic:cNvPr id="2" name="Image 2" descr="Early Learning Provider sitting with two young children having fun with activities."/>
                          <pic:cNvPicPr/>
                        </pic:nvPicPr>
                        <pic:blipFill>
                          <a:blip r:embed="rId7" cstate="print"/>
                          <a:stretch>
                            <a:fillRect/>
                          </a:stretch>
                        </pic:blipFill>
                        <pic:spPr>
                          <a:xfrm>
                            <a:off x="0" y="0"/>
                            <a:ext cx="6858000" cy="7909559"/>
                          </a:xfrm>
                          <a:prstGeom prst="rect">
                            <a:avLst/>
                          </a:prstGeom>
                        </pic:spPr>
                      </pic:pic>
                      <wps:wsp>
                        <wps:cNvPr id="3" name="Graphic 3"/>
                        <wps:cNvSpPr/>
                        <wps:spPr>
                          <a:xfrm>
                            <a:off x="342900" y="285750"/>
                            <a:ext cx="2171700" cy="311150"/>
                          </a:xfrm>
                          <a:custGeom>
                            <a:avLst/>
                            <a:gdLst/>
                            <a:ahLst/>
                            <a:cxnLst/>
                            <a:rect l="l" t="t" r="r" b="b"/>
                            <a:pathLst>
                              <a:path w="2171700" h="311150">
                                <a:moveTo>
                                  <a:pt x="2019300" y="0"/>
                                </a:moveTo>
                                <a:lnTo>
                                  <a:pt x="0" y="0"/>
                                </a:lnTo>
                                <a:lnTo>
                                  <a:pt x="0" y="311150"/>
                                </a:lnTo>
                                <a:lnTo>
                                  <a:pt x="2171700" y="311150"/>
                                </a:lnTo>
                                <a:lnTo>
                                  <a:pt x="2171700" y="152400"/>
                                </a:lnTo>
                                <a:lnTo>
                                  <a:pt x="2163930" y="104231"/>
                                </a:lnTo>
                                <a:lnTo>
                                  <a:pt x="2142294" y="62396"/>
                                </a:lnTo>
                                <a:lnTo>
                                  <a:pt x="2109303" y="29405"/>
                                </a:lnTo>
                                <a:lnTo>
                                  <a:pt x="2067468" y="7769"/>
                                </a:lnTo>
                                <a:lnTo>
                                  <a:pt x="2019300" y="0"/>
                                </a:lnTo>
                                <a:close/>
                              </a:path>
                            </a:pathLst>
                          </a:custGeom>
                          <a:solidFill>
                            <a:srgbClr val="00687F"/>
                          </a:solidFill>
                        </wps:spPr>
                        <wps:bodyPr wrap="square" lIns="0" tIns="0" rIns="0" bIns="0" rtlCol="0">
                          <a:prstTxWarp prst="textNoShape">
                            <a:avLst/>
                          </a:prstTxWarp>
                          <a:noAutofit/>
                        </wps:bodyPr>
                      </wps:wsp>
                      <wps:wsp>
                        <wps:cNvPr id="4" name="Graphic 4"/>
                        <wps:cNvSpPr/>
                        <wps:spPr>
                          <a:xfrm>
                            <a:off x="342900" y="604010"/>
                            <a:ext cx="6172200" cy="1270"/>
                          </a:xfrm>
                          <a:custGeom>
                            <a:avLst/>
                            <a:gdLst/>
                            <a:ahLst/>
                            <a:cxnLst/>
                            <a:rect l="l" t="t" r="r" b="b"/>
                            <a:pathLst>
                              <a:path w="6172200">
                                <a:moveTo>
                                  <a:pt x="0" y="0"/>
                                </a:moveTo>
                                <a:lnTo>
                                  <a:pt x="6172200" y="0"/>
                                </a:lnTo>
                              </a:path>
                            </a:pathLst>
                          </a:custGeom>
                          <a:ln w="12700">
                            <a:solidFill>
                              <a:srgbClr val="00687F"/>
                            </a:solidFill>
                            <a:prstDash val="solid"/>
                          </a:ln>
                        </wps:spPr>
                        <wps:bodyPr wrap="square" lIns="0" tIns="0" rIns="0" bIns="0" rtlCol="0">
                          <a:prstTxWarp prst="textNoShape">
                            <a:avLst/>
                          </a:prstTxWarp>
                          <a:noAutofit/>
                        </wps:bodyPr>
                      </wps:wsp>
                      <wps:wsp>
                        <wps:cNvPr id="5" name="Graphic 5"/>
                        <wps:cNvSpPr/>
                        <wps:spPr>
                          <a:xfrm>
                            <a:off x="342900" y="1813558"/>
                            <a:ext cx="6172200" cy="1270"/>
                          </a:xfrm>
                          <a:custGeom>
                            <a:avLst/>
                            <a:gdLst/>
                            <a:ahLst/>
                            <a:cxnLst/>
                            <a:rect l="l" t="t" r="r" b="b"/>
                            <a:pathLst>
                              <a:path w="6172200">
                                <a:moveTo>
                                  <a:pt x="0" y="0"/>
                                </a:moveTo>
                                <a:lnTo>
                                  <a:pt x="6172200" y="0"/>
                                </a:lnTo>
                              </a:path>
                            </a:pathLst>
                          </a:custGeom>
                          <a:ln w="12700">
                            <a:solidFill>
                              <a:srgbClr val="00687F"/>
                            </a:solidFill>
                            <a:prstDash val="solid"/>
                          </a:ln>
                        </wps:spPr>
                        <wps:bodyPr wrap="square" lIns="0" tIns="0" rIns="0" bIns="0" rtlCol="0">
                          <a:prstTxWarp prst="textNoShape">
                            <a:avLst/>
                          </a:prstTxWarp>
                          <a:noAutofit/>
                        </wps:bodyPr>
                      </wps:wsp>
                      <wps:wsp>
                        <wps:cNvPr id="6" name="Graphic 6"/>
                        <wps:cNvSpPr/>
                        <wps:spPr>
                          <a:xfrm>
                            <a:off x="0" y="7909559"/>
                            <a:ext cx="6858000" cy="1234440"/>
                          </a:xfrm>
                          <a:custGeom>
                            <a:avLst/>
                            <a:gdLst/>
                            <a:ahLst/>
                            <a:cxnLst/>
                            <a:rect l="l" t="t" r="r" b="b"/>
                            <a:pathLst>
                              <a:path w="6858000" h="1234440">
                                <a:moveTo>
                                  <a:pt x="6858000" y="0"/>
                                </a:moveTo>
                                <a:lnTo>
                                  <a:pt x="0" y="0"/>
                                </a:lnTo>
                                <a:lnTo>
                                  <a:pt x="0" y="1234440"/>
                                </a:lnTo>
                                <a:lnTo>
                                  <a:pt x="6858000" y="1234440"/>
                                </a:lnTo>
                                <a:lnTo>
                                  <a:pt x="6858000" y="0"/>
                                </a:lnTo>
                                <a:close/>
                              </a:path>
                            </a:pathLst>
                          </a:custGeom>
                          <a:solidFill>
                            <a:srgbClr val="00687F"/>
                          </a:solidFill>
                        </wps:spPr>
                        <wps:bodyPr wrap="square" lIns="0" tIns="0" rIns="0" bIns="0" rtlCol="0">
                          <a:prstTxWarp prst="textNoShape">
                            <a:avLst/>
                          </a:prstTxWarp>
                          <a:noAutofit/>
                        </wps:bodyPr>
                      </wps:wsp>
                      <wps:wsp>
                        <wps:cNvPr id="7" name="Graphic 7"/>
                        <wps:cNvSpPr/>
                        <wps:spPr>
                          <a:xfrm>
                            <a:off x="3337560" y="7909559"/>
                            <a:ext cx="3091180" cy="1235075"/>
                          </a:xfrm>
                          <a:custGeom>
                            <a:avLst/>
                            <a:gdLst/>
                            <a:ahLst/>
                            <a:cxnLst/>
                            <a:rect l="l" t="t" r="r" b="b"/>
                            <a:pathLst>
                              <a:path w="3091180" h="1235075">
                                <a:moveTo>
                                  <a:pt x="44526" y="121894"/>
                                </a:moveTo>
                                <a:lnTo>
                                  <a:pt x="0" y="44869"/>
                                </a:lnTo>
                                <a:lnTo>
                                  <a:pt x="0" y="121894"/>
                                </a:lnTo>
                                <a:lnTo>
                                  <a:pt x="44526" y="121894"/>
                                </a:lnTo>
                                <a:close/>
                              </a:path>
                              <a:path w="3091180" h="1235075">
                                <a:moveTo>
                                  <a:pt x="44538" y="231317"/>
                                </a:moveTo>
                                <a:lnTo>
                                  <a:pt x="0" y="231305"/>
                                </a:lnTo>
                                <a:lnTo>
                                  <a:pt x="0" y="308381"/>
                                </a:lnTo>
                                <a:lnTo>
                                  <a:pt x="44538" y="231317"/>
                                </a:lnTo>
                                <a:close/>
                              </a:path>
                              <a:path w="3091180" h="1235075">
                                <a:moveTo>
                                  <a:pt x="192836" y="0"/>
                                </a:moveTo>
                                <a:lnTo>
                                  <a:pt x="85915" y="0"/>
                                </a:lnTo>
                                <a:lnTo>
                                  <a:pt x="139382" y="92494"/>
                                </a:lnTo>
                                <a:lnTo>
                                  <a:pt x="192836" y="0"/>
                                </a:lnTo>
                                <a:close/>
                              </a:path>
                              <a:path w="3091180" h="1235075">
                                <a:moveTo>
                                  <a:pt x="400862" y="134581"/>
                                </a:moveTo>
                                <a:lnTo>
                                  <a:pt x="323075" y="0"/>
                                </a:lnTo>
                                <a:lnTo>
                                  <a:pt x="290055" y="0"/>
                                </a:lnTo>
                                <a:lnTo>
                                  <a:pt x="212293" y="134556"/>
                                </a:lnTo>
                                <a:lnTo>
                                  <a:pt x="400862" y="134581"/>
                                </a:lnTo>
                                <a:close/>
                              </a:path>
                              <a:path w="3091180" h="1235075">
                                <a:moveTo>
                                  <a:pt x="815225" y="782307"/>
                                </a:moveTo>
                                <a:lnTo>
                                  <a:pt x="814451" y="780973"/>
                                </a:lnTo>
                                <a:lnTo>
                                  <a:pt x="585089" y="780999"/>
                                </a:lnTo>
                                <a:lnTo>
                                  <a:pt x="584314" y="782332"/>
                                </a:lnTo>
                                <a:lnTo>
                                  <a:pt x="698982" y="980744"/>
                                </a:lnTo>
                                <a:lnTo>
                                  <a:pt x="700519" y="980744"/>
                                </a:lnTo>
                                <a:lnTo>
                                  <a:pt x="815225" y="782307"/>
                                </a:lnTo>
                                <a:close/>
                              </a:path>
                              <a:path w="3091180" h="1235075">
                                <a:moveTo>
                                  <a:pt x="815238" y="720839"/>
                                </a:moveTo>
                                <a:lnTo>
                                  <a:pt x="700582" y="522427"/>
                                </a:lnTo>
                                <a:lnTo>
                                  <a:pt x="699033" y="522427"/>
                                </a:lnTo>
                                <a:lnTo>
                                  <a:pt x="584339" y="720864"/>
                                </a:lnTo>
                                <a:lnTo>
                                  <a:pt x="585101" y="722198"/>
                                </a:lnTo>
                                <a:lnTo>
                                  <a:pt x="814476" y="722172"/>
                                </a:lnTo>
                                <a:lnTo>
                                  <a:pt x="815238" y="720839"/>
                                </a:lnTo>
                                <a:close/>
                              </a:path>
                              <a:path w="3091180" h="1235075">
                                <a:moveTo>
                                  <a:pt x="972197" y="1076579"/>
                                </a:moveTo>
                                <a:lnTo>
                                  <a:pt x="761695" y="1076604"/>
                                </a:lnTo>
                                <a:lnTo>
                                  <a:pt x="852906" y="1234440"/>
                                </a:lnTo>
                                <a:lnTo>
                                  <a:pt x="880960" y="1234440"/>
                                </a:lnTo>
                                <a:lnTo>
                                  <a:pt x="972197" y="1076579"/>
                                </a:lnTo>
                                <a:close/>
                              </a:path>
                              <a:path w="3091180" h="1235075">
                                <a:moveTo>
                                  <a:pt x="982395" y="1010119"/>
                                </a:moveTo>
                                <a:lnTo>
                                  <a:pt x="867740" y="811707"/>
                                </a:lnTo>
                                <a:lnTo>
                                  <a:pt x="866203" y="811707"/>
                                </a:lnTo>
                                <a:lnTo>
                                  <a:pt x="751497" y="1010145"/>
                                </a:lnTo>
                                <a:lnTo>
                                  <a:pt x="752271" y="1011478"/>
                                </a:lnTo>
                                <a:lnTo>
                                  <a:pt x="981633" y="1011453"/>
                                </a:lnTo>
                                <a:lnTo>
                                  <a:pt x="982395" y="1010119"/>
                                </a:lnTo>
                                <a:close/>
                              </a:path>
                              <a:path w="3091180" h="1235075">
                                <a:moveTo>
                                  <a:pt x="982459" y="492988"/>
                                </a:moveTo>
                                <a:lnTo>
                                  <a:pt x="981684" y="491655"/>
                                </a:lnTo>
                                <a:lnTo>
                                  <a:pt x="752322" y="491680"/>
                                </a:lnTo>
                                <a:lnTo>
                                  <a:pt x="751547" y="493014"/>
                                </a:lnTo>
                                <a:lnTo>
                                  <a:pt x="866216" y="691413"/>
                                </a:lnTo>
                                <a:lnTo>
                                  <a:pt x="867752" y="691426"/>
                                </a:lnTo>
                                <a:lnTo>
                                  <a:pt x="982459" y="492988"/>
                                </a:lnTo>
                                <a:close/>
                              </a:path>
                              <a:path w="3091180" h="1235075">
                                <a:moveTo>
                                  <a:pt x="989787" y="431520"/>
                                </a:moveTo>
                                <a:lnTo>
                                  <a:pt x="871474" y="226783"/>
                                </a:lnTo>
                                <a:lnTo>
                                  <a:pt x="862622" y="226783"/>
                                </a:lnTo>
                                <a:lnTo>
                                  <a:pt x="744258" y="431546"/>
                                </a:lnTo>
                                <a:lnTo>
                                  <a:pt x="748690" y="439204"/>
                                </a:lnTo>
                                <a:lnTo>
                                  <a:pt x="985354" y="439178"/>
                                </a:lnTo>
                                <a:lnTo>
                                  <a:pt x="989787" y="431520"/>
                                </a:lnTo>
                                <a:close/>
                              </a:path>
                              <a:path w="3091180" h="1235075">
                                <a:moveTo>
                                  <a:pt x="1104734" y="1234440"/>
                                </a:moveTo>
                                <a:lnTo>
                                  <a:pt x="1034148" y="1112304"/>
                                </a:lnTo>
                                <a:lnTo>
                                  <a:pt x="963549" y="1234440"/>
                                </a:lnTo>
                                <a:lnTo>
                                  <a:pt x="1104734" y="1234440"/>
                                </a:lnTo>
                                <a:close/>
                              </a:path>
                              <a:path w="3091180" h="1235075">
                                <a:moveTo>
                                  <a:pt x="1149629" y="782269"/>
                                </a:moveTo>
                                <a:lnTo>
                                  <a:pt x="1148854" y="780935"/>
                                </a:lnTo>
                                <a:lnTo>
                                  <a:pt x="919492" y="780961"/>
                                </a:lnTo>
                                <a:lnTo>
                                  <a:pt x="918718" y="782307"/>
                                </a:lnTo>
                                <a:lnTo>
                                  <a:pt x="1033386" y="980706"/>
                                </a:lnTo>
                                <a:lnTo>
                                  <a:pt x="1034923" y="980706"/>
                                </a:lnTo>
                                <a:lnTo>
                                  <a:pt x="1149629" y="782269"/>
                                </a:lnTo>
                                <a:close/>
                              </a:path>
                              <a:path w="3091180" h="1235075">
                                <a:moveTo>
                                  <a:pt x="1149642" y="720788"/>
                                </a:moveTo>
                                <a:lnTo>
                                  <a:pt x="1034973" y="522389"/>
                                </a:lnTo>
                                <a:lnTo>
                                  <a:pt x="1033437" y="522389"/>
                                </a:lnTo>
                                <a:lnTo>
                                  <a:pt x="918730" y="720826"/>
                                </a:lnTo>
                                <a:lnTo>
                                  <a:pt x="919505" y="722160"/>
                                </a:lnTo>
                                <a:lnTo>
                                  <a:pt x="1148867" y="722134"/>
                                </a:lnTo>
                                <a:lnTo>
                                  <a:pt x="1149642" y="720788"/>
                                </a:lnTo>
                                <a:close/>
                              </a:path>
                              <a:path w="3091180" h="1235075">
                                <a:moveTo>
                                  <a:pt x="1157008" y="203669"/>
                                </a:moveTo>
                                <a:lnTo>
                                  <a:pt x="1152588" y="196011"/>
                                </a:lnTo>
                                <a:lnTo>
                                  <a:pt x="915911" y="196037"/>
                                </a:lnTo>
                                <a:lnTo>
                                  <a:pt x="911491" y="203695"/>
                                </a:lnTo>
                                <a:lnTo>
                                  <a:pt x="1029804" y="408432"/>
                                </a:lnTo>
                                <a:lnTo>
                                  <a:pt x="1038656" y="408432"/>
                                </a:lnTo>
                                <a:lnTo>
                                  <a:pt x="1157008" y="203669"/>
                                </a:lnTo>
                                <a:close/>
                              </a:path>
                              <a:path w="3091180" h="1235075">
                                <a:moveTo>
                                  <a:pt x="1157020" y="142189"/>
                                </a:moveTo>
                                <a:lnTo>
                                  <a:pt x="1074851" y="0"/>
                                </a:lnTo>
                                <a:lnTo>
                                  <a:pt x="993698" y="0"/>
                                </a:lnTo>
                                <a:lnTo>
                                  <a:pt x="911491" y="142227"/>
                                </a:lnTo>
                                <a:lnTo>
                                  <a:pt x="915911" y="149872"/>
                                </a:lnTo>
                                <a:lnTo>
                                  <a:pt x="1152588" y="149847"/>
                                </a:lnTo>
                                <a:lnTo>
                                  <a:pt x="1157020" y="142189"/>
                                </a:lnTo>
                                <a:close/>
                              </a:path>
                              <a:path w="3091180" h="1235075">
                                <a:moveTo>
                                  <a:pt x="1267434" y="0"/>
                                </a:moveTo>
                                <a:lnTo>
                                  <a:pt x="1135519" y="0"/>
                                </a:lnTo>
                                <a:lnTo>
                                  <a:pt x="1200696" y="112776"/>
                                </a:lnTo>
                                <a:lnTo>
                                  <a:pt x="1202245" y="112776"/>
                                </a:lnTo>
                                <a:lnTo>
                                  <a:pt x="1267434" y="0"/>
                                </a:lnTo>
                                <a:close/>
                              </a:path>
                              <a:path w="3091180" h="1235075">
                                <a:moveTo>
                                  <a:pt x="1295628" y="1082865"/>
                                </a:moveTo>
                                <a:lnTo>
                                  <a:pt x="1107071" y="1082890"/>
                                </a:lnTo>
                                <a:lnTo>
                                  <a:pt x="1194650" y="1234440"/>
                                </a:lnTo>
                                <a:lnTo>
                                  <a:pt x="1208024" y="1234440"/>
                                </a:lnTo>
                                <a:lnTo>
                                  <a:pt x="1295628" y="1082865"/>
                                </a:lnTo>
                                <a:close/>
                              </a:path>
                              <a:path w="3091180" h="1235075">
                                <a:moveTo>
                                  <a:pt x="1295641" y="998766"/>
                                </a:moveTo>
                                <a:lnTo>
                                  <a:pt x="1201381" y="835634"/>
                                </a:lnTo>
                                <a:lnTo>
                                  <a:pt x="1107071" y="998791"/>
                                </a:lnTo>
                                <a:lnTo>
                                  <a:pt x="1295641" y="998766"/>
                                </a:lnTo>
                                <a:close/>
                              </a:path>
                              <a:path w="3091180" h="1235075">
                                <a:moveTo>
                                  <a:pt x="1306664" y="497941"/>
                                </a:moveTo>
                                <a:lnTo>
                                  <a:pt x="1096162" y="497967"/>
                                </a:lnTo>
                                <a:lnTo>
                                  <a:pt x="1201394" y="680072"/>
                                </a:lnTo>
                                <a:lnTo>
                                  <a:pt x="1306664" y="497941"/>
                                </a:lnTo>
                                <a:close/>
                              </a:path>
                              <a:path w="3091180" h="1235075">
                                <a:moveTo>
                                  <a:pt x="1306677" y="426478"/>
                                </a:moveTo>
                                <a:lnTo>
                                  <a:pt x="1201445" y="244386"/>
                                </a:lnTo>
                                <a:lnTo>
                                  <a:pt x="1096175" y="426504"/>
                                </a:lnTo>
                                <a:lnTo>
                                  <a:pt x="1306677" y="426478"/>
                                </a:lnTo>
                                <a:close/>
                              </a:path>
                              <a:path w="3091180" h="1235075">
                                <a:moveTo>
                                  <a:pt x="1431848" y="1234440"/>
                                </a:moveTo>
                                <a:lnTo>
                                  <a:pt x="1368552" y="1124915"/>
                                </a:lnTo>
                                <a:lnTo>
                                  <a:pt x="1305242" y="1234440"/>
                                </a:lnTo>
                                <a:lnTo>
                                  <a:pt x="1431848" y="1234440"/>
                                </a:lnTo>
                                <a:close/>
                              </a:path>
                              <a:path w="3091180" h="1235075">
                                <a:moveTo>
                                  <a:pt x="1462874" y="793546"/>
                                </a:moveTo>
                                <a:lnTo>
                                  <a:pt x="1274305" y="793572"/>
                                </a:lnTo>
                                <a:lnTo>
                                  <a:pt x="1368577" y="956691"/>
                                </a:lnTo>
                                <a:lnTo>
                                  <a:pt x="1462874" y="793546"/>
                                </a:lnTo>
                                <a:close/>
                              </a:path>
                              <a:path w="3091180" h="1235075">
                                <a:moveTo>
                                  <a:pt x="1473847" y="715772"/>
                                </a:moveTo>
                                <a:lnTo>
                                  <a:pt x="1368615" y="533666"/>
                                </a:lnTo>
                                <a:lnTo>
                                  <a:pt x="1263345" y="715797"/>
                                </a:lnTo>
                                <a:lnTo>
                                  <a:pt x="1473847" y="715772"/>
                                </a:lnTo>
                                <a:close/>
                              </a:path>
                              <a:path w="3091180" h="1235075">
                                <a:moveTo>
                                  <a:pt x="1473898" y="208622"/>
                                </a:moveTo>
                                <a:lnTo>
                                  <a:pt x="1263396" y="208648"/>
                                </a:lnTo>
                                <a:lnTo>
                                  <a:pt x="1368628" y="390753"/>
                                </a:lnTo>
                                <a:lnTo>
                                  <a:pt x="1473898" y="208622"/>
                                </a:lnTo>
                                <a:close/>
                              </a:path>
                              <a:path w="3091180" h="1235075">
                                <a:moveTo>
                                  <a:pt x="1484109" y="142151"/>
                                </a:moveTo>
                                <a:lnTo>
                                  <a:pt x="1401965" y="0"/>
                                </a:lnTo>
                                <a:lnTo>
                                  <a:pt x="1335392" y="0"/>
                                </a:lnTo>
                                <a:lnTo>
                                  <a:pt x="1253210" y="142176"/>
                                </a:lnTo>
                                <a:lnTo>
                                  <a:pt x="1253972" y="143510"/>
                                </a:lnTo>
                                <a:lnTo>
                                  <a:pt x="1483334" y="143497"/>
                                </a:lnTo>
                                <a:lnTo>
                                  <a:pt x="1484109" y="142151"/>
                                </a:lnTo>
                                <a:close/>
                              </a:path>
                              <a:path w="3091180" h="1235075">
                                <a:moveTo>
                                  <a:pt x="1601812" y="0"/>
                                </a:moveTo>
                                <a:lnTo>
                                  <a:pt x="1469948" y="0"/>
                                </a:lnTo>
                                <a:lnTo>
                                  <a:pt x="1535099" y="112750"/>
                                </a:lnTo>
                                <a:lnTo>
                                  <a:pt x="1536636" y="112750"/>
                                </a:lnTo>
                                <a:lnTo>
                                  <a:pt x="1601812" y="0"/>
                                </a:lnTo>
                                <a:close/>
                              </a:path>
                              <a:path w="3091180" h="1235075">
                                <a:moveTo>
                                  <a:pt x="1630032" y="1082840"/>
                                </a:moveTo>
                                <a:lnTo>
                                  <a:pt x="1441462" y="1082865"/>
                                </a:lnTo>
                                <a:lnTo>
                                  <a:pt x="1529067" y="1234452"/>
                                </a:lnTo>
                                <a:lnTo>
                                  <a:pt x="1542415" y="1234452"/>
                                </a:lnTo>
                                <a:lnTo>
                                  <a:pt x="1630032" y="1082840"/>
                                </a:lnTo>
                                <a:close/>
                              </a:path>
                              <a:path w="3091180" h="1235075">
                                <a:moveTo>
                                  <a:pt x="1630057" y="998728"/>
                                </a:moveTo>
                                <a:lnTo>
                                  <a:pt x="1535785" y="835596"/>
                                </a:lnTo>
                                <a:lnTo>
                                  <a:pt x="1441488" y="998753"/>
                                </a:lnTo>
                                <a:lnTo>
                                  <a:pt x="1630057" y="998728"/>
                                </a:lnTo>
                                <a:close/>
                              </a:path>
                              <a:path w="3091180" h="1235075">
                                <a:moveTo>
                                  <a:pt x="1641068" y="497903"/>
                                </a:moveTo>
                                <a:lnTo>
                                  <a:pt x="1430566" y="497928"/>
                                </a:lnTo>
                                <a:lnTo>
                                  <a:pt x="1535798" y="680034"/>
                                </a:lnTo>
                                <a:lnTo>
                                  <a:pt x="1641068" y="497903"/>
                                </a:lnTo>
                                <a:close/>
                              </a:path>
                              <a:path w="3091180" h="1235075">
                                <a:moveTo>
                                  <a:pt x="1641094" y="426453"/>
                                </a:moveTo>
                                <a:lnTo>
                                  <a:pt x="1535849" y="244348"/>
                                </a:lnTo>
                                <a:lnTo>
                                  <a:pt x="1430578" y="426478"/>
                                </a:lnTo>
                                <a:lnTo>
                                  <a:pt x="1641094" y="426453"/>
                                </a:lnTo>
                                <a:close/>
                              </a:path>
                              <a:path w="3091180" h="1235075">
                                <a:moveTo>
                                  <a:pt x="1751647" y="1234440"/>
                                </a:moveTo>
                                <a:lnTo>
                                  <a:pt x="1702943" y="1150188"/>
                                </a:lnTo>
                                <a:lnTo>
                                  <a:pt x="1654251" y="1234440"/>
                                </a:lnTo>
                                <a:lnTo>
                                  <a:pt x="1751647" y="1234440"/>
                                </a:lnTo>
                                <a:close/>
                              </a:path>
                              <a:path w="3091180" h="1235075">
                                <a:moveTo>
                                  <a:pt x="1786305" y="799833"/>
                                </a:moveTo>
                                <a:lnTo>
                                  <a:pt x="1619669" y="799858"/>
                                </a:lnTo>
                                <a:lnTo>
                                  <a:pt x="1702968" y="944003"/>
                                </a:lnTo>
                                <a:lnTo>
                                  <a:pt x="1786305" y="799833"/>
                                </a:lnTo>
                                <a:close/>
                              </a:path>
                              <a:path w="3091180" h="1235075">
                                <a:moveTo>
                                  <a:pt x="1786318" y="703084"/>
                                </a:moveTo>
                                <a:lnTo>
                                  <a:pt x="1703019" y="558939"/>
                                </a:lnTo>
                                <a:lnTo>
                                  <a:pt x="1619694" y="703097"/>
                                </a:lnTo>
                                <a:lnTo>
                                  <a:pt x="1786318" y="703084"/>
                                </a:lnTo>
                                <a:close/>
                              </a:path>
                              <a:path w="3091180" h="1235075">
                                <a:moveTo>
                                  <a:pt x="1797329" y="214909"/>
                                </a:moveTo>
                                <a:lnTo>
                                  <a:pt x="1608772" y="214934"/>
                                </a:lnTo>
                                <a:lnTo>
                                  <a:pt x="1703031" y="378053"/>
                                </a:lnTo>
                                <a:lnTo>
                                  <a:pt x="1797329" y="214909"/>
                                </a:lnTo>
                                <a:close/>
                              </a:path>
                              <a:path w="3091180" h="1235075">
                                <a:moveTo>
                                  <a:pt x="1797342" y="130797"/>
                                </a:moveTo>
                                <a:lnTo>
                                  <a:pt x="1721751" y="0"/>
                                </a:lnTo>
                                <a:lnTo>
                                  <a:pt x="1684388" y="0"/>
                                </a:lnTo>
                                <a:lnTo>
                                  <a:pt x="1608772" y="130810"/>
                                </a:lnTo>
                                <a:lnTo>
                                  <a:pt x="1797342" y="130797"/>
                                </a:lnTo>
                                <a:close/>
                              </a:path>
                              <a:path w="3091180" h="1235075">
                                <a:moveTo>
                                  <a:pt x="1921560" y="0"/>
                                </a:moveTo>
                                <a:lnTo>
                                  <a:pt x="1818995" y="0"/>
                                </a:lnTo>
                                <a:lnTo>
                                  <a:pt x="1870278" y="88734"/>
                                </a:lnTo>
                                <a:lnTo>
                                  <a:pt x="1921560" y="0"/>
                                </a:lnTo>
                                <a:close/>
                              </a:path>
                              <a:path w="3091180" h="1235075">
                                <a:moveTo>
                                  <a:pt x="1942503" y="1095438"/>
                                </a:moveTo>
                                <a:lnTo>
                                  <a:pt x="1797812" y="1095463"/>
                                </a:lnTo>
                                <a:lnTo>
                                  <a:pt x="1870151" y="1220635"/>
                                </a:lnTo>
                                <a:lnTo>
                                  <a:pt x="1942503" y="1095438"/>
                                </a:lnTo>
                                <a:close/>
                              </a:path>
                              <a:path w="3091180" h="1235075">
                                <a:moveTo>
                                  <a:pt x="1953488" y="992365"/>
                                </a:moveTo>
                                <a:lnTo>
                                  <a:pt x="1870189" y="848220"/>
                                </a:lnTo>
                                <a:lnTo>
                                  <a:pt x="1786851" y="992378"/>
                                </a:lnTo>
                                <a:lnTo>
                                  <a:pt x="1953488" y="992365"/>
                                </a:lnTo>
                                <a:close/>
                              </a:path>
                              <a:path w="3091180" h="1235075">
                                <a:moveTo>
                                  <a:pt x="1953552" y="510514"/>
                                </a:moveTo>
                                <a:lnTo>
                                  <a:pt x="1786915" y="510540"/>
                                </a:lnTo>
                                <a:lnTo>
                                  <a:pt x="1870214" y="654697"/>
                                </a:lnTo>
                                <a:lnTo>
                                  <a:pt x="1953552" y="510514"/>
                                </a:lnTo>
                                <a:close/>
                              </a:path>
                              <a:path w="3091180" h="1235075">
                                <a:moveTo>
                                  <a:pt x="1964524" y="420090"/>
                                </a:moveTo>
                                <a:lnTo>
                                  <a:pt x="1870265" y="256971"/>
                                </a:lnTo>
                                <a:lnTo>
                                  <a:pt x="1775955" y="420116"/>
                                </a:lnTo>
                                <a:lnTo>
                                  <a:pt x="1964524" y="420090"/>
                                </a:lnTo>
                                <a:close/>
                              </a:path>
                              <a:path w="3091180" h="1235075">
                                <a:moveTo>
                                  <a:pt x="2086076" y="1234440"/>
                                </a:moveTo>
                                <a:lnTo>
                                  <a:pt x="2037359" y="1150150"/>
                                </a:lnTo>
                                <a:lnTo>
                                  <a:pt x="1988629" y="1234440"/>
                                </a:lnTo>
                                <a:lnTo>
                                  <a:pt x="2086076" y="1234440"/>
                                </a:lnTo>
                                <a:close/>
                              </a:path>
                              <a:path w="3091180" h="1235075">
                                <a:moveTo>
                                  <a:pt x="2120709" y="799807"/>
                                </a:moveTo>
                                <a:lnTo>
                                  <a:pt x="1954085" y="799833"/>
                                </a:lnTo>
                                <a:lnTo>
                                  <a:pt x="2037384" y="943978"/>
                                </a:lnTo>
                                <a:lnTo>
                                  <a:pt x="2120709" y="799807"/>
                                </a:lnTo>
                                <a:close/>
                              </a:path>
                              <a:path w="3091180" h="1235075">
                                <a:moveTo>
                                  <a:pt x="2120722" y="703046"/>
                                </a:moveTo>
                                <a:lnTo>
                                  <a:pt x="2037422" y="558901"/>
                                </a:lnTo>
                                <a:lnTo>
                                  <a:pt x="1954085" y="703072"/>
                                </a:lnTo>
                                <a:lnTo>
                                  <a:pt x="2120722" y="703046"/>
                                </a:lnTo>
                                <a:close/>
                              </a:path>
                              <a:path w="3091180" h="1235075">
                                <a:moveTo>
                                  <a:pt x="2131745" y="214871"/>
                                </a:moveTo>
                                <a:lnTo>
                                  <a:pt x="1943176" y="214896"/>
                                </a:lnTo>
                                <a:lnTo>
                                  <a:pt x="2037448" y="378015"/>
                                </a:lnTo>
                                <a:lnTo>
                                  <a:pt x="2131745" y="214871"/>
                                </a:lnTo>
                                <a:close/>
                              </a:path>
                              <a:path w="3091180" h="1235075">
                                <a:moveTo>
                                  <a:pt x="2131758" y="130759"/>
                                </a:moveTo>
                                <a:lnTo>
                                  <a:pt x="2056193" y="0"/>
                                </a:lnTo>
                                <a:lnTo>
                                  <a:pt x="2018792" y="0"/>
                                </a:lnTo>
                                <a:lnTo>
                                  <a:pt x="1943201" y="130784"/>
                                </a:lnTo>
                                <a:lnTo>
                                  <a:pt x="2131758" y="130759"/>
                                </a:lnTo>
                                <a:close/>
                              </a:path>
                              <a:path w="3091180" h="1235075">
                                <a:moveTo>
                                  <a:pt x="2248649" y="0"/>
                                </a:moveTo>
                                <a:lnTo>
                                  <a:pt x="2160740" y="0"/>
                                </a:lnTo>
                                <a:lnTo>
                                  <a:pt x="2204682" y="76047"/>
                                </a:lnTo>
                                <a:lnTo>
                                  <a:pt x="2248649" y="0"/>
                                </a:lnTo>
                                <a:close/>
                              </a:path>
                              <a:path w="3091180" h="1235075">
                                <a:moveTo>
                                  <a:pt x="2265946" y="1101737"/>
                                </a:moveTo>
                                <a:lnTo>
                                  <a:pt x="2143188" y="1101763"/>
                                </a:lnTo>
                                <a:lnTo>
                                  <a:pt x="2204555" y="1207960"/>
                                </a:lnTo>
                                <a:lnTo>
                                  <a:pt x="2265946" y="1101737"/>
                                </a:lnTo>
                                <a:close/>
                              </a:path>
                              <a:path w="3091180" h="1235075">
                                <a:moveTo>
                                  <a:pt x="2265959" y="979678"/>
                                </a:moveTo>
                                <a:lnTo>
                                  <a:pt x="2204593" y="873480"/>
                                </a:lnTo>
                                <a:lnTo>
                                  <a:pt x="2143201" y="979690"/>
                                </a:lnTo>
                                <a:lnTo>
                                  <a:pt x="2265959" y="979678"/>
                                </a:lnTo>
                                <a:close/>
                              </a:path>
                              <a:path w="3091180" h="1235075">
                                <a:moveTo>
                                  <a:pt x="2276983" y="516813"/>
                                </a:moveTo>
                                <a:lnTo>
                                  <a:pt x="2132292" y="516826"/>
                                </a:lnTo>
                                <a:lnTo>
                                  <a:pt x="2204631" y="641997"/>
                                </a:lnTo>
                                <a:lnTo>
                                  <a:pt x="2276983" y="516813"/>
                                </a:lnTo>
                                <a:close/>
                              </a:path>
                              <a:path w="3091180" h="1235075">
                                <a:moveTo>
                                  <a:pt x="2276995" y="407403"/>
                                </a:moveTo>
                                <a:lnTo>
                                  <a:pt x="2204669" y="282232"/>
                                </a:lnTo>
                                <a:lnTo>
                                  <a:pt x="2132304" y="407416"/>
                                </a:lnTo>
                                <a:lnTo>
                                  <a:pt x="2276995" y="407403"/>
                                </a:lnTo>
                                <a:close/>
                              </a:path>
                              <a:path w="3091180" h="1235075">
                                <a:moveTo>
                                  <a:pt x="2413177" y="1234440"/>
                                </a:moveTo>
                                <a:lnTo>
                                  <a:pt x="2371763" y="1162761"/>
                                </a:lnTo>
                                <a:lnTo>
                                  <a:pt x="2330335" y="1234440"/>
                                </a:lnTo>
                                <a:lnTo>
                                  <a:pt x="2413177" y="1234440"/>
                                </a:lnTo>
                                <a:close/>
                              </a:path>
                              <a:path w="3091180" h="1235075">
                                <a:moveTo>
                                  <a:pt x="2433180" y="812419"/>
                                </a:moveTo>
                                <a:lnTo>
                                  <a:pt x="2310422" y="812444"/>
                                </a:lnTo>
                                <a:lnTo>
                                  <a:pt x="2371788" y="918641"/>
                                </a:lnTo>
                                <a:lnTo>
                                  <a:pt x="2433180" y="812419"/>
                                </a:lnTo>
                                <a:close/>
                              </a:path>
                              <a:path w="3091180" h="1235075">
                                <a:moveTo>
                                  <a:pt x="2444165" y="696683"/>
                                </a:moveTo>
                                <a:lnTo>
                                  <a:pt x="2371826" y="571512"/>
                                </a:lnTo>
                                <a:lnTo>
                                  <a:pt x="2299474" y="696696"/>
                                </a:lnTo>
                                <a:lnTo>
                                  <a:pt x="2444165" y="696683"/>
                                </a:lnTo>
                                <a:close/>
                              </a:path>
                              <a:path w="3091180" h="1235075">
                                <a:moveTo>
                                  <a:pt x="2444216" y="227495"/>
                                </a:moveTo>
                                <a:lnTo>
                                  <a:pt x="2299512" y="227507"/>
                                </a:lnTo>
                                <a:lnTo>
                                  <a:pt x="2371852" y="352679"/>
                                </a:lnTo>
                                <a:lnTo>
                                  <a:pt x="2444216" y="227495"/>
                                </a:lnTo>
                                <a:close/>
                              </a:path>
                              <a:path w="3091180" h="1235075">
                                <a:moveTo>
                                  <a:pt x="2455189" y="124409"/>
                                </a:moveTo>
                                <a:lnTo>
                                  <a:pt x="2383320" y="0"/>
                                </a:lnTo>
                                <a:lnTo>
                                  <a:pt x="2360485" y="0"/>
                                </a:lnTo>
                                <a:lnTo>
                                  <a:pt x="2288565" y="124409"/>
                                </a:lnTo>
                                <a:lnTo>
                                  <a:pt x="2455189" y="124409"/>
                                </a:lnTo>
                                <a:close/>
                              </a:path>
                              <a:path w="3091180" h="1235075">
                                <a:moveTo>
                                  <a:pt x="2583015" y="0"/>
                                </a:moveTo>
                                <a:lnTo>
                                  <a:pt x="2495156" y="0"/>
                                </a:lnTo>
                                <a:lnTo>
                                  <a:pt x="2539085" y="76009"/>
                                </a:lnTo>
                                <a:lnTo>
                                  <a:pt x="2583015" y="0"/>
                                </a:lnTo>
                                <a:close/>
                              </a:path>
                              <a:path w="3091180" h="1235075">
                                <a:moveTo>
                                  <a:pt x="2600363" y="1101712"/>
                                </a:moveTo>
                                <a:lnTo>
                                  <a:pt x="2477605" y="1101725"/>
                                </a:lnTo>
                                <a:lnTo>
                                  <a:pt x="2538971" y="1207922"/>
                                </a:lnTo>
                                <a:lnTo>
                                  <a:pt x="2600363" y="1101712"/>
                                </a:lnTo>
                                <a:close/>
                              </a:path>
                              <a:path w="3091180" h="1235075">
                                <a:moveTo>
                                  <a:pt x="2600375" y="979639"/>
                                </a:moveTo>
                                <a:lnTo>
                                  <a:pt x="2539009" y="873442"/>
                                </a:lnTo>
                                <a:lnTo>
                                  <a:pt x="2477617" y="979652"/>
                                </a:lnTo>
                                <a:lnTo>
                                  <a:pt x="2600375" y="979639"/>
                                </a:lnTo>
                                <a:close/>
                              </a:path>
                              <a:path w="3091180" h="1235075">
                                <a:moveTo>
                                  <a:pt x="2611386" y="516775"/>
                                </a:moveTo>
                                <a:lnTo>
                                  <a:pt x="2466695" y="516788"/>
                                </a:lnTo>
                                <a:lnTo>
                                  <a:pt x="2539034" y="641959"/>
                                </a:lnTo>
                                <a:lnTo>
                                  <a:pt x="2611386" y="516775"/>
                                </a:lnTo>
                                <a:close/>
                              </a:path>
                              <a:path w="3091180" h="1235075">
                                <a:moveTo>
                                  <a:pt x="2611412" y="407365"/>
                                </a:moveTo>
                                <a:lnTo>
                                  <a:pt x="2539073" y="282194"/>
                                </a:lnTo>
                                <a:lnTo>
                                  <a:pt x="2466708" y="407377"/>
                                </a:lnTo>
                                <a:lnTo>
                                  <a:pt x="2611412" y="407365"/>
                                </a:lnTo>
                                <a:close/>
                              </a:path>
                              <a:path w="3091180" h="1235075">
                                <a:moveTo>
                                  <a:pt x="2732989" y="1234440"/>
                                </a:moveTo>
                                <a:lnTo>
                                  <a:pt x="2706179" y="1188034"/>
                                </a:lnTo>
                                <a:lnTo>
                                  <a:pt x="2679344" y="1234440"/>
                                </a:lnTo>
                                <a:lnTo>
                                  <a:pt x="2732989" y="1234440"/>
                                </a:lnTo>
                                <a:close/>
                              </a:path>
                              <a:path w="3091180" h="1235075">
                                <a:moveTo>
                                  <a:pt x="2756611" y="818705"/>
                                </a:moveTo>
                                <a:lnTo>
                                  <a:pt x="2655798" y="818718"/>
                                </a:lnTo>
                                <a:lnTo>
                                  <a:pt x="2706205" y="905941"/>
                                </a:lnTo>
                                <a:lnTo>
                                  <a:pt x="2756611" y="818705"/>
                                </a:lnTo>
                                <a:close/>
                              </a:path>
                              <a:path w="3091180" h="1235075">
                                <a:moveTo>
                                  <a:pt x="2756636" y="683996"/>
                                </a:moveTo>
                                <a:lnTo>
                                  <a:pt x="2706230" y="596785"/>
                                </a:lnTo>
                                <a:lnTo>
                                  <a:pt x="2655824" y="684009"/>
                                </a:lnTo>
                                <a:lnTo>
                                  <a:pt x="2756636" y="683996"/>
                                </a:lnTo>
                                <a:close/>
                              </a:path>
                              <a:path w="3091180" h="1235075">
                                <a:moveTo>
                                  <a:pt x="2767660" y="233781"/>
                                </a:moveTo>
                                <a:lnTo>
                                  <a:pt x="2644902" y="233794"/>
                                </a:lnTo>
                                <a:lnTo>
                                  <a:pt x="2706268" y="339991"/>
                                </a:lnTo>
                                <a:lnTo>
                                  <a:pt x="2767660" y="233781"/>
                                </a:lnTo>
                                <a:close/>
                              </a:path>
                              <a:path w="3091180" h="1235075">
                                <a:moveTo>
                                  <a:pt x="2767673" y="111721"/>
                                </a:moveTo>
                                <a:lnTo>
                                  <a:pt x="2706306" y="5524"/>
                                </a:lnTo>
                                <a:lnTo>
                                  <a:pt x="2644914" y="111734"/>
                                </a:lnTo>
                                <a:lnTo>
                                  <a:pt x="2767673" y="111721"/>
                                </a:lnTo>
                                <a:close/>
                              </a:path>
                              <a:path w="3091180" h="1235075">
                                <a:moveTo>
                                  <a:pt x="2912821" y="1114323"/>
                                </a:moveTo>
                                <a:lnTo>
                                  <a:pt x="2833941" y="1114336"/>
                                </a:lnTo>
                                <a:lnTo>
                                  <a:pt x="2873362" y="1182573"/>
                                </a:lnTo>
                                <a:lnTo>
                                  <a:pt x="2912821" y="1114323"/>
                                </a:lnTo>
                                <a:close/>
                              </a:path>
                              <a:path w="3091180" h="1235075">
                                <a:moveTo>
                                  <a:pt x="2923806" y="973277"/>
                                </a:moveTo>
                                <a:lnTo>
                                  <a:pt x="2873400" y="886066"/>
                                </a:lnTo>
                                <a:lnTo>
                                  <a:pt x="2822981" y="973289"/>
                                </a:lnTo>
                                <a:lnTo>
                                  <a:pt x="2923806" y="973277"/>
                                </a:lnTo>
                                <a:close/>
                              </a:path>
                              <a:path w="3091180" h="1235075">
                                <a:moveTo>
                                  <a:pt x="2923857" y="529399"/>
                                </a:moveTo>
                                <a:lnTo>
                                  <a:pt x="2823032" y="529412"/>
                                </a:lnTo>
                                <a:lnTo>
                                  <a:pt x="2873438" y="616635"/>
                                </a:lnTo>
                                <a:lnTo>
                                  <a:pt x="2923857" y="529399"/>
                                </a:lnTo>
                                <a:close/>
                              </a:path>
                              <a:path w="3091180" h="1235075">
                                <a:moveTo>
                                  <a:pt x="2934843" y="401002"/>
                                </a:moveTo>
                                <a:lnTo>
                                  <a:pt x="2873476" y="294805"/>
                                </a:lnTo>
                                <a:lnTo>
                                  <a:pt x="2812084" y="401015"/>
                                </a:lnTo>
                                <a:lnTo>
                                  <a:pt x="2934843" y="401002"/>
                                </a:lnTo>
                                <a:close/>
                              </a:path>
                              <a:path w="3091180" h="1235075">
                                <a:moveTo>
                                  <a:pt x="3091027" y="818680"/>
                                </a:moveTo>
                                <a:lnTo>
                                  <a:pt x="2990202" y="818692"/>
                                </a:lnTo>
                                <a:lnTo>
                                  <a:pt x="3040608" y="905903"/>
                                </a:lnTo>
                                <a:lnTo>
                                  <a:pt x="3091027" y="818680"/>
                                </a:lnTo>
                                <a:close/>
                              </a:path>
                              <a:path w="3091180" h="1235075">
                                <a:moveTo>
                                  <a:pt x="3091040" y="683958"/>
                                </a:moveTo>
                                <a:lnTo>
                                  <a:pt x="3040634" y="596734"/>
                                </a:lnTo>
                                <a:lnTo>
                                  <a:pt x="2990215" y="683971"/>
                                </a:lnTo>
                                <a:lnTo>
                                  <a:pt x="3091040" y="683958"/>
                                </a:lnTo>
                                <a:close/>
                              </a:path>
                            </a:pathLst>
                          </a:custGeom>
                          <a:solidFill>
                            <a:srgbClr val="FFFFFF">
                              <a:alpha val="39999"/>
                            </a:srgbClr>
                          </a:solidFill>
                        </wps:spPr>
                        <wps:bodyPr wrap="square" lIns="0" tIns="0" rIns="0" bIns="0" rtlCol="0">
                          <a:prstTxWarp prst="textNoShape">
                            <a:avLst/>
                          </a:prstTxWarp>
                          <a:noAutofit/>
                        </wps:bodyPr>
                      </wps:wsp>
                      <wps:wsp>
                        <wps:cNvPr id="8" name="Graphic 8"/>
                        <wps:cNvSpPr/>
                        <wps:spPr>
                          <a:xfrm>
                            <a:off x="3337560" y="7909559"/>
                            <a:ext cx="3520440" cy="1235075"/>
                          </a:xfrm>
                          <a:custGeom>
                            <a:avLst/>
                            <a:gdLst/>
                            <a:ahLst/>
                            <a:cxnLst/>
                            <a:rect l="l" t="t" r="r" b="b"/>
                            <a:pathLst>
                              <a:path w="3520440" h="1235075">
                                <a:moveTo>
                                  <a:pt x="33629" y="694156"/>
                                </a:moveTo>
                                <a:lnTo>
                                  <a:pt x="0" y="635990"/>
                                </a:lnTo>
                                <a:lnTo>
                                  <a:pt x="0" y="694156"/>
                                </a:lnTo>
                                <a:lnTo>
                                  <a:pt x="33629" y="694156"/>
                                </a:lnTo>
                                <a:close/>
                              </a:path>
                              <a:path w="3520440" h="1235075">
                                <a:moveTo>
                                  <a:pt x="37528" y="1234440"/>
                                </a:moveTo>
                                <a:lnTo>
                                  <a:pt x="0" y="1169517"/>
                                </a:lnTo>
                                <a:lnTo>
                                  <a:pt x="0" y="1234440"/>
                                </a:lnTo>
                                <a:lnTo>
                                  <a:pt x="37528" y="1234440"/>
                                </a:lnTo>
                                <a:close/>
                              </a:path>
                              <a:path w="3520440" h="1235075">
                                <a:moveTo>
                                  <a:pt x="77254" y="783488"/>
                                </a:moveTo>
                                <a:lnTo>
                                  <a:pt x="0" y="783475"/>
                                </a:lnTo>
                                <a:lnTo>
                                  <a:pt x="0" y="917168"/>
                                </a:lnTo>
                                <a:lnTo>
                                  <a:pt x="77254" y="783488"/>
                                </a:lnTo>
                                <a:close/>
                              </a:path>
                              <a:path w="3520440" h="1235075">
                                <a:moveTo>
                                  <a:pt x="222732" y="417537"/>
                                </a:moveTo>
                                <a:lnTo>
                                  <a:pt x="139395" y="273380"/>
                                </a:lnTo>
                                <a:lnTo>
                                  <a:pt x="56095" y="417525"/>
                                </a:lnTo>
                                <a:lnTo>
                                  <a:pt x="222732" y="417537"/>
                                </a:lnTo>
                                <a:close/>
                              </a:path>
                              <a:path w="3520440" h="1235075">
                                <a:moveTo>
                                  <a:pt x="222745" y="514299"/>
                                </a:moveTo>
                                <a:lnTo>
                                  <a:pt x="56121" y="514273"/>
                                </a:lnTo>
                                <a:lnTo>
                                  <a:pt x="139446" y="658444"/>
                                </a:lnTo>
                                <a:lnTo>
                                  <a:pt x="222745" y="514299"/>
                                </a:lnTo>
                                <a:close/>
                              </a:path>
                              <a:path w="3520440" h="1235075">
                                <a:moveTo>
                                  <a:pt x="254673" y="1067828"/>
                                </a:moveTo>
                                <a:lnTo>
                                  <a:pt x="253911" y="1066482"/>
                                </a:lnTo>
                                <a:lnTo>
                                  <a:pt x="24536" y="1066469"/>
                                </a:lnTo>
                                <a:lnTo>
                                  <a:pt x="23774" y="1067790"/>
                                </a:lnTo>
                                <a:lnTo>
                                  <a:pt x="120103" y="1234452"/>
                                </a:lnTo>
                                <a:lnTo>
                                  <a:pt x="158381" y="1234452"/>
                                </a:lnTo>
                                <a:lnTo>
                                  <a:pt x="254673" y="1067828"/>
                                </a:lnTo>
                                <a:close/>
                              </a:path>
                              <a:path w="3520440" h="1235075">
                                <a:moveTo>
                                  <a:pt x="254673" y="1006348"/>
                                </a:moveTo>
                                <a:lnTo>
                                  <a:pt x="139966" y="807910"/>
                                </a:lnTo>
                                <a:lnTo>
                                  <a:pt x="138430" y="807910"/>
                                </a:lnTo>
                                <a:lnTo>
                                  <a:pt x="23761" y="1006322"/>
                                </a:lnTo>
                                <a:lnTo>
                                  <a:pt x="24536" y="1007656"/>
                                </a:lnTo>
                                <a:lnTo>
                                  <a:pt x="253898" y="1007681"/>
                                </a:lnTo>
                                <a:lnTo>
                                  <a:pt x="254673" y="1006348"/>
                                </a:lnTo>
                                <a:close/>
                              </a:path>
                              <a:path w="3520440" h="1235075">
                                <a:moveTo>
                                  <a:pt x="386524" y="1234452"/>
                                </a:moveTo>
                                <a:lnTo>
                                  <a:pt x="307213" y="1097229"/>
                                </a:lnTo>
                                <a:lnTo>
                                  <a:pt x="305663" y="1097229"/>
                                </a:lnTo>
                                <a:lnTo>
                                  <a:pt x="226364" y="1234452"/>
                                </a:lnTo>
                                <a:lnTo>
                                  <a:pt x="386524" y="1234452"/>
                                </a:lnTo>
                                <a:close/>
                              </a:path>
                              <a:path w="3520440" h="1235075">
                                <a:moveTo>
                                  <a:pt x="389915" y="225018"/>
                                </a:moveTo>
                                <a:lnTo>
                                  <a:pt x="223278" y="224993"/>
                                </a:lnTo>
                                <a:lnTo>
                                  <a:pt x="306616" y="369163"/>
                                </a:lnTo>
                                <a:lnTo>
                                  <a:pt x="389915" y="225018"/>
                                </a:lnTo>
                                <a:close/>
                              </a:path>
                              <a:path w="3520440" h="1235075">
                                <a:moveTo>
                                  <a:pt x="389953" y="706869"/>
                                </a:moveTo>
                                <a:lnTo>
                                  <a:pt x="306628" y="562698"/>
                                </a:lnTo>
                                <a:lnTo>
                                  <a:pt x="223329" y="706843"/>
                                </a:lnTo>
                                <a:lnTo>
                                  <a:pt x="389953" y="706869"/>
                                </a:lnTo>
                                <a:close/>
                              </a:path>
                              <a:path w="3520440" h="1235075">
                                <a:moveTo>
                                  <a:pt x="400862" y="134581"/>
                                </a:moveTo>
                                <a:lnTo>
                                  <a:pt x="323075" y="0"/>
                                </a:lnTo>
                                <a:lnTo>
                                  <a:pt x="290055" y="0"/>
                                </a:lnTo>
                                <a:lnTo>
                                  <a:pt x="212293" y="134556"/>
                                </a:lnTo>
                                <a:lnTo>
                                  <a:pt x="400862" y="134581"/>
                                </a:lnTo>
                                <a:close/>
                              </a:path>
                              <a:path w="3520440" h="1235075">
                                <a:moveTo>
                                  <a:pt x="421843" y="778535"/>
                                </a:moveTo>
                                <a:lnTo>
                                  <a:pt x="421081" y="777201"/>
                                </a:lnTo>
                                <a:lnTo>
                                  <a:pt x="191706" y="777176"/>
                                </a:lnTo>
                                <a:lnTo>
                                  <a:pt x="190944" y="778510"/>
                                </a:lnTo>
                                <a:lnTo>
                                  <a:pt x="305650" y="976947"/>
                                </a:lnTo>
                                <a:lnTo>
                                  <a:pt x="307187" y="976947"/>
                                </a:lnTo>
                                <a:lnTo>
                                  <a:pt x="421843" y="778535"/>
                                </a:lnTo>
                                <a:close/>
                              </a:path>
                              <a:path w="3520440" h="1235075">
                                <a:moveTo>
                                  <a:pt x="527253" y="0"/>
                                </a:moveTo>
                                <a:lnTo>
                                  <a:pt x="420293" y="0"/>
                                </a:lnTo>
                                <a:lnTo>
                                  <a:pt x="473773" y="92532"/>
                                </a:lnTo>
                                <a:lnTo>
                                  <a:pt x="527253" y="0"/>
                                </a:lnTo>
                                <a:close/>
                              </a:path>
                              <a:path w="3520440" h="1235075">
                                <a:moveTo>
                                  <a:pt x="557123" y="417576"/>
                                </a:moveTo>
                                <a:lnTo>
                                  <a:pt x="473798" y="273405"/>
                                </a:lnTo>
                                <a:lnTo>
                                  <a:pt x="390499" y="417550"/>
                                </a:lnTo>
                                <a:lnTo>
                                  <a:pt x="557123" y="417576"/>
                                </a:lnTo>
                                <a:close/>
                              </a:path>
                              <a:path w="3520440" h="1235075">
                                <a:moveTo>
                                  <a:pt x="557149" y="514337"/>
                                </a:moveTo>
                                <a:lnTo>
                                  <a:pt x="390525" y="514324"/>
                                </a:lnTo>
                                <a:lnTo>
                                  <a:pt x="473849" y="658495"/>
                                </a:lnTo>
                                <a:lnTo>
                                  <a:pt x="557149" y="514337"/>
                                </a:lnTo>
                                <a:close/>
                              </a:path>
                              <a:path w="3520440" h="1235075">
                                <a:moveTo>
                                  <a:pt x="589076" y="1006373"/>
                                </a:moveTo>
                                <a:lnTo>
                                  <a:pt x="474383" y="807948"/>
                                </a:lnTo>
                                <a:lnTo>
                                  <a:pt x="472846" y="807948"/>
                                </a:lnTo>
                                <a:lnTo>
                                  <a:pt x="358178" y="1006360"/>
                                </a:lnTo>
                                <a:lnTo>
                                  <a:pt x="358952" y="1007681"/>
                                </a:lnTo>
                                <a:lnTo>
                                  <a:pt x="588302" y="1007706"/>
                                </a:lnTo>
                                <a:lnTo>
                                  <a:pt x="589076" y="1006373"/>
                                </a:lnTo>
                                <a:close/>
                              </a:path>
                              <a:path w="3520440" h="1235075">
                                <a:moveTo>
                                  <a:pt x="589089" y="1067854"/>
                                </a:moveTo>
                                <a:lnTo>
                                  <a:pt x="588314" y="1066520"/>
                                </a:lnTo>
                                <a:lnTo>
                                  <a:pt x="358952" y="1066495"/>
                                </a:lnTo>
                                <a:lnTo>
                                  <a:pt x="358190" y="1067828"/>
                                </a:lnTo>
                                <a:lnTo>
                                  <a:pt x="454494" y="1234440"/>
                                </a:lnTo>
                                <a:lnTo>
                                  <a:pt x="492810" y="1234440"/>
                                </a:lnTo>
                                <a:lnTo>
                                  <a:pt x="589089" y="1067854"/>
                                </a:lnTo>
                                <a:close/>
                              </a:path>
                              <a:path w="3520440" h="1235075">
                                <a:moveTo>
                                  <a:pt x="728230" y="1234440"/>
                                </a:moveTo>
                                <a:lnTo>
                                  <a:pt x="645274" y="1090942"/>
                                </a:lnTo>
                                <a:lnTo>
                                  <a:pt x="636422" y="1090942"/>
                                </a:lnTo>
                                <a:lnTo>
                                  <a:pt x="553491" y="1234440"/>
                                </a:lnTo>
                                <a:lnTo>
                                  <a:pt x="728230" y="1234440"/>
                                </a:lnTo>
                                <a:close/>
                              </a:path>
                              <a:path w="3520440" h="1235075">
                                <a:moveTo>
                                  <a:pt x="746252" y="212407"/>
                                </a:moveTo>
                                <a:lnTo>
                                  <a:pt x="535749" y="212382"/>
                                </a:lnTo>
                                <a:lnTo>
                                  <a:pt x="641019" y="394512"/>
                                </a:lnTo>
                                <a:lnTo>
                                  <a:pt x="746252" y="212407"/>
                                </a:lnTo>
                                <a:close/>
                              </a:path>
                              <a:path w="3520440" h="1235075">
                                <a:moveTo>
                                  <a:pt x="746252" y="140944"/>
                                </a:moveTo>
                                <a:lnTo>
                                  <a:pt x="664768" y="0"/>
                                </a:lnTo>
                                <a:lnTo>
                                  <a:pt x="617169" y="0"/>
                                </a:lnTo>
                                <a:lnTo>
                                  <a:pt x="535736" y="140919"/>
                                </a:lnTo>
                                <a:lnTo>
                                  <a:pt x="746252" y="140944"/>
                                </a:lnTo>
                                <a:close/>
                              </a:path>
                              <a:path w="3520440" h="1235075">
                                <a:moveTo>
                                  <a:pt x="868997" y="0"/>
                                </a:moveTo>
                                <a:lnTo>
                                  <a:pt x="747369" y="0"/>
                                </a:lnTo>
                                <a:lnTo>
                                  <a:pt x="808202" y="105219"/>
                                </a:lnTo>
                                <a:lnTo>
                                  <a:pt x="868997" y="0"/>
                                </a:lnTo>
                                <a:close/>
                              </a:path>
                              <a:path w="3520440" h="1235075">
                                <a:moveTo>
                                  <a:pt x="2819044" y="0"/>
                                </a:moveTo>
                                <a:lnTo>
                                  <a:pt x="2785427" y="0"/>
                                </a:lnTo>
                                <a:lnTo>
                                  <a:pt x="2802242" y="29083"/>
                                </a:lnTo>
                                <a:lnTo>
                                  <a:pt x="2819044" y="0"/>
                                </a:lnTo>
                                <a:close/>
                              </a:path>
                              <a:path w="3520440" h="1235075">
                                <a:moveTo>
                                  <a:pt x="3008896" y="102806"/>
                                </a:moveTo>
                                <a:lnTo>
                                  <a:pt x="2969450" y="34556"/>
                                </a:lnTo>
                                <a:lnTo>
                                  <a:pt x="2930017" y="102793"/>
                                </a:lnTo>
                                <a:lnTo>
                                  <a:pt x="3008896" y="102806"/>
                                </a:lnTo>
                                <a:close/>
                              </a:path>
                              <a:path w="3520440" h="1235075">
                                <a:moveTo>
                                  <a:pt x="3008909" y="250177"/>
                                </a:moveTo>
                                <a:lnTo>
                                  <a:pt x="2930029" y="250164"/>
                                </a:lnTo>
                                <a:lnTo>
                                  <a:pt x="2969476" y="318401"/>
                                </a:lnTo>
                                <a:lnTo>
                                  <a:pt x="3008909" y="250177"/>
                                </a:lnTo>
                                <a:close/>
                              </a:path>
                              <a:path w="3520440" h="1235075">
                                <a:moveTo>
                                  <a:pt x="3012922" y="1234440"/>
                                </a:moveTo>
                                <a:lnTo>
                                  <a:pt x="2969323" y="1159002"/>
                                </a:lnTo>
                                <a:lnTo>
                                  <a:pt x="2925724" y="1234440"/>
                                </a:lnTo>
                                <a:lnTo>
                                  <a:pt x="3012922" y="1234440"/>
                                </a:lnTo>
                                <a:close/>
                              </a:path>
                              <a:path w="3520440" h="1235075">
                                <a:moveTo>
                                  <a:pt x="3168104" y="0"/>
                                </a:moveTo>
                                <a:lnTo>
                                  <a:pt x="3105188" y="0"/>
                                </a:lnTo>
                                <a:lnTo>
                                  <a:pt x="3136658" y="54432"/>
                                </a:lnTo>
                                <a:lnTo>
                                  <a:pt x="3168104" y="0"/>
                                </a:lnTo>
                                <a:close/>
                              </a:path>
                              <a:path w="3520440" h="1235075">
                                <a:moveTo>
                                  <a:pt x="3187090" y="398449"/>
                                </a:moveTo>
                                <a:lnTo>
                                  <a:pt x="3136684" y="311213"/>
                                </a:lnTo>
                                <a:lnTo>
                                  <a:pt x="3086277" y="398437"/>
                                </a:lnTo>
                                <a:lnTo>
                                  <a:pt x="3187090" y="398449"/>
                                </a:lnTo>
                                <a:close/>
                              </a:path>
                              <a:path w="3520440" h="1235075">
                                <a:moveTo>
                                  <a:pt x="3187115" y="533171"/>
                                </a:moveTo>
                                <a:lnTo>
                                  <a:pt x="3086303" y="533158"/>
                                </a:lnTo>
                                <a:lnTo>
                                  <a:pt x="3136722" y="620395"/>
                                </a:lnTo>
                                <a:lnTo>
                                  <a:pt x="3187115" y="533171"/>
                                </a:lnTo>
                                <a:close/>
                              </a:path>
                              <a:path w="3520440" h="1235075">
                                <a:moveTo>
                                  <a:pt x="3219818" y="1085342"/>
                                </a:moveTo>
                                <a:lnTo>
                                  <a:pt x="3053194" y="1085329"/>
                                </a:lnTo>
                                <a:lnTo>
                                  <a:pt x="3136519" y="1229487"/>
                                </a:lnTo>
                                <a:lnTo>
                                  <a:pt x="3219818" y="1085342"/>
                                </a:lnTo>
                                <a:close/>
                              </a:path>
                              <a:path w="3520440" h="1235075">
                                <a:moveTo>
                                  <a:pt x="3219818" y="988580"/>
                                </a:moveTo>
                                <a:lnTo>
                                  <a:pt x="3136481" y="844410"/>
                                </a:lnTo>
                                <a:lnTo>
                                  <a:pt x="3053181" y="988568"/>
                                </a:lnTo>
                                <a:lnTo>
                                  <a:pt x="3219818" y="988580"/>
                                </a:lnTo>
                                <a:close/>
                              </a:path>
                              <a:path w="3520440" h="1235075">
                                <a:moveTo>
                                  <a:pt x="3354286" y="243878"/>
                                </a:moveTo>
                                <a:lnTo>
                                  <a:pt x="3253460" y="243865"/>
                                </a:lnTo>
                                <a:lnTo>
                                  <a:pt x="3303879" y="331101"/>
                                </a:lnTo>
                                <a:lnTo>
                                  <a:pt x="3354286" y="243878"/>
                                </a:lnTo>
                                <a:close/>
                              </a:path>
                              <a:path w="3520440" h="1235075">
                                <a:moveTo>
                                  <a:pt x="3354336" y="687768"/>
                                </a:moveTo>
                                <a:lnTo>
                                  <a:pt x="3303917" y="600544"/>
                                </a:lnTo>
                                <a:lnTo>
                                  <a:pt x="3253524" y="687755"/>
                                </a:lnTo>
                                <a:lnTo>
                                  <a:pt x="3354336" y="687768"/>
                                </a:lnTo>
                                <a:close/>
                              </a:path>
                              <a:path w="3520440" h="1235075">
                                <a:moveTo>
                                  <a:pt x="3361931" y="1234440"/>
                                </a:moveTo>
                                <a:lnTo>
                                  <a:pt x="3303727" y="1133729"/>
                                </a:lnTo>
                                <a:lnTo>
                                  <a:pt x="3245523" y="1234440"/>
                                </a:lnTo>
                                <a:lnTo>
                                  <a:pt x="3361931" y="1234440"/>
                                </a:lnTo>
                                <a:close/>
                              </a:path>
                              <a:path w="3520440" h="1235075">
                                <a:moveTo>
                                  <a:pt x="3365246" y="115493"/>
                                </a:moveTo>
                                <a:lnTo>
                                  <a:pt x="3303854" y="9296"/>
                                </a:lnTo>
                                <a:lnTo>
                                  <a:pt x="3242487" y="115481"/>
                                </a:lnTo>
                                <a:lnTo>
                                  <a:pt x="3365246" y="115493"/>
                                </a:lnTo>
                                <a:close/>
                              </a:path>
                              <a:path w="3520440" h="1235075">
                                <a:moveTo>
                                  <a:pt x="3387001" y="796061"/>
                                </a:moveTo>
                                <a:lnTo>
                                  <a:pt x="3220364" y="796036"/>
                                </a:lnTo>
                                <a:lnTo>
                                  <a:pt x="3303701" y="940206"/>
                                </a:lnTo>
                                <a:lnTo>
                                  <a:pt x="3387001" y="796061"/>
                                </a:lnTo>
                                <a:close/>
                              </a:path>
                              <a:path w="3520440" h="1235075">
                                <a:moveTo>
                                  <a:pt x="3502533" y="0"/>
                                </a:moveTo>
                                <a:lnTo>
                                  <a:pt x="3439579" y="0"/>
                                </a:lnTo>
                                <a:lnTo>
                                  <a:pt x="3471062" y="54457"/>
                                </a:lnTo>
                                <a:lnTo>
                                  <a:pt x="3502533" y="0"/>
                                </a:lnTo>
                                <a:close/>
                              </a:path>
                              <a:path w="3520440" h="1235075">
                                <a:moveTo>
                                  <a:pt x="3520427" y="396621"/>
                                </a:moveTo>
                                <a:lnTo>
                                  <a:pt x="3471087" y="311251"/>
                                </a:lnTo>
                                <a:lnTo>
                                  <a:pt x="3420681" y="398462"/>
                                </a:lnTo>
                                <a:lnTo>
                                  <a:pt x="3520427" y="398475"/>
                                </a:lnTo>
                                <a:lnTo>
                                  <a:pt x="3520427" y="396621"/>
                                </a:lnTo>
                                <a:close/>
                              </a:path>
                              <a:path w="3520440" h="1235075">
                                <a:moveTo>
                                  <a:pt x="3520440" y="1085380"/>
                                </a:moveTo>
                                <a:lnTo>
                                  <a:pt x="3387598" y="1085354"/>
                                </a:lnTo>
                                <a:lnTo>
                                  <a:pt x="3470935" y="1229525"/>
                                </a:lnTo>
                                <a:lnTo>
                                  <a:pt x="3520440" y="1143863"/>
                                </a:lnTo>
                                <a:lnTo>
                                  <a:pt x="3520440" y="1085380"/>
                                </a:lnTo>
                                <a:close/>
                              </a:path>
                              <a:path w="3520440" h="1235075">
                                <a:moveTo>
                                  <a:pt x="3520440" y="930160"/>
                                </a:moveTo>
                                <a:lnTo>
                                  <a:pt x="3470884" y="844448"/>
                                </a:lnTo>
                                <a:lnTo>
                                  <a:pt x="3387598" y="988593"/>
                                </a:lnTo>
                                <a:lnTo>
                                  <a:pt x="3520440" y="988606"/>
                                </a:lnTo>
                                <a:lnTo>
                                  <a:pt x="3520440" y="930160"/>
                                </a:lnTo>
                                <a:close/>
                              </a:path>
                              <a:path w="3520440" h="1235075">
                                <a:moveTo>
                                  <a:pt x="3520440" y="533209"/>
                                </a:moveTo>
                                <a:lnTo>
                                  <a:pt x="3420694" y="533196"/>
                                </a:lnTo>
                                <a:lnTo>
                                  <a:pt x="3471126" y="620420"/>
                                </a:lnTo>
                                <a:lnTo>
                                  <a:pt x="3520440" y="535089"/>
                                </a:lnTo>
                                <a:lnTo>
                                  <a:pt x="3520440" y="533209"/>
                                </a:lnTo>
                                <a:close/>
                              </a:path>
                            </a:pathLst>
                          </a:custGeom>
                          <a:solidFill>
                            <a:srgbClr val="FFFFFF">
                              <a:alpha val="39999"/>
                            </a:srgbClr>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8" cstate="print"/>
                          <a:stretch>
                            <a:fillRect/>
                          </a:stretch>
                        </pic:blipFill>
                        <pic:spPr>
                          <a:xfrm>
                            <a:off x="414758" y="8422333"/>
                            <a:ext cx="343486" cy="200779"/>
                          </a:xfrm>
                          <a:prstGeom prst="rect">
                            <a:avLst/>
                          </a:prstGeom>
                        </pic:spPr>
                      </pic:pic>
                      <pic:pic xmlns:pic="http://schemas.openxmlformats.org/drawingml/2006/picture">
                        <pic:nvPicPr>
                          <pic:cNvPr id="10" name="Image 10"/>
                          <pic:cNvPicPr/>
                        </pic:nvPicPr>
                        <pic:blipFill>
                          <a:blip r:embed="rId9" cstate="print"/>
                          <a:stretch>
                            <a:fillRect/>
                          </a:stretch>
                        </pic:blipFill>
                        <pic:spPr>
                          <a:xfrm>
                            <a:off x="847356" y="8580887"/>
                            <a:ext cx="181211" cy="127749"/>
                          </a:xfrm>
                          <a:prstGeom prst="rect">
                            <a:avLst/>
                          </a:prstGeom>
                        </pic:spPr>
                      </pic:pic>
                      <wps:wsp>
                        <wps:cNvPr id="11" name="Graphic 11"/>
                        <wps:cNvSpPr/>
                        <wps:spPr>
                          <a:xfrm>
                            <a:off x="1050061" y="8582279"/>
                            <a:ext cx="22860" cy="125095"/>
                          </a:xfrm>
                          <a:custGeom>
                            <a:avLst/>
                            <a:gdLst/>
                            <a:ahLst/>
                            <a:cxnLst/>
                            <a:rect l="l" t="t" r="r" b="b"/>
                            <a:pathLst>
                              <a:path w="22860" h="125095">
                                <a:moveTo>
                                  <a:pt x="22339" y="0"/>
                                </a:moveTo>
                                <a:lnTo>
                                  <a:pt x="0" y="0"/>
                                </a:lnTo>
                                <a:lnTo>
                                  <a:pt x="0" y="124993"/>
                                </a:lnTo>
                                <a:lnTo>
                                  <a:pt x="22339" y="124993"/>
                                </a:lnTo>
                                <a:lnTo>
                                  <a:pt x="2233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0" cstate="print"/>
                          <a:stretch>
                            <a:fillRect/>
                          </a:stretch>
                        </pic:blipFill>
                        <pic:spPr>
                          <a:xfrm>
                            <a:off x="1093764" y="8582267"/>
                            <a:ext cx="477615" cy="149872"/>
                          </a:xfrm>
                          <a:prstGeom prst="rect">
                            <a:avLst/>
                          </a:prstGeom>
                        </pic:spPr>
                      </pic:pic>
                      <pic:pic xmlns:pic="http://schemas.openxmlformats.org/drawingml/2006/picture">
                        <pic:nvPicPr>
                          <pic:cNvPr id="13" name="Image 13"/>
                          <pic:cNvPicPr/>
                        </pic:nvPicPr>
                        <pic:blipFill>
                          <a:blip r:embed="rId11" cstate="print"/>
                          <a:stretch>
                            <a:fillRect/>
                          </a:stretch>
                        </pic:blipFill>
                        <pic:spPr>
                          <a:xfrm>
                            <a:off x="1615274" y="8579911"/>
                            <a:ext cx="491874" cy="129501"/>
                          </a:xfrm>
                          <a:prstGeom prst="rect">
                            <a:avLst/>
                          </a:prstGeom>
                        </pic:spPr>
                      </pic:pic>
                      <pic:pic xmlns:pic="http://schemas.openxmlformats.org/drawingml/2006/picture">
                        <pic:nvPicPr>
                          <pic:cNvPr id="14" name="Image 14"/>
                          <pic:cNvPicPr/>
                        </pic:nvPicPr>
                        <pic:blipFill>
                          <a:blip r:embed="rId12" cstate="print"/>
                          <a:stretch>
                            <a:fillRect/>
                          </a:stretch>
                        </pic:blipFill>
                        <pic:spPr>
                          <a:xfrm>
                            <a:off x="2158880" y="8579919"/>
                            <a:ext cx="97967" cy="129298"/>
                          </a:xfrm>
                          <a:prstGeom prst="rect">
                            <a:avLst/>
                          </a:prstGeom>
                        </pic:spPr>
                      </pic:pic>
                      <pic:pic xmlns:pic="http://schemas.openxmlformats.org/drawingml/2006/picture">
                        <pic:nvPicPr>
                          <pic:cNvPr id="15" name="Image 15"/>
                          <pic:cNvPicPr/>
                        </pic:nvPicPr>
                        <pic:blipFill>
                          <a:blip r:embed="rId13" cstate="print"/>
                          <a:stretch>
                            <a:fillRect/>
                          </a:stretch>
                        </pic:blipFill>
                        <pic:spPr>
                          <a:xfrm>
                            <a:off x="2303866" y="8581294"/>
                            <a:ext cx="321718" cy="126359"/>
                          </a:xfrm>
                          <a:prstGeom prst="rect">
                            <a:avLst/>
                          </a:prstGeom>
                        </pic:spPr>
                      </pic:pic>
                      <wps:wsp>
                        <wps:cNvPr id="16" name="Graphic 16"/>
                        <wps:cNvSpPr/>
                        <wps:spPr>
                          <a:xfrm>
                            <a:off x="2646959" y="8582279"/>
                            <a:ext cx="95885" cy="125095"/>
                          </a:xfrm>
                          <a:custGeom>
                            <a:avLst/>
                            <a:gdLst/>
                            <a:ahLst/>
                            <a:cxnLst/>
                            <a:rect l="l" t="t" r="r" b="b"/>
                            <a:pathLst>
                              <a:path w="95885" h="125095">
                                <a:moveTo>
                                  <a:pt x="62103" y="105943"/>
                                </a:moveTo>
                                <a:lnTo>
                                  <a:pt x="22136" y="105943"/>
                                </a:lnTo>
                                <a:lnTo>
                                  <a:pt x="22136" y="533"/>
                                </a:lnTo>
                                <a:lnTo>
                                  <a:pt x="0" y="533"/>
                                </a:lnTo>
                                <a:lnTo>
                                  <a:pt x="0" y="105943"/>
                                </a:lnTo>
                                <a:lnTo>
                                  <a:pt x="0" y="124993"/>
                                </a:lnTo>
                                <a:lnTo>
                                  <a:pt x="62103" y="124993"/>
                                </a:lnTo>
                                <a:lnTo>
                                  <a:pt x="62103" y="105943"/>
                                </a:lnTo>
                                <a:close/>
                              </a:path>
                              <a:path w="95885" h="125095">
                                <a:moveTo>
                                  <a:pt x="95631" y="0"/>
                                </a:moveTo>
                                <a:lnTo>
                                  <a:pt x="73304" y="0"/>
                                </a:lnTo>
                                <a:lnTo>
                                  <a:pt x="73304" y="124993"/>
                                </a:lnTo>
                                <a:lnTo>
                                  <a:pt x="95631" y="124993"/>
                                </a:lnTo>
                                <a:lnTo>
                                  <a:pt x="9563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4" cstate="print"/>
                          <a:stretch>
                            <a:fillRect/>
                          </a:stretch>
                        </pic:blipFill>
                        <pic:spPr>
                          <a:xfrm>
                            <a:off x="2763974" y="8580888"/>
                            <a:ext cx="136297" cy="127749"/>
                          </a:xfrm>
                          <a:prstGeom prst="rect">
                            <a:avLst/>
                          </a:prstGeom>
                        </pic:spPr>
                      </pic:pic>
                      <pic:pic xmlns:pic="http://schemas.openxmlformats.org/drawingml/2006/picture">
                        <pic:nvPicPr>
                          <pic:cNvPr id="18" name="Image 18"/>
                          <pic:cNvPicPr/>
                        </pic:nvPicPr>
                        <pic:blipFill>
                          <a:blip r:embed="rId15" cstate="print"/>
                          <a:stretch>
                            <a:fillRect/>
                          </a:stretch>
                        </pic:blipFill>
                        <pic:spPr>
                          <a:xfrm>
                            <a:off x="791356" y="8381238"/>
                            <a:ext cx="2108024" cy="155031"/>
                          </a:xfrm>
                          <a:prstGeom prst="rect">
                            <a:avLst/>
                          </a:prstGeom>
                        </pic:spPr>
                      </pic:pic>
                      <wps:wsp>
                        <wps:cNvPr id="19" name="Graphic 19"/>
                        <wps:cNvSpPr/>
                        <wps:spPr>
                          <a:xfrm>
                            <a:off x="367918" y="8314175"/>
                            <a:ext cx="421005" cy="421005"/>
                          </a:xfrm>
                          <a:custGeom>
                            <a:avLst/>
                            <a:gdLst/>
                            <a:ahLst/>
                            <a:cxnLst/>
                            <a:rect l="l" t="t" r="r" b="b"/>
                            <a:pathLst>
                              <a:path w="421005" h="421005">
                                <a:moveTo>
                                  <a:pt x="420624" y="210312"/>
                                </a:moveTo>
                                <a:lnTo>
                                  <a:pt x="415069" y="258535"/>
                                </a:lnTo>
                                <a:lnTo>
                                  <a:pt x="399248" y="302805"/>
                                </a:lnTo>
                                <a:lnTo>
                                  <a:pt x="374421" y="341857"/>
                                </a:lnTo>
                                <a:lnTo>
                                  <a:pt x="341852" y="374429"/>
                                </a:lnTo>
                                <a:lnTo>
                                  <a:pt x="302802" y="399258"/>
                                </a:lnTo>
                                <a:lnTo>
                                  <a:pt x="258535" y="415081"/>
                                </a:lnTo>
                                <a:lnTo>
                                  <a:pt x="210312" y="420636"/>
                                </a:lnTo>
                                <a:lnTo>
                                  <a:pt x="162088" y="415081"/>
                                </a:lnTo>
                                <a:lnTo>
                                  <a:pt x="117821" y="399258"/>
                                </a:lnTo>
                                <a:lnTo>
                                  <a:pt x="78771" y="374429"/>
                                </a:lnTo>
                                <a:lnTo>
                                  <a:pt x="46202" y="341857"/>
                                </a:lnTo>
                                <a:lnTo>
                                  <a:pt x="21375" y="302805"/>
                                </a:lnTo>
                                <a:lnTo>
                                  <a:pt x="5554" y="258535"/>
                                </a:lnTo>
                                <a:lnTo>
                                  <a:pt x="0" y="210312"/>
                                </a:lnTo>
                                <a:lnTo>
                                  <a:pt x="5554" y="162088"/>
                                </a:lnTo>
                                <a:lnTo>
                                  <a:pt x="21375" y="117821"/>
                                </a:lnTo>
                                <a:lnTo>
                                  <a:pt x="46202" y="78771"/>
                                </a:lnTo>
                                <a:lnTo>
                                  <a:pt x="78771" y="46202"/>
                                </a:lnTo>
                                <a:lnTo>
                                  <a:pt x="117821" y="21375"/>
                                </a:lnTo>
                                <a:lnTo>
                                  <a:pt x="162088" y="5554"/>
                                </a:lnTo>
                                <a:lnTo>
                                  <a:pt x="210312" y="0"/>
                                </a:lnTo>
                                <a:lnTo>
                                  <a:pt x="258535" y="5554"/>
                                </a:lnTo>
                                <a:lnTo>
                                  <a:pt x="302802" y="21375"/>
                                </a:lnTo>
                                <a:lnTo>
                                  <a:pt x="341852" y="46202"/>
                                </a:lnTo>
                                <a:lnTo>
                                  <a:pt x="374421" y="78771"/>
                                </a:lnTo>
                                <a:lnTo>
                                  <a:pt x="399248" y="117821"/>
                                </a:lnTo>
                                <a:lnTo>
                                  <a:pt x="415069" y="162088"/>
                                </a:lnTo>
                                <a:lnTo>
                                  <a:pt x="420624" y="210312"/>
                                </a:lnTo>
                                <a:close/>
                              </a:path>
                            </a:pathLst>
                          </a:custGeom>
                          <a:ln w="10794">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6" cstate="print"/>
                          <a:stretch>
                            <a:fillRect/>
                          </a:stretch>
                        </pic:blipFill>
                        <pic:spPr>
                          <a:xfrm>
                            <a:off x="596143" y="8345003"/>
                            <a:ext cx="75945" cy="75933"/>
                          </a:xfrm>
                          <a:prstGeom prst="rect">
                            <a:avLst/>
                          </a:prstGeom>
                        </pic:spPr>
                      </pic:pic>
                      <wps:wsp>
                        <wps:cNvPr id="21" name="Graphic 21"/>
                        <wps:cNvSpPr/>
                        <wps:spPr>
                          <a:xfrm>
                            <a:off x="491158" y="8392327"/>
                            <a:ext cx="51435" cy="51435"/>
                          </a:xfrm>
                          <a:custGeom>
                            <a:avLst/>
                            <a:gdLst/>
                            <a:ahLst/>
                            <a:cxnLst/>
                            <a:rect l="l" t="t" r="r" b="b"/>
                            <a:pathLst>
                              <a:path w="51435" h="51435">
                                <a:moveTo>
                                  <a:pt x="50876" y="25438"/>
                                </a:moveTo>
                                <a:lnTo>
                                  <a:pt x="48878" y="35338"/>
                                </a:lnTo>
                                <a:lnTo>
                                  <a:pt x="43429" y="43424"/>
                                </a:lnTo>
                                <a:lnTo>
                                  <a:pt x="35343" y="48876"/>
                                </a:lnTo>
                                <a:lnTo>
                                  <a:pt x="25438" y="50876"/>
                                </a:lnTo>
                                <a:lnTo>
                                  <a:pt x="15537" y="48876"/>
                                </a:lnTo>
                                <a:lnTo>
                                  <a:pt x="7451" y="43424"/>
                                </a:lnTo>
                                <a:lnTo>
                                  <a:pt x="1999" y="35338"/>
                                </a:lnTo>
                                <a:lnTo>
                                  <a:pt x="0" y="25438"/>
                                </a:lnTo>
                                <a:lnTo>
                                  <a:pt x="1999" y="15537"/>
                                </a:lnTo>
                                <a:lnTo>
                                  <a:pt x="7451" y="7451"/>
                                </a:lnTo>
                                <a:lnTo>
                                  <a:pt x="15537" y="1999"/>
                                </a:lnTo>
                                <a:lnTo>
                                  <a:pt x="25438" y="0"/>
                                </a:lnTo>
                                <a:lnTo>
                                  <a:pt x="35343" y="1999"/>
                                </a:lnTo>
                                <a:lnTo>
                                  <a:pt x="43429" y="7451"/>
                                </a:lnTo>
                                <a:lnTo>
                                  <a:pt x="48878" y="15537"/>
                                </a:lnTo>
                                <a:lnTo>
                                  <a:pt x="50876" y="25438"/>
                                </a:lnTo>
                                <a:close/>
                              </a:path>
                            </a:pathLst>
                          </a:custGeom>
                          <a:ln w="10795">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7" cstate="print"/>
                          <a:stretch>
                            <a:fillRect/>
                          </a:stretch>
                        </pic:blipFill>
                        <pic:spPr>
                          <a:xfrm>
                            <a:off x="539262" y="8473516"/>
                            <a:ext cx="78574" cy="125114"/>
                          </a:xfrm>
                          <a:prstGeom prst="rect">
                            <a:avLst/>
                          </a:prstGeom>
                        </pic:spPr>
                      </pic:pic>
                      <wps:wsp>
                        <wps:cNvPr id="23" name="Graphic 23"/>
                        <wps:cNvSpPr/>
                        <wps:spPr>
                          <a:xfrm>
                            <a:off x="385702" y="8502915"/>
                            <a:ext cx="375285" cy="214629"/>
                          </a:xfrm>
                          <a:custGeom>
                            <a:avLst/>
                            <a:gdLst/>
                            <a:ahLst/>
                            <a:cxnLst/>
                            <a:rect l="l" t="t" r="r" b="b"/>
                            <a:pathLst>
                              <a:path w="375285" h="214629">
                                <a:moveTo>
                                  <a:pt x="1282" y="0"/>
                                </a:moveTo>
                                <a:lnTo>
                                  <a:pt x="482" y="7099"/>
                                </a:lnTo>
                                <a:lnTo>
                                  <a:pt x="0" y="14274"/>
                                </a:lnTo>
                                <a:lnTo>
                                  <a:pt x="0" y="21577"/>
                                </a:lnTo>
                                <a:lnTo>
                                  <a:pt x="5093" y="65668"/>
                                </a:lnTo>
                                <a:lnTo>
                                  <a:pt x="19599" y="106172"/>
                                </a:lnTo>
                                <a:lnTo>
                                  <a:pt x="42351" y="141923"/>
                                </a:lnTo>
                                <a:lnTo>
                                  <a:pt x="72185" y="171757"/>
                                </a:lnTo>
                                <a:lnTo>
                                  <a:pt x="107937" y="194509"/>
                                </a:lnTo>
                                <a:lnTo>
                                  <a:pt x="148440" y="209015"/>
                                </a:lnTo>
                                <a:lnTo>
                                  <a:pt x="192532" y="214109"/>
                                </a:lnTo>
                                <a:lnTo>
                                  <a:pt x="235997" y="209015"/>
                                </a:lnTo>
                                <a:lnTo>
                                  <a:pt x="236717" y="209015"/>
                                </a:lnTo>
                                <a:lnTo>
                                  <a:pt x="277885" y="194049"/>
                                </a:lnTo>
                                <a:lnTo>
                                  <a:pt x="313829" y="170807"/>
                                </a:lnTo>
                                <a:lnTo>
                                  <a:pt x="318225" y="166331"/>
                                </a:lnTo>
                                <a:lnTo>
                                  <a:pt x="291579" y="166331"/>
                                </a:lnTo>
                                <a:lnTo>
                                  <a:pt x="294017" y="165239"/>
                                </a:lnTo>
                                <a:lnTo>
                                  <a:pt x="341007" y="135949"/>
                                </a:lnTo>
                                <a:lnTo>
                                  <a:pt x="341179" y="135790"/>
                                </a:lnTo>
                                <a:lnTo>
                                  <a:pt x="234096" y="135790"/>
                                </a:lnTo>
                                <a:lnTo>
                                  <a:pt x="221272" y="135267"/>
                                </a:lnTo>
                                <a:lnTo>
                                  <a:pt x="242452" y="113797"/>
                                </a:lnTo>
                                <a:lnTo>
                                  <a:pt x="134124" y="113797"/>
                                </a:lnTo>
                                <a:lnTo>
                                  <a:pt x="74599" y="96951"/>
                                </a:lnTo>
                                <a:lnTo>
                                  <a:pt x="43971" y="76055"/>
                                </a:lnTo>
                                <a:lnTo>
                                  <a:pt x="22667" y="51190"/>
                                </a:lnTo>
                                <a:lnTo>
                                  <a:pt x="9000" y="24967"/>
                                </a:lnTo>
                                <a:lnTo>
                                  <a:pt x="1282" y="0"/>
                                </a:lnTo>
                                <a:close/>
                              </a:path>
                              <a:path w="375285" h="214629">
                                <a:moveTo>
                                  <a:pt x="343712" y="140385"/>
                                </a:moveTo>
                                <a:lnTo>
                                  <a:pt x="299326" y="165239"/>
                                </a:lnTo>
                                <a:lnTo>
                                  <a:pt x="298810" y="165239"/>
                                </a:lnTo>
                                <a:lnTo>
                                  <a:pt x="291579" y="166331"/>
                                </a:lnTo>
                                <a:lnTo>
                                  <a:pt x="318225" y="166331"/>
                                </a:lnTo>
                                <a:lnTo>
                                  <a:pt x="343712" y="140385"/>
                                </a:lnTo>
                                <a:close/>
                              </a:path>
                              <a:path w="375285" h="214629">
                                <a:moveTo>
                                  <a:pt x="375119" y="82219"/>
                                </a:moveTo>
                                <a:lnTo>
                                  <a:pt x="317439" y="116943"/>
                                </a:lnTo>
                                <a:lnTo>
                                  <a:pt x="268292" y="132241"/>
                                </a:lnTo>
                                <a:lnTo>
                                  <a:pt x="234096" y="135790"/>
                                </a:lnTo>
                                <a:lnTo>
                                  <a:pt x="341179" y="135790"/>
                                </a:lnTo>
                                <a:lnTo>
                                  <a:pt x="367017" y="102441"/>
                                </a:lnTo>
                                <a:lnTo>
                                  <a:pt x="371359" y="92480"/>
                                </a:lnTo>
                                <a:lnTo>
                                  <a:pt x="375119" y="82219"/>
                                </a:lnTo>
                                <a:close/>
                              </a:path>
                              <a:path w="375285" h="214629">
                                <a:moveTo>
                                  <a:pt x="241211" y="77114"/>
                                </a:moveTo>
                                <a:lnTo>
                                  <a:pt x="221598" y="92686"/>
                                </a:lnTo>
                                <a:lnTo>
                                  <a:pt x="184513" y="108645"/>
                                </a:lnTo>
                                <a:lnTo>
                                  <a:pt x="134124" y="113797"/>
                                </a:lnTo>
                                <a:lnTo>
                                  <a:pt x="242452" y="113797"/>
                                </a:lnTo>
                                <a:lnTo>
                                  <a:pt x="251578" y="104546"/>
                                </a:lnTo>
                                <a:lnTo>
                                  <a:pt x="255411" y="86960"/>
                                </a:lnTo>
                                <a:lnTo>
                                  <a:pt x="247159" y="78989"/>
                                </a:lnTo>
                                <a:lnTo>
                                  <a:pt x="241211" y="7711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6E977BE2">
              <v:group id="Group 1" style="position:absolute;margin-left:36pt;margin-top:36pt;width:540pt;height:10in;z-index:-16332800;mso-wrap-distance-left:0;mso-wrap-distance-right:0;mso-position-horizontal-relative:page;mso-position-vertical-relative:page" coordsize="68580,91440" o:spid="_x0000_s1026" w14:anchorId="347BC77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 style="position:absolute;width:68580;height:79095;visibility:visible;mso-wrap-style:square" alt="Early Learning Provider sitting with two young children having fun with activities."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">
                  <v:imagedata o:title="Early Learning Provider sitting with two young children having fun with activities" r:id="rId18"/>
                </v:shape>
                <v:shape id="Graphic 3" style="position:absolute;left:3429;top:2857;width:21717;height:3112;visibility:visible;mso-wrap-style:square;v-text-anchor:top" coordsize="2171700,311150" o:spid="_x0000_s1028" fillcolor="#00687f" stroked="f" path="m2019300,l,,,311150r2171700,l2171700,152400r-7770,-48169l2142294,62396,2109303,29405,2067468,7769,20193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">
                  <v:path arrowok="t"/>
                </v:shape>
                <v:shape id="Graphic 4" style="position:absolute;left:3429;top:6040;width:61722;height:12;visibility:visible;mso-wrap-style:square;v-text-anchor:top" coordsize="6172200,1270" o:spid="_x0000_s1029" filled="f" strokecolor="#00687f" strokeweight="1pt" path="m,l6172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">
                  <v:path arrowok="t"/>
                </v:shape>
                <v:shape id="Graphic 5" style="position:absolute;left:3429;top:18135;width:61722;height:13;visibility:visible;mso-wrap-style:square;v-text-anchor:top" coordsize="6172200,1270" o:spid="_x0000_s1030" filled="f" strokecolor="#00687f" strokeweight="1pt" path="m,l61722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">
                  <v:path arrowok="t"/>
                </v:shape>
                <v:shape id="Graphic 6" style="position:absolute;top:79095;width:68580;height:12344;visibility:visible;mso-wrap-style:square;v-text-anchor:top" coordsize="6858000,1234440" o:spid="_x0000_s1031" fillcolor="#00687f" stroked="f" path="m6858000,l,,,1234440r6858000,l68580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">
                  <v:path arrowok="t"/>
                </v:shape>
                <v:shape id="Graphic 7" style="position:absolute;left:33375;top:79095;width:30912;height:12351;visibility:visible;mso-wrap-style:square;v-text-anchor:top" coordsize="3091180,1235075" o:spid="_x0000_s1032" stroked="f" path="m44526,121894l,44869r,77025l44526,121894xem44538,231317l,231305r,77076l44538,231317xem192836,l85915,r53467,92494l192836,xem400862,134581l323075,,290055,,212293,134556r188569,25xem815225,782307r-774,-1334l585089,780999r-775,1333l698982,980744r1537,l815225,782307xem815238,720839l700582,522427r-1549,l584339,720864r762,1334l814476,722172r762,-1333xem972197,1076579r-210502,25l852906,1234440r28054,l972197,1076579xem982395,1010119l867740,811707r-1537,l751497,1010145r774,1333l981633,1011453r762,-1334xem982459,492988r-775,-1333l752322,491680r-775,1334l866216,691413r1536,13l982459,492988xem989787,431520l871474,226783r-8852,l744258,431546r4432,7658l985354,439178r4433,-7658xem1104734,1234440r-70586,-122136l963549,1234440r141185,xem1149629,782269r-775,-1334l919492,780961r-774,1346l1033386,980706r1537,l1149629,782269xem1149642,720788l1034973,522389r-1536,l918730,720826r775,1334l1148867,722134r775,-1346xem1157008,203669r-4420,-7658l915911,196037r-4420,7658l1029804,408432r8852,l1157008,203669xem1157020,142189l1074851,,993698,,911491,142227r4420,7645l1152588,149847r4432,-7658xem1267434,l1135519,r65177,112776l1202245,112776,1267434,xem1295628,1082865r-188557,25l1194650,1234440r13374,l1295628,1082865xem1295641,998766l1201381,835634r-94310,163157l1295641,998766xem1306664,497941r-210502,26l1201394,680072,1306664,497941xem1306677,426478l1201445,244386,1096175,426504r210502,-26xem1431848,1234440r-63296,-109525l1305242,1234440r126606,xem1462874,793546r-188569,26l1368577,956691r94297,-163145xem1473847,715772l1368615,533666,1263345,715797r210502,-25xem1473898,208622r-210502,26l1368628,390753,1473898,208622xem1484109,142151l1401965,r-66573,l1253210,142176r762,1334l1483334,143497r775,-1346xem1601812,l1469948,r65151,112750l1536636,112750,1601812,xem1630032,1082840r-188570,25l1529067,1234452r13348,l1630032,1082840xem1630057,998728l1535785,835596r-94297,163157l1630057,998728xem1641068,497903r-210502,25l1535798,680034,1641068,497903xem1641094,426453l1535849,244348,1430578,426478r210516,-25xem1751647,1234440r-48704,-84252l1654251,1234440r97396,xem1786305,799833r-166636,25l1702968,944003r83337,-144170xem1786318,703084l1703019,558939r-83325,144158l1786318,703084xem1797329,214909r-188557,25l1703031,378053r94298,-163144xem1797342,130797l1721751,r-37363,l1608772,130810r188570,-13xem1921560,l1818995,r51283,88734l1921560,xem1942503,1095438r-144691,25l1870151,1220635r72352,-125197xem1953488,992365l1870189,848220r-83338,144158l1953488,992365xem1953552,510514r-166637,26l1870214,654697r83338,-144183xem1964524,420090l1870265,256971r-94310,163145l1964524,420090xem2086076,1234440r-48717,-84290l1988629,1234440r97447,xem2120709,799807r-166624,26l2037384,943978r83325,-144171xem2120722,703046l2037422,558901r-83337,144171l2120722,703046xem2131745,214871r-188569,25l2037448,378015r94297,-163144xem2131758,130759l2056193,r-37401,l1943201,130784r188557,-25xem2248649,r-87909,l2204682,76047,2248649,xem2265946,1101737r-122758,26l2204555,1207960r61391,-106223xem2265959,979678l2204593,873480r-61392,106210l2265959,979678xem2276983,516813r-144691,13l2204631,641997r72352,-125184xem2276995,407403l2204669,282232r-72365,125184l2276995,407403xem2413177,1234440r-41414,-71679l2330335,1234440r82842,xem2433180,812419r-122758,25l2371788,918641r61392,-106222xem2444165,696683l2371826,571512r-72352,125184l2444165,696683xem2444216,227495r-144704,12l2371852,352679r72364,-125184xem2455189,124409l2383320,r-22835,l2288565,124409r166624,xem2583015,r-87859,l2539085,76009,2583015,xem2600363,1101712r-122758,13l2538971,1207922r61392,-106210xem2600375,979639l2539009,873442r-61392,106210l2600375,979639xem2611386,516775r-144691,13l2539034,641959r72352,-125184xem2611412,407365l2539073,282194r-72365,125183l2611412,407365xem2732989,1234440r-26810,-46406l2679344,1234440r53645,xem2756611,818705r-100813,13l2706205,905941r50406,-87236xem2756636,683996r-50406,-87211l2655824,684009r100812,-13xem2767660,233781r-122758,13l2706268,339991r61392,-106210xem2767673,111721l2706306,5524r-61392,106210l2767673,111721xem2912821,1114323r-78880,13l2873362,1182573r39459,-68250xem2923806,973277r-50406,-87211l2822981,973289r100825,-12xem2923857,529399r-100825,13l2873438,616635r50419,-87236xem2934843,401002l2873476,294805r-61392,106210l2934843,401002xem3091027,818680r-100825,12l3040608,905903r50419,-87223xem3091040,683958r-50406,-87224l2990215,683971r100825,-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">
                  <v:fill opacity="26214f"/>
                  <v:path arrowok="t"/>
                </v:shape>
                <v:shape id="Graphic 8" style="position:absolute;left:33375;top:79095;width:35205;height:12351;visibility:visible;mso-wrap-style:square;v-text-anchor:top" coordsize="3520440,1235075" o:spid="_x0000_s1033" stroked="f" path="m33629,694156l,635990r,58166l33629,694156xem37528,1234440l,1169517r,64923l37528,1234440xem77254,783488l,783475,,917168,77254,783488xem222732,417537l139395,273380,56095,417525r166637,12xem222745,514299r-166624,-26l139446,658444,222745,514299xem254673,1067828r-762,-1346l24536,1066469r-762,1321l120103,1234452r38278,l254673,1067828xem254673,1006348l139966,807910r-1536,l23761,1006322r775,1334l253898,1007681r775,-1333xem386524,1234452l307213,1097229r-1550,l226364,1234452r160160,xem389915,225018r-166637,-25l306616,369163,389915,225018xem389953,706869l306628,562698,223329,706843r166624,26xem400862,134581l323075,,290055,,212293,134556r188569,25xem421843,778535r-762,-1334l191706,777176r-762,1334l305650,976947r1537,l421843,778535xem527253,l420293,r53480,92532l527253,xem557123,417576l473798,273405,390499,417550r166624,26xem557149,514337r-166624,-13l473849,658495,557149,514337xem589076,1006373l474383,807948r-1537,l358178,1006360r774,1321l588302,1007706r774,-1333xem589089,1067854r-775,-1334l358952,1066495r-762,1333l454494,1234440r38316,l589089,1067854xem728230,1234440l645274,1090942r-8852,l553491,1234440r174739,xem746252,212407r-210503,-25l641019,394512,746252,212407xem746252,140944l664768,,617169,,535736,140919r210516,25xem868997,l747369,r60833,105219l868997,xem2819044,r-33617,l2802242,29083,2819044,xem3008896,102806l2969450,34556r-39433,68237l3008896,102806xem3008909,250177r-78880,-13l2969476,318401r39433,-68224xem3012922,1234440r-43599,-75438l2925724,1234440r87198,xem3168104,r-62916,l3136658,54432,3168104,xem3187090,398449r-50406,-87236l3086277,398437r100813,12xem3187115,533171r-100812,-13l3136722,620395r50393,-87224xem3219818,1085342r-166624,-13l3136519,1229487r83299,-144145xem3219818,988580l3136481,844410r-83300,144158l3219818,988580xem3354286,243878r-100826,-13l3303879,331101r50407,-87223xem3354336,687768r-50419,-87224l3253524,687755r100812,13xem3361931,1234440r-58204,-100711l3245523,1234440r116408,xem3365246,115493l3303854,9296r-61367,106185l3365246,115493xem3387001,796061r-166637,-25l3303701,940206r83300,-144145xem3502533,r-62954,l3471062,54457,3502533,xem3520427,396621r-49340,-85370l3420681,398462r99746,13l3520427,396621xem3520440,1085380r-132842,-26l3470935,1229525r49505,-85662l3520440,1085380xem3520440,930160r-49556,-85712l3387598,988593r132842,13l3520440,930160xem3520440,533209r-99746,-13l3471126,620420r49314,-85331l3520440,5332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">
                  <v:fill opacity="26214f"/>
                  <v:path arrowok="t"/>
                </v:shape>
                <v:shape id="Image 9" style="position:absolute;left:4147;top:84223;width:3435;height:2008;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">
                  <v:imagedata o:title="" r:id="rId19"/>
                </v:shape>
                <v:shape id="Image 10" style="position:absolute;left:8473;top:85808;width:1812;height:1278;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">
                  <v:imagedata o:title="" r:id="rId20"/>
                </v:shape>
                <v:shape id="Graphic 11" style="position:absolute;left:10500;top:85822;width:229;height:1251;visibility:visible;mso-wrap-style:square;v-text-anchor:top" coordsize="22860,125095" o:spid="_x0000_s1036" stroked="f" path="m22339,l,,,124993r22339,l223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">
                  <v:path arrowok="t"/>
                </v:shape>
                <v:shape id="Image 12" style="position:absolute;left:10937;top:85822;width:4776;height:1499;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">
                  <v:imagedata o:title="" r:id="rId21"/>
                </v:shape>
                <v:shape id="Image 13" style="position:absolute;left:16152;top:85799;width:4919;height:1295;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">
                  <v:imagedata o:title="" r:id="rId22"/>
                </v:shape>
                <v:shape id="Image 14" style="position:absolute;left:21588;top:85799;width:980;height:1293;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">
                  <v:imagedata o:title="" r:id="rId23"/>
                </v:shape>
                <v:shape id="Image 15" style="position:absolute;left:23038;top:85812;width:3217;height:1264;visibility:visible;mso-wrap-style:squar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">
                  <v:imagedata o:title="" r:id="rId24"/>
                </v:shape>
                <v:shape id="Graphic 16" style="position:absolute;left:26469;top:85822;width:959;height:1251;visibility:visible;mso-wrap-style:square;v-text-anchor:top" coordsize="95885,125095" o:spid="_x0000_s1041" stroked="f" path="m62103,105943r-39967,l22136,533,,533,,105943r,19050l62103,124993r,-19050xem95631,l73304,r,124993l95631,124993,956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">
                  <v:path arrowok="t"/>
                </v:shape>
                <v:shape id="Image 17" style="position:absolute;left:27639;top:85808;width:1363;height:1278;visibility:visible;mso-wrap-style:square" o:spid="_x0000_s104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">
                  <v:imagedata o:title="" r:id="rId25"/>
                </v:shape>
                <v:shape id="Image 18" style="position:absolute;left:7913;top:83812;width:21080;height:1550;visibility:visible;mso-wrap-style:square" o:spid="_x0000_s104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">
                  <v:imagedata o:title="" r:id="rId26"/>
                </v:shape>
                <v:shape id="Graphic 19" style="position:absolute;left:3679;top:83141;width:4210;height:4210;visibility:visible;mso-wrap-style:square;v-text-anchor:top" coordsize="421005,421005" o:spid="_x0000_s1044" filled="f" strokecolor="white" strokeweight=".29983mm" path="m420624,210312r-5555,48223l399248,302805r-24827,39052l341852,374429r-39050,24829l258535,415081r-48223,5555l162088,415081,117821,399258,78771,374429,46202,341857,21375,302805,5554,258535,,210312,5554,162088,21375,117821,46202,78771,78771,46202,117821,21375,162088,5554,210312,r48223,5554l302802,21375r39050,24827l374421,78771r24827,39050l415069,162088r5555,4822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">
                  <v:path arrowok="t"/>
                </v:shape>
                <v:shape id="Image 20" style="position:absolute;left:5961;top:83450;width:759;height:759;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">
                  <v:imagedata o:title="" r:id="rId27"/>
                </v:shape>
                <v:shape id="Graphic 21" style="position:absolute;left:4911;top:83923;width:514;height:514;visibility:visible;mso-wrap-style:square;v-text-anchor:top" coordsize="51435,51435" o:spid="_x0000_s1046" filled="f" strokecolor="white" strokeweight=".85pt" path="m50876,25438r-1998,9900l43429,43424r-8086,5452l25438,50876,15537,48876,7451,43424,1999,35338,,25438,1999,15537,7451,7451,15537,1999,25438,r9905,1999l43429,7451r5449,8086l50876,254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">
                  <v:path arrowok="t"/>
                </v:shape>
                <v:shape id="Image 22" style="position:absolute;left:5392;top:84735;width:786;height:1251;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">
                  <v:imagedata o:title="" r:id="rId28"/>
                </v:shape>
                <v:shape id="Graphic 23" style="position:absolute;left:3857;top:85029;width:3752;height:2146;visibility:visible;mso-wrap-style:square;v-text-anchor:top" coordsize="375285,214629" o:spid="_x0000_s1048" stroked="f" path="m1282,l482,7099,,14274r,7303l5093,65668r14506,40504l42351,141923r29834,29834l107937,194509r40503,14506l192532,214109r43465,-5094l236717,209015r41168,-14966l313829,170807r4396,-4476l291579,166331r2438,-1092l341007,135949r172,-159l234096,135790r-12824,-523l242452,113797r-108328,l74599,96951,43971,76055,22667,51190,9000,24967,1282,xem343712,140385r-44386,24854l298810,165239r-7231,1092l318225,166331r25487,-25946xem375119,82219r-57680,34724l268292,132241r-34196,3549l341179,135790r25838,-33349l371359,92480r3760,-10261xem241211,77114l221598,92686r-37085,15959l134124,113797r108328,l251578,104546r3833,-17586l247159,78989r-5948,-18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">
                  <v:path arrowok="t"/>
                </v:shape>
                <w10:wrap anchorx="page" anchory="page"/>
              </v:group>
            </w:pict>
          </mc:Fallback>
        </mc:AlternateContent>
      </w:r>
      <w:r>
        <w:rPr>
          <w:rFonts w:ascii="Arial Narrow"/>
          <w:b/>
          <w:i/>
          <w:noProof/>
          <w:sz w:val="40"/>
        </w:rPr>
        <mc:AlternateContent>
          <mc:Choice Requires="wps">
            <w:drawing>
              <wp:anchor distT="0" distB="0" distL="0" distR="0" simplePos="0" relativeHeight="251658240" behindDoc="0" locked="0" layoutInCell="1" allowOverlap="1" wp14:anchorId="7E54DFE3" wp14:editId="191E0DF7">
                <wp:simplePos x="0" y="0"/>
                <wp:positionH relativeFrom="page">
                  <wp:posOffset>625352</wp:posOffset>
                </wp:positionH>
                <wp:positionV relativeFrom="page">
                  <wp:posOffset>4527685</wp:posOffset>
                </wp:positionV>
                <wp:extent cx="6555105" cy="10350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49831587"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type w14:anchorId="7E54DFE3" id="_x0000_t202" coordsize="21600,21600" o:spt="202" path="m,l,21600r21600,l21600,xe">
                <v:stroke joinstyle="miter"/>
                <v:path gradientshapeok="t" o:connecttype="rect"/>
              </v:shapetype>
              <v:shape id="Textbox 24" o:spid="_x0000_s1026" type="#_x0000_t202" style="position:absolute;left:0;text-align:left;margin-left:49.25pt;margin-top:356.5pt;width:516.15pt;height:81.5pt;rotation:-45;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" filled="f" stroked="f">
                <v:textbox inset="0,0,0,0">
                  <w:txbxContent>
                    <w:p w14:paraId="49831587"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anchory="page"/>
              </v:shape>
            </w:pict>
          </mc:Fallback>
        </mc:AlternateContent>
      </w:r>
      <w:r>
        <w:rPr>
          <w:rFonts w:ascii="Arial Narrow"/>
          <w:b/>
          <w:i/>
          <w:color w:val="FFFFFF"/>
          <w:spacing w:val="-2"/>
          <w:w w:val="80"/>
          <w:sz w:val="40"/>
        </w:rPr>
        <w:t>CHILD</w:t>
      </w:r>
      <w:r>
        <w:rPr>
          <w:rFonts w:ascii="Arial Narrow"/>
          <w:b/>
          <w:i/>
          <w:color w:val="FFFFFF"/>
          <w:spacing w:val="-5"/>
          <w:w w:val="80"/>
          <w:sz w:val="40"/>
        </w:rPr>
        <w:t xml:space="preserve"> </w:t>
      </w:r>
      <w:r>
        <w:rPr>
          <w:rFonts w:ascii="Arial Narrow"/>
          <w:b/>
          <w:i/>
          <w:color w:val="FFFFFF"/>
          <w:spacing w:val="-2"/>
          <w:w w:val="80"/>
          <w:sz w:val="40"/>
        </w:rPr>
        <w:t>CARE</w:t>
      </w:r>
      <w:r>
        <w:rPr>
          <w:rFonts w:ascii="Arial Narrow"/>
          <w:b/>
          <w:i/>
          <w:color w:val="FFFFFF"/>
          <w:spacing w:val="-4"/>
          <w:w w:val="80"/>
          <w:sz w:val="40"/>
        </w:rPr>
        <w:t xml:space="preserve"> </w:t>
      </w:r>
      <w:r>
        <w:rPr>
          <w:rFonts w:ascii="Arial Narrow"/>
          <w:b/>
          <w:i/>
          <w:color w:val="FFFFFF"/>
          <w:spacing w:val="-2"/>
          <w:w w:val="80"/>
          <w:sz w:val="40"/>
        </w:rPr>
        <w:t>SUBSIDIES</w:t>
      </w:r>
    </w:p>
    <w:p w14:paraId="7950E181" w14:textId="77777777" w:rsidR="00D75A5E" w:rsidRDefault="00A64706">
      <w:pPr>
        <w:spacing w:before="242" w:line="225" w:lineRule="auto"/>
        <w:ind w:left="540"/>
        <w:rPr>
          <w:sz w:val="68"/>
        </w:rPr>
      </w:pPr>
      <w:r>
        <w:rPr>
          <w:color w:val="4D4D4F"/>
          <w:spacing w:val="-12"/>
          <w:sz w:val="68"/>
        </w:rPr>
        <w:t>Licensed</w:t>
      </w:r>
      <w:r>
        <w:rPr>
          <w:color w:val="4D4D4F"/>
          <w:spacing w:val="-43"/>
          <w:sz w:val="68"/>
        </w:rPr>
        <w:t xml:space="preserve"> </w:t>
      </w:r>
      <w:r>
        <w:rPr>
          <w:color w:val="4D4D4F"/>
          <w:spacing w:val="-12"/>
          <w:sz w:val="68"/>
        </w:rPr>
        <w:t>and</w:t>
      </w:r>
      <w:r>
        <w:rPr>
          <w:color w:val="4D4D4F"/>
          <w:spacing w:val="-43"/>
          <w:sz w:val="68"/>
        </w:rPr>
        <w:t xml:space="preserve"> </w:t>
      </w:r>
      <w:r>
        <w:rPr>
          <w:color w:val="4D4D4F"/>
          <w:spacing w:val="-12"/>
          <w:sz w:val="68"/>
        </w:rPr>
        <w:t>Certified</w:t>
      </w:r>
      <w:r>
        <w:rPr>
          <w:color w:val="4D4D4F"/>
          <w:spacing w:val="-43"/>
          <w:sz w:val="68"/>
        </w:rPr>
        <w:t xml:space="preserve"> </w:t>
      </w:r>
      <w:r>
        <w:rPr>
          <w:color w:val="4D4D4F"/>
          <w:spacing w:val="-12"/>
          <w:sz w:val="68"/>
        </w:rPr>
        <w:t>Child</w:t>
      </w:r>
      <w:r>
        <w:rPr>
          <w:color w:val="4D4D4F"/>
          <w:spacing w:val="-43"/>
          <w:sz w:val="68"/>
        </w:rPr>
        <w:t xml:space="preserve"> </w:t>
      </w:r>
      <w:r>
        <w:rPr>
          <w:color w:val="4D4D4F"/>
          <w:spacing w:val="-12"/>
          <w:sz w:val="68"/>
        </w:rPr>
        <w:t xml:space="preserve">Care </w:t>
      </w:r>
      <w:r>
        <w:rPr>
          <w:color w:val="4D4D4F"/>
          <w:spacing w:val="-16"/>
          <w:sz w:val="68"/>
        </w:rPr>
        <w:t>Centers</w:t>
      </w:r>
      <w:r>
        <w:rPr>
          <w:color w:val="4D4D4F"/>
          <w:spacing w:val="-44"/>
          <w:sz w:val="68"/>
        </w:rPr>
        <w:t xml:space="preserve"> </w:t>
      </w:r>
      <w:r>
        <w:rPr>
          <w:color w:val="4D4D4F"/>
          <w:spacing w:val="-16"/>
          <w:sz w:val="68"/>
        </w:rPr>
        <w:t>Billing</w:t>
      </w:r>
      <w:r>
        <w:rPr>
          <w:color w:val="4D4D4F"/>
          <w:spacing w:val="-44"/>
          <w:sz w:val="68"/>
        </w:rPr>
        <w:t xml:space="preserve"> </w:t>
      </w:r>
      <w:r>
        <w:rPr>
          <w:color w:val="4D4D4F"/>
          <w:spacing w:val="-16"/>
          <w:sz w:val="68"/>
        </w:rPr>
        <w:t>and</w:t>
      </w:r>
      <w:r>
        <w:rPr>
          <w:color w:val="4D4D4F"/>
          <w:spacing w:val="-44"/>
          <w:sz w:val="68"/>
        </w:rPr>
        <w:t xml:space="preserve"> </w:t>
      </w:r>
      <w:r>
        <w:rPr>
          <w:color w:val="4D4D4F"/>
          <w:spacing w:val="-16"/>
          <w:sz w:val="68"/>
        </w:rPr>
        <w:t>Payment</w:t>
      </w:r>
      <w:r>
        <w:rPr>
          <w:color w:val="4D4D4F"/>
          <w:spacing w:val="-44"/>
          <w:sz w:val="68"/>
        </w:rPr>
        <w:t xml:space="preserve"> </w:t>
      </w:r>
      <w:r>
        <w:rPr>
          <w:color w:val="4D4D4F"/>
          <w:spacing w:val="-16"/>
          <w:sz w:val="68"/>
        </w:rPr>
        <w:t>Guide</w:t>
      </w:r>
    </w:p>
    <w:p w14:paraId="2EE81092" w14:textId="77777777" w:rsidR="00D75A5E" w:rsidRDefault="00D75A5E">
      <w:pPr>
        <w:spacing w:line="225" w:lineRule="auto"/>
        <w:rPr>
          <w:sz w:val="68"/>
        </w:rPr>
        <w:sectPr w:rsidR="00D75A5E">
          <w:headerReference w:type="default" r:id="rId29"/>
          <w:footerReference w:type="default" r:id="rId30"/>
          <w:type w:val="continuous"/>
          <w:pgSz w:w="12240" w:h="15840"/>
          <w:pgMar w:top="1100" w:right="360" w:bottom="280" w:left="720" w:header="0" w:footer="0" w:gutter="0"/>
          <w:pgNumType w:start="1"/>
          <w:cols w:space="720"/>
        </w:sectPr>
      </w:pPr>
    </w:p>
    <w:p w14:paraId="17D06A83" w14:textId="77777777" w:rsidR="00D75A5E" w:rsidRDefault="00A64706">
      <w:pPr>
        <w:pStyle w:val="BodyText"/>
        <w:spacing w:before="2"/>
        <w:ind w:left="0"/>
        <w:rPr>
          <w:sz w:val="17"/>
        </w:rPr>
      </w:pPr>
      <w:r>
        <w:rPr>
          <w:noProof/>
          <w:sz w:val="17"/>
        </w:rPr>
        <w:lastRenderedPageBreak/>
        <mc:AlternateContent>
          <mc:Choice Requires="wps">
            <w:drawing>
              <wp:anchor distT="0" distB="0" distL="0" distR="0" simplePos="0" relativeHeight="251658241" behindDoc="0" locked="0" layoutInCell="1" allowOverlap="1" wp14:anchorId="310A7201" wp14:editId="78C46FD2">
                <wp:simplePos x="0" y="0"/>
                <wp:positionH relativeFrom="page">
                  <wp:posOffset>685800</wp:posOffset>
                </wp:positionH>
                <wp:positionV relativeFrom="page">
                  <wp:posOffset>685800</wp:posOffset>
                </wp:positionV>
                <wp:extent cx="6400800" cy="864870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648700"/>
                        </a:xfrm>
                        <a:custGeom>
                          <a:avLst/>
                          <a:gdLst/>
                          <a:ahLst/>
                          <a:cxnLst/>
                          <a:rect l="l" t="t" r="r" b="b"/>
                          <a:pathLst>
                            <a:path w="6400800" h="8648700">
                              <a:moveTo>
                                <a:pt x="6400800" y="0"/>
                              </a:moveTo>
                              <a:lnTo>
                                <a:pt x="0" y="0"/>
                              </a:lnTo>
                              <a:lnTo>
                                <a:pt x="0" y="8648700"/>
                              </a:lnTo>
                              <a:lnTo>
                                <a:pt x="6400800" y="8648700"/>
                              </a:lnTo>
                              <a:lnTo>
                                <a:pt x="6400800" y="0"/>
                              </a:lnTo>
                              <a:close/>
                            </a:path>
                          </a:pathLst>
                        </a:custGeom>
                        <a:solidFill>
                          <a:srgbClr val="D8E9EF"/>
                        </a:solidFill>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2C732AE7">
              <v:shape id="Graphic 25" style="position:absolute;margin-left:54pt;margin-top:54pt;width:7in;height:681pt;z-index:15729664;visibility:visible;mso-wrap-style:square;mso-wrap-distance-left:0;mso-wrap-distance-top:0;mso-wrap-distance-right:0;mso-wrap-distance-bottom:0;mso-position-horizontal:absolute;mso-position-horizontal-relative:page;mso-position-vertical:absolute;mso-position-vertical-relative:page;v-text-anchor:top" coordsize="6400800,8648700" o:spid="_x0000_s1026" fillcolor="#d8e9ef" stroked="f" path="m6400800,l,,,8648700r6400800,l64008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" w14:anchorId="65A44C7C">
                <v:path arrowok="t"/>
                <w10:wrap anchorx="page" anchory="page"/>
              </v:shape>
            </w:pict>
          </mc:Fallback>
        </mc:AlternateContent>
      </w:r>
      <w:r>
        <w:rPr>
          <w:noProof/>
          <w:sz w:val="17"/>
        </w:rPr>
        <mc:AlternateContent>
          <mc:Choice Requires="wps">
            <w:drawing>
              <wp:anchor distT="0" distB="0" distL="0" distR="0" simplePos="0" relativeHeight="251658242" behindDoc="0" locked="0" layoutInCell="1" allowOverlap="1" wp14:anchorId="2302B4DD" wp14:editId="39E15994">
                <wp:simplePos x="0" y="0"/>
                <wp:positionH relativeFrom="page">
                  <wp:posOffset>625352</wp:posOffset>
                </wp:positionH>
                <wp:positionV relativeFrom="page">
                  <wp:posOffset>4527685</wp:posOffset>
                </wp:positionV>
                <wp:extent cx="6555105" cy="10350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06F0E3CA"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2302B4DD" id="Textbox 26" o:spid="_x0000_s1027" type="#_x0000_t202" style="position:absolute;margin-left:49.25pt;margin-top:356.5pt;width:516.15pt;height:81.5pt;rotation:-45;z-index:2516582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" filled="f" stroked="f">
                <v:textbox inset="0,0,0,0">
                  <w:txbxContent>
                    <w:p w14:paraId="06F0E3CA"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anchory="page"/>
              </v:shape>
            </w:pict>
          </mc:Fallback>
        </mc:AlternateContent>
      </w:r>
    </w:p>
    <w:p w14:paraId="3192E348" w14:textId="77777777" w:rsidR="00D75A5E" w:rsidRDefault="00D75A5E">
      <w:pPr>
        <w:pStyle w:val="BodyText"/>
        <w:rPr>
          <w:sz w:val="17"/>
        </w:rPr>
        <w:sectPr w:rsidR="00D75A5E">
          <w:pgSz w:w="12240" w:h="15840"/>
          <w:pgMar w:top="1080" w:right="360" w:bottom="280" w:left="720" w:header="0" w:footer="0" w:gutter="0"/>
          <w:cols w:space="720"/>
        </w:sectPr>
      </w:pPr>
    </w:p>
    <w:p w14:paraId="6B2603C4" w14:textId="77777777" w:rsidR="00D75A5E" w:rsidRDefault="00A64706">
      <w:pPr>
        <w:ind w:left="360"/>
        <w:rPr>
          <w:sz w:val="20"/>
        </w:rPr>
      </w:pPr>
      <w:r>
        <w:rPr>
          <w:noProof/>
          <w:sz w:val="20"/>
        </w:rPr>
        <w:lastRenderedPageBreak/>
        <w:drawing>
          <wp:inline distT="0" distB="0" distL="0" distR="0" wp14:anchorId="15364DB2" wp14:editId="5F4F71B7">
            <wp:extent cx="6412956" cy="3215640"/>
            <wp:effectExtent l="0" t="0" r="0" b="0"/>
            <wp:docPr id="31" name="Image 31" descr="Young children drawing on a chalk board outsi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Young children drawing on a chalk board outside."/>
                    <pic:cNvPicPr/>
                  </pic:nvPicPr>
                  <pic:blipFill>
                    <a:blip r:embed="rId31" cstate="print"/>
                    <a:stretch>
                      <a:fillRect/>
                    </a:stretch>
                  </pic:blipFill>
                  <pic:spPr>
                    <a:xfrm>
                      <a:off x="0" y="0"/>
                      <a:ext cx="6412956" cy="3215640"/>
                    </a:xfrm>
                    <a:prstGeom prst="rect">
                      <a:avLst/>
                    </a:prstGeom>
                  </pic:spPr>
                </pic:pic>
              </a:graphicData>
            </a:graphic>
          </wp:inline>
        </w:drawing>
      </w:r>
    </w:p>
    <w:p w14:paraId="2C6B6267" w14:textId="77777777" w:rsidR="00D75A5E" w:rsidRDefault="00A64706">
      <w:pPr>
        <w:pStyle w:val="Heading1"/>
        <w:tabs>
          <w:tab w:val="left" w:pos="10439"/>
        </w:tabs>
        <w:spacing w:before="357"/>
      </w:pPr>
      <w:r>
        <w:rPr>
          <w:noProof/>
        </w:rPr>
        <mc:AlternateContent>
          <mc:Choice Requires="wps">
            <w:drawing>
              <wp:anchor distT="0" distB="0" distL="0" distR="0" simplePos="0" relativeHeight="251658243" behindDoc="0" locked="0" layoutInCell="1" allowOverlap="1" wp14:anchorId="05CA6156" wp14:editId="4004CA47">
                <wp:simplePos x="0" y="0"/>
                <wp:positionH relativeFrom="page">
                  <wp:posOffset>3886200</wp:posOffset>
                </wp:positionH>
                <wp:positionV relativeFrom="paragraph">
                  <wp:posOffset>631506</wp:posOffset>
                </wp:positionV>
                <wp:extent cx="1270" cy="47117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711700"/>
                        </a:xfrm>
                        <a:custGeom>
                          <a:avLst/>
                          <a:gdLst/>
                          <a:ahLst/>
                          <a:cxnLst/>
                          <a:rect l="l" t="t" r="r" b="b"/>
                          <a:pathLst>
                            <a:path h="4711700">
                              <a:moveTo>
                                <a:pt x="0" y="0"/>
                              </a:moveTo>
                              <a:lnTo>
                                <a:pt x="0" y="47117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76720CEF">
              <v:shape id="Graphic 32" style="position:absolute;margin-left:306pt;margin-top:49.7pt;width:.1pt;height:371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0,4711700" o:spid="_x0000_s1026" filled="f" strokeweight=".5pt" path="m,l,47117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" w14:anchorId="7D16962F">
                <v:path arrowok="t"/>
                <w10:wrap anchorx="page"/>
              </v:shape>
            </w:pict>
          </mc:Fallback>
        </mc:AlternateContent>
      </w:r>
      <w:r>
        <w:rPr>
          <w:color w:val="000000"/>
          <w:spacing w:val="39"/>
          <w:shd w:val="clear" w:color="auto" w:fill="D8E9EF"/>
        </w:rPr>
        <w:t xml:space="preserve"> </w:t>
      </w:r>
      <w:r>
        <w:rPr>
          <w:color w:val="000000"/>
          <w:spacing w:val="-2"/>
          <w:shd w:val="clear" w:color="auto" w:fill="D8E9EF"/>
        </w:rPr>
        <w:t>Contents</w:t>
      </w:r>
      <w:r>
        <w:rPr>
          <w:color w:val="000000"/>
          <w:shd w:val="clear" w:color="auto" w:fill="D8E9EF"/>
        </w:rPr>
        <w:tab/>
      </w:r>
    </w:p>
    <w:p w14:paraId="2EAAC7FC" w14:textId="77777777" w:rsidR="00D75A5E" w:rsidRDefault="00D75A5E">
      <w:pPr>
        <w:pStyle w:val="Heading1"/>
        <w:sectPr w:rsidR="00D75A5E">
          <w:footerReference w:type="even" r:id="rId32"/>
          <w:footerReference w:type="default" r:id="rId33"/>
          <w:pgSz w:w="12240" w:h="15840"/>
          <w:pgMar w:top="1080" w:right="360" w:bottom="760" w:left="720" w:header="0" w:footer="566" w:gutter="0"/>
          <w:pgNumType w:start="1"/>
          <w:cols w:space="720"/>
        </w:sectPr>
      </w:pPr>
    </w:p>
    <w:sdt>
      <w:sdtPr>
        <w:id w:val="1937090736"/>
        <w:docPartObj>
          <w:docPartGallery w:val="Table of Contents"/>
          <w:docPartUnique/>
        </w:docPartObj>
      </w:sdtPr>
      <w:sdtEndPr/>
      <w:sdtContent>
        <w:p w14:paraId="68C6DBB9" w14:textId="77777777" w:rsidR="00D75A5E" w:rsidRDefault="00A64706">
          <w:pPr>
            <w:pStyle w:val="TOC1"/>
            <w:tabs>
              <w:tab w:val="left" w:leader="dot" w:pos="4920"/>
            </w:tabs>
            <w:spacing w:before="173"/>
            <w:ind w:left="360"/>
          </w:pPr>
          <w:r>
            <w:rPr>
              <w:noProof/>
            </w:rPr>
            <mc:AlternateContent>
              <mc:Choice Requires="wps">
                <w:drawing>
                  <wp:anchor distT="0" distB="0" distL="0" distR="0" simplePos="0" relativeHeight="251658244" behindDoc="0" locked="0" layoutInCell="1" allowOverlap="1" wp14:anchorId="12D0DBD0" wp14:editId="718D821E">
                    <wp:simplePos x="0" y="0"/>
                    <wp:positionH relativeFrom="page">
                      <wp:posOffset>625352</wp:posOffset>
                    </wp:positionH>
                    <wp:positionV relativeFrom="paragraph">
                      <wp:posOffset>134450</wp:posOffset>
                    </wp:positionV>
                    <wp:extent cx="6555105" cy="103505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010E4B36"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12D0DBD0" id="Textbox 33" o:spid="_x0000_s1028" type="#_x0000_t202" style="position:absolute;left:0;text-align:left;margin-left:49.25pt;margin-top:10.6pt;width:516.15pt;height:81.5pt;rotation:-45;z-index:2516582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" filled="f" stroked="f">
                    <v:textbox inset="0,0,0,0">
                      <w:txbxContent>
                        <w:p w14:paraId="010E4B36"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hyperlink w:anchor="_TOC_250024" w:history="1">
            <w:r>
              <w:rPr>
                <w:color w:val="00687F"/>
                <w:spacing w:val="-2"/>
              </w:rPr>
              <w:t>Introduction</w:t>
            </w:r>
            <w:r>
              <w:rPr>
                <w:color w:val="00687F"/>
              </w:rPr>
              <w:tab/>
            </w:r>
            <w:r>
              <w:rPr>
                <w:color w:val="00687F"/>
                <w:spacing w:val="-10"/>
              </w:rPr>
              <w:t>2</w:t>
            </w:r>
          </w:hyperlink>
        </w:p>
        <w:p w14:paraId="2FE8257E" w14:textId="77777777" w:rsidR="00D75A5E" w:rsidRDefault="00A64706">
          <w:pPr>
            <w:pStyle w:val="TOC1"/>
            <w:tabs>
              <w:tab w:val="left" w:leader="dot" w:pos="4919"/>
            </w:tabs>
            <w:spacing w:before="204"/>
          </w:pPr>
          <w:hyperlink w:anchor="_TOC_250023" w:history="1">
            <w:r>
              <w:rPr>
                <w:color w:val="00687F"/>
                <w:spacing w:val="-4"/>
              </w:rPr>
              <w:t>Child</w:t>
            </w:r>
            <w:r>
              <w:rPr>
                <w:color w:val="00687F"/>
                <w:spacing w:val="-10"/>
              </w:rPr>
              <w:t xml:space="preserve"> </w:t>
            </w:r>
            <w:r>
              <w:rPr>
                <w:color w:val="00687F"/>
                <w:spacing w:val="-4"/>
              </w:rPr>
              <w:t>Care</w:t>
            </w:r>
            <w:r>
              <w:rPr>
                <w:color w:val="00687F"/>
                <w:spacing w:val="-10"/>
              </w:rPr>
              <w:t xml:space="preserve"> </w:t>
            </w:r>
            <w:r>
              <w:rPr>
                <w:color w:val="00687F"/>
                <w:spacing w:val="-4"/>
              </w:rPr>
              <w:t>Subsidy</w:t>
            </w:r>
            <w:r>
              <w:rPr>
                <w:color w:val="00687F"/>
                <w:spacing w:val="-10"/>
              </w:rPr>
              <w:t xml:space="preserve"> </w:t>
            </w:r>
            <w:r>
              <w:rPr>
                <w:color w:val="00687F"/>
                <w:spacing w:val="-4"/>
              </w:rPr>
              <w:t>Programs</w:t>
            </w:r>
            <w:r>
              <w:rPr>
                <w:color w:val="00687F"/>
                <w:spacing w:val="-10"/>
              </w:rPr>
              <w:t xml:space="preserve"> </w:t>
            </w:r>
            <w:r>
              <w:rPr>
                <w:color w:val="00687F"/>
                <w:spacing w:val="-4"/>
              </w:rPr>
              <w:t>(CCSP)</w:t>
            </w:r>
            <w:r>
              <w:rPr>
                <w:color w:val="00687F"/>
              </w:rPr>
              <w:tab/>
            </w:r>
            <w:r>
              <w:rPr>
                <w:color w:val="00687F"/>
                <w:spacing w:val="-10"/>
              </w:rPr>
              <w:t>2</w:t>
            </w:r>
          </w:hyperlink>
        </w:p>
        <w:p w14:paraId="77F33214" w14:textId="77777777" w:rsidR="00D75A5E" w:rsidRDefault="00A64706">
          <w:pPr>
            <w:pStyle w:val="TOC2"/>
            <w:tabs>
              <w:tab w:val="left" w:leader="dot" w:pos="4920"/>
            </w:tabs>
            <w:spacing w:line="264" w:lineRule="auto"/>
            <w:ind w:right="39"/>
          </w:pPr>
          <w:hyperlink w:anchor="_TOC_250022" w:history="1">
            <w:r>
              <w:rPr>
                <w:spacing w:val="-4"/>
              </w:rPr>
              <w:t>Working</w:t>
            </w:r>
            <w:r>
              <w:rPr>
                <w:spacing w:val="-7"/>
              </w:rPr>
              <w:t xml:space="preserve"> </w:t>
            </w:r>
            <w:r>
              <w:rPr>
                <w:spacing w:val="-4"/>
              </w:rPr>
              <w:t>Connections</w:t>
            </w:r>
            <w:r>
              <w:rPr>
                <w:spacing w:val="-7"/>
              </w:rPr>
              <w:t xml:space="preserve"> </w:t>
            </w:r>
            <w:r>
              <w:rPr>
                <w:spacing w:val="-4"/>
              </w:rPr>
              <w:t>Child</w:t>
            </w:r>
            <w:r>
              <w:rPr>
                <w:spacing w:val="-7"/>
              </w:rPr>
              <w:t xml:space="preserve"> </w:t>
            </w:r>
            <w:r>
              <w:rPr>
                <w:spacing w:val="-4"/>
              </w:rPr>
              <w:t>Care</w:t>
            </w:r>
            <w:r>
              <w:rPr>
                <w:spacing w:val="-7"/>
              </w:rPr>
              <w:t xml:space="preserve"> </w:t>
            </w:r>
            <w:r>
              <w:rPr>
                <w:spacing w:val="-4"/>
              </w:rPr>
              <w:t xml:space="preserve">(WCCC) </w:t>
            </w:r>
            <w:r>
              <w:rPr>
                <w:spacing w:val="-2"/>
              </w:rPr>
              <w:t>Program</w:t>
            </w:r>
            <w:r>
              <w:tab/>
            </w:r>
            <w:r>
              <w:rPr>
                <w:spacing w:val="-17"/>
              </w:rPr>
              <w:t>2</w:t>
            </w:r>
          </w:hyperlink>
        </w:p>
        <w:p w14:paraId="47D52B44" w14:textId="77777777" w:rsidR="00D75A5E" w:rsidRDefault="00A64706">
          <w:pPr>
            <w:pStyle w:val="TOC2"/>
            <w:tabs>
              <w:tab w:val="left" w:leader="dot" w:pos="4920"/>
            </w:tabs>
            <w:spacing w:before="89"/>
            <w:ind w:left="720"/>
          </w:pPr>
          <w:hyperlink w:anchor="_TOC_250021" w:history="1">
            <w:r>
              <w:rPr>
                <w:w w:val="90"/>
              </w:rPr>
              <w:t>Seasonal</w:t>
            </w:r>
            <w:r>
              <w:rPr>
                <w:spacing w:val="7"/>
              </w:rPr>
              <w:t xml:space="preserve"> </w:t>
            </w:r>
            <w:r>
              <w:rPr>
                <w:w w:val="90"/>
              </w:rPr>
              <w:t>Child</w:t>
            </w:r>
            <w:r>
              <w:rPr>
                <w:spacing w:val="7"/>
              </w:rPr>
              <w:t xml:space="preserve"> </w:t>
            </w:r>
            <w:r>
              <w:rPr>
                <w:w w:val="90"/>
              </w:rPr>
              <w:t>Care</w:t>
            </w:r>
            <w:r>
              <w:rPr>
                <w:spacing w:val="7"/>
              </w:rPr>
              <w:t xml:space="preserve"> </w:t>
            </w:r>
            <w:r>
              <w:rPr>
                <w:w w:val="90"/>
              </w:rPr>
              <w:t>(SCC)</w:t>
            </w:r>
            <w:r>
              <w:rPr>
                <w:spacing w:val="7"/>
              </w:rPr>
              <w:t xml:space="preserve"> </w:t>
            </w:r>
            <w:r>
              <w:rPr>
                <w:spacing w:val="-2"/>
                <w:w w:val="90"/>
              </w:rPr>
              <w:t>Program</w:t>
            </w:r>
            <w:r>
              <w:tab/>
            </w:r>
            <w:r>
              <w:rPr>
                <w:spacing w:val="-10"/>
              </w:rPr>
              <w:t>2</w:t>
            </w:r>
          </w:hyperlink>
        </w:p>
        <w:p w14:paraId="57E9AF3C" w14:textId="77777777" w:rsidR="00D75A5E" w:rsidRDefault="00A64706">
          <w:pPr>
            <w:pStyle w:val="TOC2"/>
            <w:tabs>
              <w:tab w:val="left" w:leader="dot" w:pos="4920"/>
            </w:tabs>
            <w:ind w:left="720"/>
          </w:pPr>
          <w:hyperlink w:anchor="_TOC_250020" w:history="1">
            <w:r>
              <w:rPr>
                <w:spacing w:val="-6"/>
              </w:rPr>
              <w:t>Child</w:t>
            </w:r>
            <w:r>
              <w:rPr>
                <w:spacing w:val="-5"/>
              </w:rPr>
              <w:t xml:space="preserve"> </w:t>
            </w:r>
            <w:r>
              <w:rPr>
                <w:spacing w:val="-6"/>
              </w:rPr>
              <w:t>Welfare</w:t>
            </w:r>
            <w:r>
              <w:rPr>
                <w:spacing w:val="-5"/>
              </w:rPr>
              <w:t xml:space="preserve"> </w:t>
            </w:r>
            <w:r>
              <w:rPr>
                <w:spacing w:val="-6"/>
              </w:rPr>
              <w:t>Programs</w:t>
            </w:r>
            <w:r>
              <w:rPr>
                <w:spacing w:val="-5"/>
              </w:rPr>
              <w:t xml:space="preserve"> </w:t>
            </w:r>
            <w:r>
              <w:rPr>
                <w:spacing w:val="-6"/>
              </w:rPr>
              <w:t>Child</w:t>
            </w:r>
            <w:r>
              <w:rPr>
                <w:spacing w:val="-5"/>
              </w:rPr>
              <w:t xml:space="preserve"> </w:t>
            </w:r>
            <w:r>
              <w:rPr>
                <w:spacing w:val="-6"/>
              </w:rPr>
              <w:t>Care</w:t>
            </w:r>
            <w:r>
              <w:tab/>
            </w:r>
            <w:r>
              <w:rPr>
                <w:spacing w:val="-10"/>
              </w:rPr>
              <w:t>2</w:t>
            </w:r>
          </w:hyperlink>
        </w:p>
        <w:p w14:paraId="3AF48157" w14:textId="77777777" w:rsidR="00D75A5E" w:rsidRDefault="00A64706">
          <w:pPr>
            <w:pStyle w:val="TOC1"/>
            <w:tabs>
              <w:tab w:val="left" w:leader="dot" w:pos="4924"/>
            </w:tabs>
            <w:spacing w:line="432" w:lineRule="auto"/>
            <w:ind w:right="39"/>
          </w:pPr>
          <w:r>
            <w:rPr>
              <w:color w:val="00687F"/>
              <w:spacing w:val="-2"/>
            </w:rPr>
            <w:t>Licensed</w:t>
          </w:r>
          <w:r>
            <w:rPr>
              <w:color w:val="00687F"/>
              <w:spacing w:val="-14"/>
            </w:rPr>
            <w:t xml:space="preserve"> </w:t>
          </w:r>
          <w:r>
            <w:rPr>
              <w:color w:val="00687F"/>
              <w:spacing w:val="-2"/>
            </w:rPr>
            <w:t>Center</w:t>
          </w:r>
          <w:r>
            <w:rPr>
              <w:color w:val="00687F"/>
              <w:spacing w:val="-13"/>
            </w:rPr>
            <w:t xml:space="preserve"> </w:t>
          </w:r>
          <w:r>
            <w:rPr>
              <w:color w:val="00687F"/>
              <w:spacing w:val="-2"/>
            </w:rPr>
            <w:t>Provider</w:t>
          </w:r>
          <w:r>
            <w:rPr>
              <w:color w:val="00687F"/>
              <w:spacing w:val="-13"/>
            </w:rPr>
            <w:t xml:space="preserve"> </w:t>
          </w:r>
          <w:r>
            <w:rPr>
              <w:color w:val="00687F"/>
              <w:spacing w:val="-2"/>
            </w:rPr>
            <w:t>Roles</w:t>
          </w:r>
          <w:r>
            <w:rPr>
              <w:color w:val="00687F"/>
              <w:spacing w:val="-14"/>
            </w:rPr>
            <w:t xml:space="preserve"> </w:t>
          </w:r>
          <w:r>
            <w:rPr>
              <w:color w:val="00687F"/>
              <w:spacing w:val="-2"/>
            </w:rPr>
            <w:t>and</w:t>
          </w:r>
          <w:r>
            <w:rPr>
              <w:color w:val="00687F"/>
              <w:spacing w:val="-13"/>
            </w:rPr>
            <w:t xml:space="preserve"> </w:t>
          </w:r>
          <w:r>
            <w:rPr>
              <w:color w:val="00687F"/>
              <w:spacing w:val="-2"/>
            </w:rPr>
            <w:t>Responsibilities</w:t>
          </w:r>
          <w:r>
            <w:rPr>
              <w:color w:val="00687F"/>
              <w:spacing w:val="-13"/>
            </w:rPr>
            <w:t xml:space="preserve"> </w:t>
          </w:r>
          <w:r>
            <w:rPr>
              <w:color w:val="00687F"/>
              <w:spacing w:val="-2"/>
            </w:rPr>
            <w:t xml:space="preserve">3 </w:t>
          </w:r>
          <w:r>
            <w:rPr>
              <w:color w:val="00687F"/>
              <w:spacing w:val="-2"/>
              <w:w w:val="90"/>
            </w:rPr>
            <w:t>DCYF’s</w:t>
          </w:r>
          <w:r>
            <w:rPr>
              <w:color w:val="00687F"/>
              <w:spacing w:val="-4"/>
            </w:rPr>
            <w:t xml:space="preserve"> </w:t>
          </w:r>
          <w:r>
            <w:rPr>
              <w:color w:val="00687F"/>
              <w:spacing w:val="-2"/>
            </w:rPr>
            <w:t>Responsibilities</w:t>
          </w:r>
          <w:r>
            <w:rPr>
              <w:color w:val="00687F"/>
            </w:rPr>
            <w:tab/>
          </w:r>
          <w:r>
            <w:rPr>
              <w:color w:val="00687F"/>
              <w:spacing w:val="-21"/>
            </w:rPr>
            <w:t>3</w:t>
          </w:r>
        </w:p>
        <w:p w14:paraId="5112B9B3" w14:textId="77777777" w:rsidR="00D75A5E" w:rsidRDefault="00A64706">
          <w:pPr>
            <w:pStyle w:val="TOC1"/>
            <w:tabs>
              <w:tab w:val="left" w:leader="dot" w:pos="4924"/>
            </w:tabs>
            <w:spacing w:before="1"/>
          </w:pPr>
          <w:r>
            <w:rPr>
              <w:color w:val="00687F"/>
              <w:spacing w:val="-2"/>
            </w:rPr>
            <w:t>Family</w:t>
          </w:r>
          <w:r>
            <w:rPr>
              <w:color w:val="00687F"/>
              <w:spacing w:val="-11"/>
            </w:rPr>
            <w:t xml:space="preserve"> </w:t>
          </w:r>
          <w:r>
            <w:rPr>
              <w:color w:val="00687F"/>
              <w:spacing w:val="-2"/>
            </w:rPr>
            <w:t>Responsibilities</w:t>
          </w:r>
          <w:r>
            <w:rPr>
              <w:color w:val="00687F"/>
            </w:rPr>
            <w:tab/>
          </w:r>
          <w:r>
            <w:rPr>
              <w:color w:val="00687F"/>
              <w:spacing w:val="-10"/>
            </w:rPr>
            <w:t>3</w:t>
          </w:r>
        </w:p>
        <w:p w14:paraId="566AF2B9" w14:textId="77777777" w:rsidR="00D75A5E" w:rsidRDefault="00A64706">
          <w:pPr>
            <w:pStyle w:val="TOC1"/>
            <w:tabs>
              <w:tab w:val="left" w:leader="dot" w:pos="4914"/>
            </w:tabs>
          </w:pPr>
          <w:hyperlink w:anchor="_TOC_250019" w:history="1">
            <w:r>
              <w:rPr>
                <w:color w:val="00687F"/>
                <w:spacing w:val="-4"/>
              </w:rPr>
              <w:t>Child Care Eligibility Process</w:t>
            </w:r>
            <w:r>
              <w:rPr>
                <w:color w:val="00687F"/>
              </w:rPr>
              <w:tab/>
            </w:r>
            <w:r>
              <w:rPr>
                <w:color w:val="00687F"/>
                <w:spacing w:val="-10"/>
              </w:rPr>
              <w:t>4</w:t>
            </w:r>
          </w:hyperlink>
        </w:p>
        <w:p w14:paraId="5FEE9638" w14:textId="77777777" w:rsidR="00D75A5E" w:rsidRDefault="00A64706">
          <w:pPr>
            <w:pStyle w:val="TOC1"/>
            <w:tabs>
              <w:tab w:val="left" w:leader="dot" w:pos="4919"/>
            </w:tabs>
          </w:pPr>
          <w:hyperlink w:anchor="_TOC_250018" w:history="1">
            <w:r>
              <w:rPr>
                <w:color w:val="00687F"/>
                <w:spacing w:val="-4"/>
              </w:rPr>
              <w:t>Center</w:t>
            </w:r>
            <w:r>
              <w:rPr>
                <w:color w:val="00687F"/>
                <w:spacing w:val="-7"/>
              </w:rPr>
              <w:t xml:space="preserve"> </w:t>
            </w:r>
            <w:r>
              <w:rPr>
                <w:color w:val="00687F"/>
                <w:spacing w:val="-4"/>
              </w:rPr>
              <w:t>Daily</w:t>
            </w:r>
            <w:r>
              <w:rPr>
                <w:color w:val="00687F"/>
                <w:spacing w:val="-6"/>
              </w:rPr>
              <w:t xml:space="preserve"> </w:t>
            </w:r>
            <w:r>
              <w:rPr>
                <w:color w:val="00687F"/>
                <w:spacing w:val="-4"/>
              </w:rPr>
              <w:t>Attendance</w:t>
            </w:r>
            <w:r>
              <w:rPr>
                <w:color w:val="00687F"/>
                <w:spacing w:val="-6"/>
              </w:rPr>
              <w:t xml:space="preserve"> </w:t>
            </w:r>
            <w:r>
              <w:rPr>
                <w:color w:val="00687F"/>
                <w:spacing w:val="-4"/>
              </w:rPr>
              <w:t>Tracking</w:t>
            </w:r>
            <w:r>
              <w:rPr>
                <w:color w:val="00687F"/>
                <w:spacing w:val="-6"/>
              </w:rPr>
              <w:t xml:space="preserve"> </w:t>
            </w:r>
            <w:r>
              <w:rPr>
                <w:color w:val="00687F"/>
                <w:spacing w:val="-4"/>
              </w:rPr>
              <w:t>and</w:t>
            </w:r>
            <w:r>
              <w:rPr>
                <w:color w:val="00687F"/>
                <w:spacing w:val="-6"/>
              </w:rPr>
              <w:t xml:space="preserve"> </w:t>
            </w:r>
            <w:r>
              <w:rPr>
                <w:color w:val="00687F"/>
                <w:spacing w:val="-4"/>
              </w:rPr>
              <w:t>Claiming</w:t>
            </w:r>
            <w:r>
              <w:rPr>
                <w:color w:val="00687F"/>
              </w:rPr>
              <w:tab/>
            </w:r>
            <w:r>
              <w:rPr>
                <w:color w:val="00687F"/>
                <w:spacing w:val="-10"/>
              </w:rPr>
              <w:t>5</w:t>
            </w:r>
          </w:hyperlink>
        </w:p>
        <w:p w14:paraId="5F05DB93" w14:textId="77777777" w:rsidR="00D75A5E" w:rsidRDefault="00A64706">
          <w:pPr>
            <w:pStyle w:val="TOC2"/>
            <w:tabs>
              <w:tab w:val="left" w:leader="dot" w:pos="4919"/>
            </w:tabs>
          </w:pPr>
          <w:hyperlink w:anchor="_TOC_250017" w:history="1">
            <w:r>
              <w:rPr>
                <w:spacing w:val="-2"/>
              </w:rPr>
              <w:t>Rates</w:t>
            </w:r>
            <w:r>
              <w:tab/>
            </w:r>
            <w:r>
              <w:rPr>
                <w:spacing w:val="-10"/>
              </w:rPr>
              <w:t>5</w:t>
            </w:r>
          </w:hyperlink>
        </w:p>
        <w:p w14:paraId="7EC5928E" w14:textId="77777777" w:rsidR="00D75A5E" w:rsidRDefault="00A64706">
          <w:pPr>
            <w:pStyle w:val="TOC2"/>
            <w:tabs>
              <w:tab w:val="left" w:leader="dot" w:pos="4910"/>
            </w:tabs>
            <w:ind w:left="720"/>
          </w:pPr>
          <w:hyperlink w:anchor="_TOC_250016" w:history="1">
            <w:r>
              <w:rPr>
                <w:spacing w:val="-2"/>
              </w:rPr>
              <w:t>Daily</w:t>
            </w:r>
            <w:r>
              <w:rPr>
                <w:spacing w:val="-7"/>
              </w:rPr>
              <w:t xml:space="preserve"> </w:t>
            </w:r>
            <w:r>
              <w:rPr>
                <w:spacing w:val="-2"/>
              </w:rPr>
              <w:t>Attendance</w:t>
            </w:r>
            <w:r>
              <w:rPr>
                <w:spacing w:val="-6"/>
              </w:rPr>
              <w:t xml:space="preserve"> </w:t>
            </w:r>
            <w:r>
              <w:rPr>
                <w:spacing w:val="-2"/>
              </w:rPr>
              <w:t>Tracking</w:t>
            </w:r>
            <w:r>
              <w:tab/>
            </w:r>
            <w:r>
              <w:rPr>
                <w:spacing w:val="-10"/>
              </w:rPr>
              <w:t>6</w:t>
            </w:r>
          </w:hyperlink>
        </w:p>
        <w:p w14:paraId="7C9450F6" w14:textId="77777777" w:rsidR="00D75A5E" w:rsidRDefault="00A64706">
          <w:pPr>
            <w:pStyle w:val="TOC2"/>
            <w:tabs>
              <w:tab w:val="left" w:leader="dot" w:pos="4910"/>
            </w:tabs>
            <w:ind w:left="720"/>
          </w:pPr>
          <w:hyperlink w:anchor="_TOC_250015" w:history="1">
            <w:r>
              <w:rPr>
                <w:w w:val="90"/>
              </w:rPr>
              <w:t>Correct</w:t>
            </w:r>
            <w:r>
              <w:rPr>
                <w:spacing w:val="12"/>
              </w:rPr>
              <w:t xml:space="preserve"> </w:t>
            </w:r>
            <w:r>
              <w:rPr>
                <w:spacing w:val="-2"/>
              </w:rPr>
              <w:t>Claiming</w:t>
            </w:r>
            <w:r>
              <w:tab/>
            </w:r>
            <w:r>
              <w:rPr>
                <w:spacing w:val="-10"/>
              </w:rPr>
              <w:t>6</w:t>
            </w:r>
          </w:hyperlink>
        </w:p>
        <w:p w14:paraId="60F2E57A" w14:textId="77777777" w:rsidR="00D75A5E" w:rsidRDefault="00A64706">
          <w:pPr>
            <w:pStyle w:val="TOC2"/>
            <w:tabs>
              <w:tab w:val="left" w:leader="dot" w:pos="4846"/>
            </w:tabs>
            <w:ind w:left="720"/>
          </w:pPr>
          <w:hyperlink w:anchor="_TOC_250014" w:history="1">
            <w:r>
              <w:t>Submitting</w:t>
            </w:r>
            <w:r>
              <w:rPr>
                <w:spacing w:val="-11"/>
              </w:rPr>
              <w:t xml:space="preserve"> </w:t>
            </w:r>
            <w:r>
              <w:t>a</w:t>
            </w:r>
            <w:r>
              <w:rPr>
                <w:spacing w:val="-10"/>
              </w:rPr>
              <w:t xml:space="preserve"> </w:t>
            </w:r>
            <w:r>
              <w:t>Claim</w:t>
            </w:r>
            <w:r>
              <w:rPr>
                <w:spacing w:val="-10"/>
              </w:rPr>
              <w:t xml:space="preserve"> </w:t>
            </w:r>
            <w:r>
              <w:t>for</w:t>
            </w:r>
            <w:r>
              <w:rPr>
                <w:spacing w:val="-11"/>
              </w:rPr>
              <w:t xml:space="preserve"> </w:t>
            </w:r>
            <w:r>
              <w:rPr>
                <w:spacing w:val="-2"/>
              </w:rPr>
              <w:t>Payment</w:t>
            </w:r>
            <w:r>
              <w:tab/>
            </w:r>
            <w:r>
              <w:rPr>
                <w:spacing w:val="-7"/>
              </w:rPr>
              <w:t>10</w:t>
            </w:r>
          </w:hyperlink>
        </w:p>
        <w:p w14:paraId="615A59C0" w14:textId="77777777" w:rsidR="00D75A5E" w:rsidRDefault="00A64706">
          <w:pPr>
            <w:pStyle w:val="TOC2"/>
            <w:tabs>
              <w:tab w:val="left" w:leader="dot" w:pos="4902"/>
            </w:tabs>
          </w:pPr>
          <w:hyperlink w:anchor="_TOC_250013" w:history="1">
            <w:r>
              <w:rPr>
                <w:w w:val="95"/>
              </w:rPr>
              <w:t>Receiving</w:t>
            </w:r>
            <w:r>
              <w:rPr>
                <w:spacing w:val="13"/>
              </w:rPr>
              <w:t xml:space="preserve"> </w:t>
            </w:r>
            <w:r>
              <w:rPr>
                <w:spacing w:val="-2"/>
                <w:w w:val="95"/>
              </w:rPr>
              <w:t>Payment</w:t>
            </w:r>
            <w:r>
              <w:tab/>
            </w:r>
            <w:r>
              <w:rPr>
                <w:spacing w:val="-5"/>
                <w:w w:val="70"/>
              </w:rPr>
              <w:t>11</w:t>
            </w:r>
          </w:hyperlink>
        </w:p>
        <w:p w14:paraId="6232122F" w14:textId="77777777" w:rsidR="00D75A5E" w:rsidRDefault="00A64706">
          <w:pPr>
            <w:pStyle w:val="TOC1"/>
            <w:tabs>
              <w:tab w:val="left" w:leader="dot" w:pos="4864"/>
            </w:tabs>
            <w:spacing w:before="204"/>
          </w:pPr>
          <w:hyperlink w:anchor="_TOC_250012" w:history="1">
            <w:r>
              <w:rPr>
                <w:color w:val="00687F"/>
                <w:w w:val="95"/>
              </w:rPr>
              <w:t>Special</w:t>
            </w:r>
            <w:r>
              <w:rPr>
                <w:color w:val="00687F"/>
                <w:spacing w:val="-1"/>
              </w:rPr>
              <w:t xml:space="preserve"> </w:t>
            </w:r>
            <w:r>
              <w:rPr>
                <w:color w:val="00687F"/>
                <w:w w:val="95"/>
              </w:rPr>
              <w:t>Needs</w:t>
            </w:r>
            <w:r>
              <w:rPr>
                <w:color w:val="00687F"/>
                <w:spacing w:val="-1"/>
              </w:rPr>
              <w:t xml:space="preserve"> </w:t>
            </w:r>
            <w:r>
              <w:rPr>
                <w:color w:val="00687F"/>
                <w:w w:val="95"/>
              </w:rPr>
              <w:t>Child</w:t>
            </w:r>
            <w:r>
              <w:rPr>
                <w:color w:val="00687F"/>
                <w:spacing w:val="-1"/>
              </w:rPr>
              <w:t xml:space="preserve"> </w:t>
            </w:r>
            <w:r>
              <w:rPr>
                <w:color w:val="00687F"/>
                <w:w w:val="95"/>
              </w:rPr>
              <w:t>Care</w:t>
            </w:r>
            <w:r>
              <w:rPr>
                <w:color w:val="00687F"/>
                <w:spacing w:val="-1"/>
              </w:rPr>
              <w:t xml:space="preserve"> </w:t>
            </w:r>
            <w:r>
              <w:rPr>
                <w:color w:val="00687F"/>
                <w:spacing w:val="-4"/>
                <w:w w:val="95"/>
              </w:rPr>
              <w:t>Rate</w:t>
            </w:r>
            <w:r>
              <w:rPr>
                <w:color w:val="00687F"/>
              </w:rPr>
              <w:tab/>
            </w:r>
            <w:r>
              <w:rPr>
                <w:color w:val="00687F"/>
                <w:spacing w:val="-5"/>
                <w:w w:val="90"/>
              </w:rPr>
              <w:t>12</w:t>
            </w:r>
          </w:hyperlink>
        </w:p>
        <w:p w14:paraId="35F08372" w14:textId="77777777" w:rsidR="00D75A5E" w:rsidRDefault="00A64706">
          <w:pPr>
            <w:pStyle w:val="TOC2"/>
            <w:tabs>
              <w:tab w:val="left" w:leader="dot" w:pos="4864"/>
            </w:tabs>
          </w:pPr>
          <w:hyperlink w:anchor="_TOC_250011" w:history="1">
            <w:r>
              <w:rPr>
                <w:w w:val="90"/>
              </w:rPr>
              <w:t>Level</w:t>
            </w:r>
            <w:r>
              <w:rPr>
                <w:spacing w:val="23"/>
              </w:rPr>
              <w:t xml:space="preserve"> </w:t>
            </w:r>
            <w:r>
              <w:rPr>
                <w:spacing w:val="-10"/>
                <w:w w:val="85"/>
              </w:rPr>
              <w:t>1</w:t>
            </w:r>
            <w:r>
              <w:tab/>
            </w:r>
            <w:r>
              <w:rPr>
                <w:spacing w:val="-5"/>
                <w:w w:val="90"/>
              </w:rPr>
              <w:t>12</w:t>
            </w:r>
          </w:hyperlink>
        </w:p>
        <w:p w14:paraId="66EF753E" w14:textId="77777777" w:rsidR="00D75A5E" w:rsidRDefault="00A64706">
          <w:pPr>
            <w:pStyle w:val="TOC2"/>
            <w:tabs>
              <w:tab w:val="left" w:leader="dot" w:pos="4864"/>
            </w:tabs>
          </w:pPr>
          <w:hyperlink w:anchor="_TOC_250010" w:history="1">
            <w:r>
              <w:rPr>
                <w:w w:val="95"/>
              </w:rPr>
              <w:t>Level</w:t>
            </w:r>
            <w:r>
              <w:t xml:space="preserve"> </w:t>
            </w:r>
            <w:r>
              <w:rPr>
                <w:spacing w:val="-10"/>
                <w:w w:val="95"/>
              </w:rPr>
              <w:t>2</w:t>
            </w:r>
            <w:r>
              <w:tab/>
            </w:r>
            <w:r>
              <w:rPr>
                <w:spacing w:val="-5"/>
                <w:w w:val="90"/>
              </w:rPr>
              <w:t>12</w:t>
            </w:r>
          </w:hyperlink>
        </w:p>
        <w:p w14:paraId="0B71BAA5" w14:textId="77777777" w:rsidR="00D75A5E" w:rsidRDefault="00A64706">
          <w:pPr>
            <w:pStyle w:val="TOC1"/>
            <w:tabs>
              <w:tab w:val="right" w:leader="dot" w:pos="5019"/>
            </w:tabs>
            <w:spacing w:before="173"/>
          </w:pPr>
          <w:hyperlink w:anchor="_TOC_250009" w:history="1">
            <w:r>
              <w:br w:type="column"/>
            </w:r>
            <w:r>
              <w:rPr>
                <w:color w:val="00687F"/>
              </w:rPr>
              <w:t>Payment</w:t>
            </w:r>
            <w:r>
              <w:rPr>
                <w:color w:val="00687F"/>
                <w:spacing w:val="-10"/>
              </w:rPr>
              <w:t xml:space="preserve"> </w:t>
            </w:r>
            <w:r>
              <w:rPr>
                <w:color w:val="00687F"/>
                <w:spacing w:val="-2"/>
              </w:rPr>
              <w:t>Errors</w:t>
            </w:r>
            <w:r>
              <w:rPr>
                <w:color w:val="00687F"/>
              </w:rPr>
              <w:tab/>
            </w:r>
            <w:r>
              <w:rPr>
                <w:color w:val="00687F"/>
                <w:spacing w:val="-5"/>
              </w:rPr>
              <w:t>13</w:t>
            </w:r>
          </w:hyperlink>
        </w:p>
        <w:p w14:paraId="25120DBB" w14:textId="77777777" w:rsidR="00D75A5E" w:rsidRDefault="00A64706">
          <w:pPr>
            <w:pStyle w:val="TOC2"/>
            <w:tabs>
              <w:tab w:val="right" w:leader="dot" w:pos="5019"/>
            </w:tabs>
          </w:pPr>
          <w:hyperlink w:anchor="_TOC_250008" w:history="1">
            <w:r>
              <w:rPr>
                <w:spacing w:val="-2"/>
              </w:rPr>
              <w:t>Underpayment</w:t>
            </w:r>
            <w:r>
              <w:rPr>
                <w:spacing w:val="5"/>
              </w:rPr>
              <w:t xml:space="preserve"> </w:t>
            </w:r>
            <w:r>
              <w:rPr>
                <w:spacing w:val="-2"/>
              </w:rPr>
              <w:t>Errors</w:t>
            </w:r>
            <w:r>
              <w:tab/>
            </w:r>
            <w:r>
              <w:rPr>
                <w:spacing w:val="-5"/>
              </w:rPr>
              <w:t>13</w:t>
            </w:r>
          </w:hyperlink>
        </w:p>
        <w:p w14:paraId="40A584D8" w14:textId="77777777" w:rsidR="00D75A5E" w:rsidRDefault="00A64706">
          <w:pPr>
            <w:pStyle w:val="TOC2"/>
            <w:tabs>
              <w:tab w:val="right" w:leader="dot" w:pos="5019"/>
            </w:tabs>
            <w:spacing w:before="114"/>
          </w:pPr>
          <w:hyperlink w:anchor="_TOC_250007" w:history="1">
            <w:r>
              <w:rPr>
                <w:spacing w:val="-2"/>
              </w:rPr>
              <w:t>Overpayment</w:t>
            </w:r>
            <w:r>
              <w:rPr>
                <w:spacing w:val="-7"/>
              </w:rPr>
              <w:t xml:space="preserve"> </w:t>
            </w:r>
            <w:r>
              <w:rPr>
                <w:spacing w:val="-2"/>
              </w:rPr>
              <w:t>Errors</w:t>
            </w:r>
            <w:r>
              <w:tab/>
            </w:r>
            <w:r>
              <w:rPr>
                <w:spacing w:val="-5"/>
              </w:rPr>
              <w:t>13</w:t>
            </w:r>
          </w:hyperlink>
        </w:p>
        <w:p w14:paraId="28E61801" w14:textId="77777777" w:rsidR="00D75A5E" w:rsidRDefault="00A64706">
          <w:pPr>
            <w:pStyle w:val="TOC1"/>
            <w:tabs>
              <w:tab w:val="right" w:leader="dot" w:pos="5021"/>
            </w:tabs>
          </w:pPr>
          <w:hyperlink w:anchor="_TOC_250006" w:history="1">
            <w:r>
              <w:rPr>
                <w:color w:val="00687F"/>
                <w:spacing w:val="-4"/>
              </w:rPr>
              <w:t>Charging Families for Services Not Authorized</w:t>
            </w:r>
            <w:r>
              <w:rPr>
                <w:color w:val="00687F"/>
              </w:rPr>
              <w:tab/>
            </w:r>
            <w:r>
              <w:rPr>
                <w:color w:val="00687F"/>
                <w:spacing w:val="-5"/>
              </w:rPr>
              <w:t>14</w:t>
            </w:r>
          </w:hyperlink>
        </w:p>
        <w:p w14:paraId="1E33A76C" w14:textId="77777777" w:rsidR="00D75A5E" w:rsidRDefault="00A64706">
          <w:pPr>
            <w:pStyle w:val="TOC1"/>
            <w:tabs>
              <w:tab w:val="right" w:leader="dot" w:pos="5021"/>
            </w:tabs>
          </w:pPr>
          <w:hyperlink w:anchor="_TOC_250005" w:history="1">
            <w:r>
              <w:rPr>
                <w:color w:val="00687F"/>
                <w:spacing w:val="-7"/>
              </w:rPr>
              <w:t>Written</w:t>
            </w:r>
            <w:r>
              <w:rPr>
                <w:color w:val="00687F"/>
                <w:spacing w:val="-5"/>
              </w:rPr>
              <w:t xml:space="preserve"> </w:t>
            </w:r>
            <w:r>
              <w:rPr>
                <w:color w:val="00687F"/>
                <w:spacing w:val="-2"/>
              </w:rPr>
              <w:t>Policies</w:t>
            </w:r>
            <w:r>
              <w:rPr>
                <w:color w:val="00687F"/>
              </w:rPr>
              <w:tab/>
            </w:r>
            <w:r>
              <w:rPr>
                <w:color w:val="00687F"/>
                <w:spacing w:val="-5"/>
              </w:rPr>
              <w:t>14</w:t>
            </w:r>
          </w:hyperlink>
        </w:p>
        <w:p w14:paraId="3EAA9188" w14:textId="77777777" w:rsidR="00D75A5E" w:rsidRDefault="00A64706">
          <w:pPr>
            <w:pStyle w:val="TOC1"/>
            <w:tabs>
              <w:tab w:val="right" w:leader="dot" w:pos="5019"/>
            </w:tabs>
          </w:pPr>
          <w:hyperlink w:anchor="_TOC_250004" w:history="1">
            <w:r>
              <w:rPr>
                <w:color w:val="00687F"/>
                <w:spacing w:val="-4"/>
                <w:w w:val="90"/>
              </w:rPr>
              <w:t>Tax</w:t>
            </w:r>
            <w:r>
              <w:rPr>
                <w:color w:val="00687F"/>
                <w:spacing w:val="-3"/>
                <w:w w:val="90"/>
              </w:rPr>
              <w:t xml:space="preserve"> </w:t>
            </w:r>
            <w:r>
              <w:rPr>
                <w:color w:val="00687F"/>
                <w:spacing w:val="-2"/>
              </w:rPr>
              <w:t>Information</w:t>
            </w:r>
            <w:r>
              <w:rPr>
                <w:color w:val="00687F"/>
              </w:rPr>
              <w:tab/>
            </w:r>
            <w:r>
              <w:rPr>
                <w:color w:val="00687F"/>
                <w:spacing w:val="-5"/>
              </w:rPr>
              <w:t>15</w:t>
            </w:r>
          </w:hyperlink>
        </w:p>
        <w:p w14:paraId="309DEA32" w14:textId="77777777" w:rsidR="00D75A5E" w:rsidRDefault="00A64706">
          <w:pPr>
            <w:pStyle w:val="TOC1"/>
            <w:tabs>
              <w:tab w:val="right" w:leader="dot" w:pos="5021"/>
            </w:tabs>
          </w:pPr>
          <w:hyperlink w:anchor="_TOC_250003" w:history="1">
            <w:r>
              <w:rPr>
                <w:color w:val="00687F"/>
                <w:spacing w:val="-6"/>
              </w:rPr>
              <w:t xml:space="preserve">Program </w:t>
            </w:r>
            <w:r>
              <w:rPr>
                <w:color w:val="00687F"/>
                <w:spacing w:val="-2"/>
              </w:rPr>
              <w:t>Violations</w:t>
            </w:r>
            <w:r>
              <w:rPr>
                <w:color w:val="00687F"/>
              </w:rPr>
              <w:tab/>
            </w:r>
            <w:r>
              <w:rPr>
                <w:color w:val="00687F"/>
                <w:spacing w:val="-5"/>
              </w:rPr>
              <w:t>16</w:t>
            </w:r>
          </w:hyperlink>
        </w:p>
        <w:p w14:paraId="352E4732" w14:textId="77777777" w:rsidR="00D75A5E" w:rsidRDefault="00A64706">
          <w:pPr>
            <w:pStyle w:val="TOC1"/>
            <w:tabs>
              <w:tab w:val="right" w:leader="dot" w:pos="5021"/>
            </w:tabs>
          </w:pPr>
          <w:hyperlink w:anchor="_TOC_250002" w:history="1">
            <w:r>
              <w:rPr>
                <w:color w:val="00687F"/>
                <w:spacing w:val="-4"/>
              </w:rPr>
              <w:t>Early</w:t>
            </w:r>
            <w:r>
              <w:rPr>
                <w:color w:val="00687F"/>
                <w:spacing w:val="-11"/>
              </w:rPr>
              <w:t xml:space="preserve"> </w:t>
            </w:r>
            <w:r>
              <w:rPr>
                <w:color w:val="00687F"/>
                <w:spacing w:val="-2"/>
              </w:rPr>
              <w:t>Achievers</w:t>
            </w:r>
            <w:r>
              <w:rPr>
                <w:color w:val="00687F"/>
              </w:rPr>
              <w:tab/>
            </w:r>
            <w:r>
              <w:rPr>
                <w:color w:val="00687F"/>
                <w:spacing w:val="-5"/>
              </w:rPr>
              <w:t>16</w:t>
            </w:r>
          </w:hyperlink>
        </w:p>
        <w:p w14:paraId="4B6E2A7F" w14:textId="77777777" w:rsidR="00D75A5E" w:rsidRDefault="00A64706">
          <w:pPr>
            <w:pStyle w:val="TOC1"/>
            <w:tabs>
              <w:tab w:val="right" w:leader="dot" w:pos="5021"/>
            </w:tabs>
          </w:pPr>
          <w:hyperlink w:anchor="_TOC_250001" w:history="1">
            <w:r>
              <w:rPr>
                <w:color w:val="00687F"/>
                <w:spacing w:val="-2"/>
              </w:rPr>
              <w:t>Resources</w:t>
            </w:r>
            <w:r>
              <w:rPr>
                <w:color w:val="00687F"/>
              </w:rPr>
              <w:tab/>
            </w:r>
            <w:r>
              <w:rPr>
                <w:color w:val="00687F"/>
                <w:spacing w:val="-5"/>
              </w:rPr>
              <w:t>17</w:t>
            </w:r>
          </w:hyperlink>
        </w:p>
        <w:p w14:paraId="5C61221A" w14:textId="77777777" w:rsidR="00D75A5E" w:rsidRDefault="00A64706">
          <w:pPr>
            <w:pStyle w:val="TOC2"/>
            <w:tabs>
              <w:tab w:val="right" w:leader="dot" w:pos="5021"/>
            </w:tabs>
            <w:spacing w:before="114"/>
          </w:pPr>
          <w:r>
            <w:rPr>
              <w:spacing w:val="-2"/>
            </w:rPr>
            <w:t>Contact</w:t>
          </w:r>
          <w:r>
            <w:rPr>
              <w:spacing w:val="-6"/>
            </w:rPr>
            <w:t xml:space="preserve"> </w:t>
          </w:r>
          <w:r>
            <w:rPr>
              <w:spacing w:val="-2"/>
            </w:rPr>
            <w:t>Information</w:t>
          </w:r>
          <w:r>
            <w:tab/>
          </w:r>
          <w:r>
            <w:rPr>
              <w:spacing w:val="-5"/>
            </w:rPr>
            <w:t>17</w:t>
          </w:r>
        </w:p>
        <w:p w14:paraId="156622BA" w14:textId="77777777" w:rsidR="00D75A5E" w:rsidRDefault="00A64706">
          <w:pPr>
            <w:pStyle w:val="TOC2"/>
            <w:tabs>
              <w:tab w:val="right" w:leader="dot" w:pos="5022"/>
            </w:tabs>
          </w:pPr>
          <w:hyperlink w:anchor="_TOC_250000" w:history="1">
            <w:r>
              <w:rPr>
                <w:spacing w:val="-2"/>
              </w:rPr>
              <w:t>Online</w:t>
            </w:r>
            <w:r>
              <w:rPr>
                <w:spacing w:val="-12"/>
              </w:rPr>
              <w:t xml:space="preserve"> </w:t>
            </w:r>
            <w:r>
              <w:rPr>
                <w:spacing w:val="-2"/>
              </w:rPr>
              <w:t>Information</w:t>
            </w:r>
            <w:r>
              <w:tab/>
            </w:r>
            <w:r>
              <w:rPr>
                <w:spacing w:val="-5"/>
              </w:rPr>
              <w:t>18</w:t>
            </w:r>
          </w:hyperlink>
        </w:p>
      </w:sdtContent>
    </w:sdt>
    <w:p w14:paraId="0A4F06E6" w14:textId="77777777" w:rsidR="00D75A5E" w:rsidRDefault="00D75A5E">
      <w:pPr>
        <w:pStyle w:val="TOC2"/>
        <w:sectPr w:rsidR="00D75A5E">
          <w:type w:val="continuous"/>
          <w:pgSz w:w="12240" w:h="15840"/>
          <w:pgMar w:top="1100" w:right="360" w:bottom="280" w:left="720" w:header="0" w:footer="566" w:gutter="0"/>
          <w:cols w:num="2" w:space="720" w:equalWidth="0">
            <w:col w:w="5062" w:space="338"/>
            <w:col w:w="5760"/>
          </w:cols>
        </w:sectPr>
      </w:pPr>
    </w:p>
    <w:p w14:paraId="14C86A6B" w14:textId="77777777" w:rsidR="00D75A5E" w:rsidRDefault="00A64706">
      <w:pPr>
        <w:pStyle w:val="Heading1"/>
        <w:tabs>
          <w:tab w:val="left" w:pos="10439"/>
        </w:tabs>
      </w:pPr>
      <w:bookmarkStart w:id="1" w:name="_TOC_250024"/>
      <w:r>
        <w:rPr>
          <w:color w:val="000000"/>
          <w:spacing w:val="39"/>
          <w:shd w:val="clear" w:color="auto" w:fill="D8E9EF"/>
        </w:rPr>
        <w:lastRenderedPageBreak/>
        <w:t xml:space="preserve"> </w:t>
      </w:r>
      <w:r>
        <w:rPr>
          <w:color w:val="000000"/>
          <w:spacing w:val="-2"/>
          <w:shd w:val="clear" w:color="auto" w:fill="D8E9EF"/>
        </w:rPr>
        <w:t>Introduction</w:t>
      </w:r>
      <w:bookmarkEnd w:id="1"/>
      <w:r>
        <w:rPr>
          <w:color w:val="000000"/>
          <w:shd w:val="clear" w:color="auto" w:fill="D8E9EF"/>
        </w:rPr>
        <w:tab/>
      </w:r>
    </w:p>
    <w:p w14:paraId="67A73B93" w14:textId="77777777" w:rsidR="00D75A5E" w:rsidRDefault="00A64706">
      <w:pPr>
        <w:pStyle w:val="BodyText"/>
        <w:spacing w:before="172" w:line="264" w:lineRule="auto"/>
        <w:ind w:right="7507"/>
      </w:pPr>
      <w:r>
        <w:rPr>
          <w:noProof/>
        </w:rPr>
        <w:drawing>
          <wp:anchor distT="0" distB="0" distL="0" distR="0" simplePos="0" relativeHeight="251658274" behindDoc="1" locked="0" layoutInCell="1" allowOverlap="1" wp14:anchorId="5CC5A4A5" wp14:editId="254A2F93">
            <wp:simplePos x="0" y="0"/>
            <wp:positionH relativeFrom="page">
              <wp:posOffset>2962655</wp:posOffset>
            </wp:positionH>
            <wp:positionV relativeFrom="paragraph">
              <wp:posOffset>120599</wp:posOffset>
            </wp:positionV>
            <wp:extent cx="4123944" cy="3256787"/>
            <wp:effectExtent l="0" t="0" r="0" b="0"/>
            <wp:wrapNone/>
            <wp:docPr id="34" name="Image 34" descr="Young child sitting at a table playing with an activ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Young child sitting at a table playing with an activity."/>
                    <pic:cNvPicPr/>
                  </pic:nvPicPr>
                  <pic:blipFill>
                    <a:blip r:embed="rId34" cstate="print"/>
                    <a:stretch>
                      <a:fillRect/>
                    </a:stretch>
                  </pic:blipFill>
                  <pic:spPr>
                    <a:xfrm>
                      <a:off x="0" y="0"/>
                      <a:ext cx="4123944" cy="3256787"/>
                    </a:xfrm>
                    <a:prstGeom prst="rect">
                      <a:avLst/>
                    </a:prstGeom>
                  </pic:spPr>
                </pic:pic>
              </a:graphicData>
            </a:graphic>
          </wp:anchor>
        </w:drawing>
      </w:r>
      <w:r>
        <w:t>This guide provides information about Washington State subsidy claiming for payment and payment for licensed and certified child care centers</w:t>
      </w:r>
      <w:r>
        <w:rPr>
          <w:spacing w:val="-34"/>
        </w:rPr>
        <w:t xml:space="preserve"> </w:t>
      </w:r>
      <w:r>
        <w:rPr>
          <w:w w:val="80"/>
        </w:rPr>
        <w:t xml:space="preserve">. </w:t>
      </w:r>
      <w:r>
        <w:t>This</w:t>
      </w:r>
      <w:r>
        <w:rPr>
          <w:spacing w:val="-2"/>
        </w:rPr>
        <w:t xml:space="preserve"> </w:t>
      </w:r>
      <w:r>
        <w:t>guide</w:t>
      </w:r>
      <w:r>
        <w:rPr>
          <w:spacing w:val="-2"/>
        </w:rPr>
        <w:t xml:space="preserve"> </w:t>
      </w:r>
      <w:r>
        <w:t>is</w:t>
      </w:r>
      <w:r>
        <w:rPr>
          <w:spacing w:val="-2"/>
        </w:rPr>
        <w:t xml:space="preserve"> </w:t>
      </w:r>
      <w:r>
        <w:t>produced</w:t>
      </w:r>
      <w:r>
        <w:rPr>
          <w:spacing w:val="-2"/>
        </w:rPr>
        <w:t xml:space="preserve"> </w:t>
      </w:r>
      <w:r>
        <w:t>and maintained</w:t>
      </w:r>
      <w:r>
        <w:rPr>
          <w:spacing w:val="-13"/>
        </w:rPr>
        <w:t xml:space="preserve"> </w:t>
      </w:r>
      <w:r>
        <w:t>by</w:t>
      </w:r>
      <w:r>
        <w:rPr>
          <w:spacing w:val="-13"/>
        </w:rPr>
        <w:t xml:space="preserve"> </w:t>
      </w:r>
      <w:r>
        <w:t>the</w:t>
      </w:r>
      <w:r>
        <w:rPr>
          <w:spacing w:val="-13"/>
        </w:rPr>
        <w:t xml:space="preserve"> </w:t>
      </w:r>
      <w:r>
        <w:t>Washington</w:t>
      </w:r>
      <w:r>
        <w:rPr>
          <w:spacing w:val="-13"/>
        </w:rPr>
        <w:t xml:space="preserve"> </w:t>
      </w:r>
      <w:r>
        <w:t>State Department of Children, Youth &amp; Families</w:t>
      </w:r>
      <w:r>
        <w:rPr>
          <w:spacing w:val="-16"/>
        </w:rPr>
        <w:t xml:space="preserve"> </w:t>
      </w:r>
      <w:r>
        <w:t>(DCYF)</w:t>
      </w:r>
      <w:r>
        <w:rPr>
          <w:spacing w:val="-38"/>
        </w:rPr>
        <w:t xml:space="preserve"> </w:t>
      </w:r>
      <w:r>
        <w:rPr>
          <w:w w:val="80"/>
        </w:rPr>
        <w:t>.</w:t>
      </w:r>
      <w:r>
        <w:rPr>
          <w:spacing w:val="-3"/>
          <w:w w:val="80"/>
        </w:rPr>
        <w:t xml:space="preserve"> </w:t>
      </w:r>
      <w:r>
        <w:t>Call</w:t>
      </w:r>
      <w:r>
        <w:rPr>
          <w:spacing w:val="-15"/>
        </w:rPr>
        <w:t xml:space="preserve"> </w:t>
      </w:r>
      <w:r>
        <w:t>the</w:t>
      </w:r>
      <w:r>
        <w:rPr>
          <w:spacing w:val="-15"/>
        </w:rPr>
        <w:t xml:space="preserve"> </w:t>
      </w:r>
      <w:r>
        <w:t>Provider Line at 1-800-394-4571 if you need help in another language</w:t>
      </w:r>
      <w:r>
        <w:rPr>
          <w:spacing w:val="-23"/>
        </w:rPr>
        <w:t xml:space="preserve"> </w:t>
      </w:r>
      <w:r>
        <w:rPr>
          <w:w w:val="80"/>
        </w:rPr>
        <w:t xml:space="preserve">. </w:t>
      </w:r>
      <w:r>
        <w:t>An interpreter can be joined into</w:t>
      </w:r>
    </w:p>
    <w:p w14:paraId="15A552CB" w14:textId="77777777" w:rsidR="00D75A5E" w:rsidRDefault="00A64706">
      <w:pPr>
        <w:pStyle w:val="BodyText"/>
        <w:spacing w:line="248" w:lineRule="exact"/>
      </w:pPr>
      <w:r>
        <w:t>the</w:t>
      </w:r>
      <w:r>
        <w:rPr>
          <w:spacing w:val="-2"/>
        </w:rPr>
        <w:t xml:space="preserve"> </w:t>
      </w:r>
      <w:r>
        <w:t>call</w:t>
      </w:r>
      <w:r>
        <w:rPr>
          <w:spacing w:val="-34"/>
        </w:rPr>
        <w:t xml:space="preserve"> </w:t>
      </w:r>
      <w:r>
        <w:rPr>
          <w:spacing w:val="-10"/>
          <w:w w:val="75"/>
        </w:rPr>
        <w:t>.</w:t>
      </w:r>
    </w:p>
    <w:p w14:paraId="0265E7CD" w14:textId="77777777" w:rsidR="00D75A5E" w:rsidRDefault="00A64706">
      <w:pPr>
        <w:pStyle w:val="BodyText"/>
        <w:spacing w:before="205" w:line="264" w:lineRule="auto"/>
        <w:ind w:right="7433"/>
      </w:pPr>
      <w:r>
        <w:t>Licensed providers in Oregon and Idaho</w:t>
      </w:r>
      <w:r>
        <w:rPr>
          <w:spacing w:val="-13"/>
        </w:rPr>
        <w:t xml:space="preserve"> </w:t>
      </w:r>
      <w:r>
        <w:t>that</w:t>
      </w:r>
      <w:r>
        <w:rPr>
          <w:spacing w:val="-13"/>
        </w:rPr>
        <w:t xml:space="preserve"> </w:t>
      </w:r>
      <w:r>
        <w:t>meet</w:t>
      </w:r>
      <w:r>
        <w:rPr>
          <w:spacing w:val="-13"/>
        </w:rPr>
        <w:t xml:space="preserve"> </w:t>
      </w:r>
      <w:r>
        <w:t>their</w:t>
      </w:r>
      <w:r>
        <w:rPr>
          <w:spacing w:val="-13"/>
        </w:rPr>
        <w:t xml:space="preserve"> </w:t>
      </w:r>
      <w:r>
        <w:t>states’</w:t>
      </w:r>
      <w:r>
        <w:rPr>
          <w:spacing w:val="-13"/>
        </w:rPr>
        <w:t xml:space="preserve"> </w:t>
      </w:r>
      <w:r>
        <w:t>licensing rules may qualify for Washington State child care subsidy payments when</w:t>
      </w:r>
      <w:r>
        <w:rPr>
          <w:spacing w:val="-16"/>
        </w:rPr>
        <w:t xml:space="preserve"> </w:t>
      </w:r>
      <w:r>
        <w:t>caring</w:t>
      </w:r>
      <w:r>
        <w:rPr>
          <w:spacing w:val="-15"/>
        </w:rPr>
        <w:t xml:space="preserve"> </w:t>
      </w:r>
      <w:r>
        <w:t>for</w:t>
      </w:r>
      <w:r>
        <w:rPr>
          <w:spacing w:val="-15"/>
        </w:rPr>
        <w:t xml:space="preserve"> </w:t>
      </w:r>
      <w:r>
        <w:t>eligible</w:t>
      </w:r>
      <w:r>
        <w:rPr>
          <w:spacing w:val="-16"/>
        </w:rPr>
        <w:t xml:space="preserve"> </w:t>
      </w:r>
      <w:r>
        <w:t>children</w:t>
      </w:r>
      <w:r>
        <w:rPr>
          <w:spacing w:val="-15"/>
        </w:rPr>
        <w:t xml:space="preserve"> </w:t>
      </w:r>
      <w:r>
        <w:t>living in Washington</w:t>
      </w:r>
      <w:r>
        <w:rPr>
          <w:spacing w:val="-28"/>
        </w:rPr>
        <w:t xml:space="preserve"> </w:t>
      </w:r>
      <w:r>
        <w:rPr>
          <w:w w:val="80"/>
        </w:rPr>
        <w:t>.</w:t>
      </w:r>
    </w:p>
    <w:p w14:paraId="1A7A63D7" w14:textId="77777777" w:rsidR="00D75A5E" w:rsidRDefault="00D75A5E">
      <w:pPr>
        <w:pStyle w:val="BodyText"/>
        <w:spacing w:before="71"/>
        <w:ind w:left="0"/>
      </w:pPr>
    </w:p>
    <w:p w14:paraId="6454E3B5" w14:textId="77777777" w:rsidR="00D75A5E" w:rsidRDefault="00A64706">
      <w:pPr>
        <w:pStyle w:val="Heading1"/>
        <w:tabs>
          <w:tab w:val="left" w:pos="10439"/>
        </w:tabs>
        <w:spacing w:before="0"/>
      </w:pPr>
      <w:r>
        <w:rPr>
          <w:noProof/>
        </w:rPr>
        <mc:AlternateContent>
          <mc:Choice Requires="wps">
            <w:drawing>
              <wp:anchor distT="0" distB="0" distL="0" distR="0" simplePos="0" relativeHeight="251658246" behindDoc="0" locked="0" layoutInCell="1" allowOverlap="1" wp14:anchorId="2A0FE7E1" wp14:editId="3F3F7589">
                <wp:simplePos x="0" y="0"/>
                <wp:positionH relativeFrom="page">
                  <wp:posOffset>625352</wp:posOffset>
                </wp:positionH>
                <wp:positionV relativeFrom="paragraph">
                  <wp:posOffset>-7847</wp:posOffset>
                </wp:positionV>
                <wp:extent cx="6555105" cy="103505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5F12E3FC"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2A0FE7E1" id="Textbox 35" o:spid="_x0000_s1029" type="#_x0000_t202" style="position:absolute;left:0;text-align:left;margin-left:49.25pt;margin-top:-.6pt;width:516.15pt;height:81.5pt;rotation:-45;z-index:25165824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" filled="f" stroked="f">
                <v:textbox inset="0,0,0,0">
                  <w:txbxContent>
                    <w:p w14:paraId="5F12E3FC"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bookmarkStart w:id="2" w:name="_TOC_250023"/>
      <w:r>
        <w:rPr>
          <w:color w:val="000000"/>
          <w:spacing w:val="47"/>
          <w:shd w:val="clear" w:color="auto" w:fill="D8E9EF"/>
        </w:rPr>
        <w:t xml:space="preserve"> </w:t>
      </w:r>
      <w:r>
        <w:rPr>
          <w:color w:val="000000"/>
          <w:spacing w:val="-14"/>
          <w:shd w:val="clear" w:color="auto" w:fill="D8E9EF"/>
        </w:rPr>
        <w:t>Child</w:t>
      </w:r>
      <w:r>
        <w:rPr>
          <w:color w:val="000000"/>
          <w:spacing w:val="-17"/>
          <w:shd w:val="clear" w:color="auto" w:fill="D8E9EF"/>
        </w:rPr>
        <w:t xml:space="preserve"> </w:t>
      </w:r>
      <w:r>
        <w:rPr>
          <w:color w:val="000000"/>
          <w:spacing w:val="-14"/>
          <w:shd w:val="clear" w:color="auto" w:fill="D8E9EF"/>
        </w:rPr>
        <w:t>Care</w:t>
      </w:r>
      <w:r>
        <w:rPr>
          <w:color w:val="000000"/>
          <w:spacing w:val="-17"/>
          <w:shd w:val="clear" w:color="auto" w:fill="D8E9EF"/>
        </w:rPr>
        <w:t xml:space="preserve"> </w:t>
      </w:r>
      <w:r>
        <w:rPr>
          <w:color w:val="000000"/>
          <w:spacing w:val="-14"/>
          <w:shd w:val="clear" w:color="auto" w:fill="D8E9EF"/>
        </w:rPr>
        <w:t>Subsidy</w:t>
      </w:r>
      <w:r>
        <w:rPr>
          <w:color w:val="000000"/>
          <w:spacing w:val="-17"/>
          <w:shd w:val="clear" w:color="auto" w:fill="D8E9EF"/>
        </w:rPr>
        <w:t xml:space="preserve"> </w:t>
      </w:r>
      <w:r>
        <w:rPr>
          <w:color w:val="000000"/>
          <w:spacing w:val="-14"/>
          <w:shd w:val="clear" w:color="auto" w:fill="D8E9EF"/>
        </w:rPr>
        <w:t>Programs</w:t>
      </w:r>
      <w:r>
        <w:rPr>
          <w:color w:val="000000"/>
          <w:spacing w:val="-17"/>
          <w:shd w:val="clear" w:color="auto" w:fill="D8E9EF"/>
        </w:rPr>
        <w:t xml:space="preserve"> </w:t>
      </w:r>
      <w:r>
        <w:rPr>
          <w:color w:val="000000"/>
          <w:spacing w:val="-14"/>
          <w:shd w:val="clear" w:color="auto" w:fill="D8E9EF"/>
        </w:rPr>
        <w:t>(CCSP)</w:t>
      </w:r>
      <w:bookmarkEnd w:id="2"/>
      <w:r>
        <w:rPr>
          <w:color w:val="000000"/>
          <w:shd w:val="clear" w:color="auto" w:fill="D8E9EF"/>
        </w:rPr>
        <w:tab/>
      </w:r>
    </w:p>
    <w:p w14:paraId="27B074DE" w14:textId="77777777" w:rsidR="00D75A5E" w:rsidRDefault="00D75A5E">
      <w:pPr>
        <w:pStyle w:val="BodyText"/>
        <w:spacing w:before="5"/>
        <w:ind w:left="0"/>
        <w:rPr>
          <w:sz w:val="13"/>
        </w:rPr>
      </w:pPr>
    </w:p>
    <w:p w14:paraId="37802185" w14:textId="77777777" w:rsidR="00D75A5E" w:rsidRDefault="00D75A5E">
      <w:pPr>
        <w:pStyle w:val="BodyText"/>
        <w:rPr>
          <w:sz w:val="13"/>
        </w:rPr>
        <w:sectPr w:rsidR="00D75A5E">
          <w:pgSz w:w="12240" w:h="15840"/>
          <w:pgMar w:top="940" w:right="360" w:bottom="760" w:left="720" w:header="0" w:footer="566" w:gutter="0"/>
          <w:cols w:space="720"/>
        </w:sectPr>
      </w:pPr>
    </w:p>
    <w:p w14:paraId="4992BFFC" w14:textId="77777777" w:rsidR="00D75A5E" w:rsidRDefault="00A64706">
      <w:pPr>
        <w:pStyle w:val="Heading2"/>
        <w:spacing w:before="101" w:line="252" w:lineRule="auto"/>
        <w:ind w:right="1049"/>
      </w:pPr>
      <w:bookmarkStart w:id="3" w:name="_TOC_250022"/>
      <w:r>
        <w:rPr>
          <w:color w:val="00687F"/>
          <w:spacing w:val="-2"/>
          <w:w w:val="85"/>
        </w:rPr>
        <w:t>Working</w:t>
      </w:r>
      <w:r>
        <w:rPr>
          <w:color w:val="00687F"/>
          <w:spacing w:val="-9"/>
          <w:w w:val="85"/>
        </w:rPr>
        <w:t xml:space="preserve"> </w:t>
      </w:r>
      <w:r>
        <w:rPr>
          <w:color w:val="00687F"/>
          <w:spacing w:val="-2"/>
          <w:w w:val="85"/>
        </w:rPr>
        <w:t>Connections</w:t>
      </w:r>
      <w:r>
        <w:rPr>
          <w:color w:val="00687F"/>
          <w:spacing w:val="-8"/>
          <w:w w:val="85"/>
        </w:rPr>
        <w:t xml:space="preserve"> </w:t>
      </w:r>
      <w:r>
        <w:rPr>
          <w:color w:val="00687F"/>
          <w:spacing w:val="-2"/>
          <w:w w:val="85"/>
        </w:rPr>
        <w:t>Child</w:t>
      </w:r>
      <w:r>
        <w:rPr>
          <w:color w:val="00687F"/>
          <w:spacing w:val="-8"/>
          <w:w w:val="85"/>
        </w:rPr>
        <w:t xml:space="preserve"> </w:t>
      </w:r>
      <w:r>
        <w:rPr>
          <w:color w:val="00687F"/>
          <w:spacing w:val="-2"/>
          <w:w w:val="85"/>
        </w:rPr>
        <w:t xml:space="preserve">Care </w:t>
      </w:r>
      <w:r>
        <w:rPr>
          <w:color w:val="00687F"/>
          <w:w w:val="85"/>
        </w:rPr>
        <w:t>(WCCC)</w:t>
      </w:r>
      <w:r>
        <w:rPr>
          <w:color w:val="00687F"/>
          <w:spacing w:val="-9"/>
          <w:w w:val="85"/>
        </w:rPr>
        <w:t xml:space="preserve"> </w:t>
      </w:r>
      <w:bookmarkEnd w:id="3"/>
      <w:r>
        <w:rPr>
          <w:color w:val="00687F"/>
          <w:w w:val="85"/>
        </w:rPr>
        <w:t>Program</w:t>
      </w:r>
    </w:p>
    <w:p w14:paraId="1DDC0A21" w14:textId="77777777" w:rsidR="00D75A5E" w:rsidRDefault="00A64706">
      <w:pPr>
        <w:pStyle w:val="BodyText"/>
        <w:spacing w:before="94" w:line="264" w:lineRule="auto"/>
        <w:ind w:right="37"/>
      </w:pPr>
      <w:r>
        <w:t>WCCC</w:t>
      </w:r>
      <w:r>
        <w:rPr>
          <w:spacing w:val="-2"/>
        </w:rPr>
        <w:t xml:space="preserve"> </w:t>
      </w:r>
      <w:r>
        <w:t>helps</w:t>
      </w:r>
      <w:r>
        <w:rPr>
          <w:spacing w:val="-2"/>
        </w:rPr>
        <w:t xml:space="preserve"> </w:t>
      </w:r>
      <w:r>
        <w:t>eligible</w:t>
      </w:r>
      <w:r>
        <w:rPr>
          <w:spacing w:val="-2"/>
        </w:rPr>
        <w:t xml:space="preserve"> </w:t>
      </w:r>
      <w:r>
        <w:t>families</w:t>
      </w:r>
      <w:r>
        <w:rPr>
          <w:spacing w:val="-2"/>
        </w:rPr>
        <w:t xml:space="preserve"> </w:t>
      </w:r>
      <w:r>
        <w:t>pay</w:t>
      </w:r>
      <w:r>
        <w:rPr>
          <w:spacing w:val="-2"/>
        </w:rPr>
        <w:t xml:space="preserve"> </w:t>
      </w:r>
      <w:r>
        <w:t>for</w:t>
      </w:r>
      <w:r>
        <w:rPr>
          <w:spacing w:val="-2"/>
        </w:rPr>
        <w:t xml:space="preserve"> </w:t>
      </w:r>
      <w:r>
        <w:t>child</w:t>
      </w:r>
      <w:r>
        <w:rPr>
          <w:spacing w:val="-2"/>
        </w:rPr>
        <w:t xml:space="preserve"> </w:t>
      </w:r>
      <w:r>
        <w:t>care</w:t>
      </w:r>
      <w:r>
        <w:rPr>
          <w:spacing w:val="-2"/>
        </w:rPr>
        <w:t xml:space="preserve"> </w:t>
      </w:r>
      <w:r>
        <w:t xml:space="preserve">so the parent(s) can participate in activities such as </w:t>
      </w:r>
      <w:r>
        <w:rPr>
          <w:spacing w:val="-2"/>
        </w:rPr>
        <w:t>work,</w:t>
      </w:r>
      <w:r>
        <w:rPr>
          <w:spacing w:val="-9"/>
        </w:rPr>
        <w:t xml:space="preserve"> </w:t>
      </w:r>
      <w:r>
        <w:rPr>
          <w:spacing w:val="-2"/>
        </w:rPr>
        <w:t>training,</w:t>
      </w:r>
      <w:r>
        <w:rPr>
          <w:spacing w:val="-9"/>
        </w:rPr>
        <w:t xml:space="preserve"> </w:t>
      </w:r>
      <w:r>
        <w:rPr>
          <w:spacing w:val="-2"/>
        </w:rPr>
        <w:t>educational</w:t>
      </w:r>
      <w:r>
        <w:rPr>
          <w:spacing w:val="-9"/>
        </w:rPr>
        <w:t xml:space="preserve"> </w:t>
      </w:r>
      <w:r>
        <w:rPr>
          <w:spacing w:val="-2"/>
        </w:rPr>
        <w:t>programs,</w:t>
      </w:r>
      <w:r>
        <w:rPr>
          <w:spacing w:val="-9"/>
        </w:rPr>
        <w:t xml:space="preserve"> </w:t>
      </w:r>
      <w:r>
        <w:rPr>
          <w:spacing w:val="-2"/>
        </w:rPr>
        <w:t>and</w:t>
      </w:r>
      <w:r>
        <w:rPr>
          <w:spacing w:val="-9"/>
        </w:rPr>
        <w:t xml:space="preserve"> </w:t>
      </w:r>
      <w:r>
        <w:rPr>
          <w:spacing w:val="-2"/>
        </w:rPr>
        <w:t xml:space="preserve">Temporary </w:t>
      </w:r>
      <w:r>
        <w:rPr>
          <w:w w:val="95"/>
        </w:rPr>
        <w:t>Assistance for Needy Families (TANF) client activities</w:t>
      </w:r>
      <w:r>
        <w:rPr>
          <w:spacing w:val="-31"/>
          <w:w w:val="95"/>
        </w:rPr>
        <w:t xml:space="preserve"> </w:t>
      </w:r>
      <w:r>
        <w:rPr>
          <w:w w:val="80"/>
        </w:rPr>
        <w:t xml:space="preserve">. </w:t>
      </w:r>
      <w:r>
        <w:t>Licensed</w:t>
      </w:r>
      <w:r>
        <w:rPr>
          <w:spacing w:val="-12"/>
        </w:rPr>
        <w:t xml:space="preserve"> </w:t>
      </w:r>
      <w:r>
        <w:t>or</w:t>
      </w:r>
      <w:r>
        <w:rPr>
          <w:spacing w:val="-12"/>
        </w:rPr>
        <w:t xml:space="preserve"> </w:t>
      </w:r>
      <w:r>
        <w:t>certified</w:t>
      </w:r>
      <w:r>
        <w:rPr>
          <w:spacing w:val="-12"/>
        </w:rPr>
        <w:t xml:space="preserve"> </w:t>
      </w:r>
      <w:r>
        <w:t>child</w:t>
      </w:r>
      <w:r>
        <w:rPr>
          <w:spacing w:val="-12"/>
        </w:rPr>
        <w:t xml:space="preserve"> </w:t>
      </w:r>
      <w:r>
        <w:t>care</w:t>
      </w:r>
      <w:r>
        <w:rPr>
          <w:spacing w:val="-12"/>
        </w:rPr>
        <w:t xml:space="preserve"> </w:t>
      </w:r>
      <w:r>
        <w:t>providers</w:t>
      </w:r>
      <w:r>
        <w:rPr>
          <w:spacing w:val="-12"/>
        </w:rPr>
        <w:t xml:space="preserve"> </w:t>
      </w:r>
      <w:r>
        <w:t>and</w:t>
      </w:r>
      <w:r>
        <w:rPr>
          <w:spacing w:val="-12"/>
        </w:rPr>
        <w:t xml:space="preserve"> </w:t>
      </w:r>
      <w:r>
        <w:t>Family, Friend,</w:t>
      </w:r>
      <w:r>
        <w:rPr>
          <w:spacing w:val="-16"/>
        </w:rPr>
        <w:t xml:space="preserve"> </w:t>
      </w:r>
      <w:r>
        <w:t>and</w:t>
      </w:r>
      <w:r>
        <w:rPr>
          <w:spacing w:val="-15"/>
        </w:rPr>
        <w:t xml:space="preserve"> </w:t>
      </w:r>
      <w:r>
        <w:t>Neighbor</w:t>
      </w:r>
      <w:r>
        <w:rPr>
          <w:spacing w:val="-15"/>
        </w:rPr>
        <w:t xml:space="preserve"> </w:t>
      </w:r>
      <w:r>
        <w:t>providers</w:t>
      </w:r>
      <w:r>
        <w:rPr>
          <w:spacing w:val="-16"/>
        </w:rPr>
        <w:t xml:space="preserve"> </w:t>
      </w:r>
      <w:r>
        <w:t>(FFN)</w:t>
      </w:r>
      <w:r>
        <w:rPr>
          <w:spacing w:val="-15"/>
        </w:rPr>
        <w:t xml:space="preserve"> </w:t>
      </w:r>
      <w:r>
        <w:t>may</w:t>
      </w:r>
      <w:r>
        <w:rPr>
          <w:spacing w:val="-15"/>
        </w:rPr>
        <w:t xml:space="preserve"> </w:t>
      </w:r>
      <w:r>
        <w:t>be</w:t>
      </w:r>
      <w:r>
        <w:rPr>
          <w:spacing w:val="-15"/>
        </w:rPr>
        <w:t xml:space="preserve"> </w:t>
      </w:r>
      <w:r>
        <w:t>eligible to</w:t>
      </w:r>
      <w:r>
        <w:rPr>
          <w:spacing w:val="-5"/>
        </w:rPr>
        <w:t xml:space="preserve"> </w:t>
      </w:r>
      <w:r>
        <w:t>provide</w:t>
      </w:r>
      <w:r>
        <w:rPr>
          <w:spacing w:val="-5"/>
        </w:rPr>
        <w:t xml:space="preserve"> </w:t>
      </w:r>
      <w:r>
        <w:t>child</w:t>
      </w:r>
      <w:r>
        <w:rPr>
          <w:spacing w:val="-5"/>
        </w:rPr>
        <w:t xml:space="preserve"> </w:t>
      </w:r>
      <w:r>
        <w:t>care</w:t>
      </w:r>
      <w:r>
        <w:rPr>
          <w:spacing w:val="-5"/>
        </w:rPr>
        <w:t xml:space="preserve"> </w:t>
      </w:r>
      <w:r>
        <w:t>paid</w:t>
      </w:r>
      <w:r>
        <w:rPr>
          <w:spacing w:val="-5"/>
        </w:rPr>
        <w:t xml:space="preserve"> </w:t>
      </w:r>
      <w:r>
        <w:t>by</w:t>
      </w:r>
      <w:r>
        <w:rPr>
          <w:spacing w:val="-5"/>
        </w:rPr>
        <w:t xml:space="preserve"> </w:t>
      </w:r>
      <w:r>
        <w:t>WCCC</w:t>
      </w:r>
      <w:r>
        <w:rPr>
          <w:spacing w:val="-36"/>
        </w:rPr>
        <w:t xml:space="preserve"> </w:t>
      </w:r>
      <w:r>
        <w:rPr>
          <w:w w:val="80"/>
        </w:rPr>
        <w:t>.</w:t>
      </w:r>
    </w:p>
    <w:p w14:paraId="1D7D56D4" w14:textId="77777777" w:rsidR="00D75A5E" w:rsidRDefault="00D75A5E">
      <w:pPr>
        <w:pStyle w:val="BodyText"/>
        <w:spacing w:before="4"/>
        <w:ind w:left="0"/>
      </w:pPr>
    </w:p>
    <w:p w14:paraId="6C78B763" w14:textId="77777777" w:rsidR="00D75A5E" w:rsidRDefault="00A64706" w:rsidP="16097EDF">
      <w:pPr>
        <w:pStyle w:val="Heading2"/>
        <w:spacing w:before="1"/>
        <w:rPr>
          <w:del w:id="4" w:author="Ramynke, Jason (DCYF)" w:date="2026-07-07T17:17:00Z" w16du:dateUtc="2026-07-07T17:17:16Z"/>
          <w:color w:val="00687F"/>
        </w:rPr>
      </w:pPr>
      <w:bookmarkStart w:id="5" w:name="_TOC_250021"/>
      <w:del w:id="6" w:author="Ramynke, Jason (DCYF)" w:date="2026-07-07T17:17:00Z" w16du:dateUtc="2026-07-07T17:17:16Z">
        <w:r w:rsidRPr="16097EDF" w:rsidDel="00A64706">
          <w:rPr>
            <w:color w:val="00687F"/>
          </w:rPr>
          <w:delText xml:space="preserve">Seasonal Child Care (SCC) </w:delText>
        </w:r>
        <w:bookmarkEnd w:id="5"/>
        <w:r w:rsidRPr="16097EDF" w:rsidDel="00A64706">
          <w:rPr>
            <w:color w:val="00687F"/>
          </w:rPr>
          <w:delText>Program</w:delText>
        </w:r>
      </w:del>
    </w:p>
    <w:p w14:paraId="6E204FE4" w14:textId="77777777" w:rsidR="00D75A5E" w:rsidRDefault="00A64706">
      <w:pPr>
        <w:pStyle w:val="BodyText"/>
        <w:spacing w:before="111" w:line="264" w:lineRule="auto"/>
        <w:ind w:right="37"/>
        <w:rPr>
          <w:del w:id="7" w:author="Ramynke, Jason (DCYF)" w:date="2026-07-07T17:17:00Z" w16du:dateUtc="2026-07-07T17:17:16Z"/>
        </w:rPr>
      </w:pPr>
      <w:del w:id="8" w:author="Ramynke, Jason (DCYF)" w:date="2026-07-07T17:17:00Z" w16du:dateUtc="2026-07-07T17:17:16Z">
        <w:r w:rsidDel="00A64706">
          <w:delText>The SCC program serves eligible families seasonally employed in agricultural occupations . Seasonal workers may also be eligible for WCCC benefits .</w:delText>
        </w:r>
      </w:del>
    </w:p>
    <w:p w14:paraId="68A5D2A4" w14:textId="77777777" w:rsidR="00D75A5E" w:rsidRDefault="00A64706">
      <w:pPr>
        <w:pStyle w:val="BodyText"/>
        <w:spacing w:line="264" w:lineRule="auto"/>
        <w:ind w:right="65"/>
        <w:rPr>
          <w:del w:id="9" w:author="Ramynke, Jason (DCYF)" w:date="2026-07-07T17:17:00Z" w16du:dateUtc="2026-07-07T17:17:16Z"/>
        </w:rPr>
      </w:pPr>
      <w:del w:id="10" w:author="Ramynke, Jason (DCYF)" w:date="2026-07-07T17:17:00Z" w16du:dateUtc="2026-07-07T17:17:16Z">
        <w:r w:rsidDel="00A64706">
          <w:delText>Families may apply for the program that will best suit their child care needs . Only licensed or certified providers are eligible to provide child care paid by the SCC program .</w:delText>
        </w:r>
      </w:del>
    </w:p>
    <w:p w14:paraId="3C8EBE50" w14:textId="77777777" w:rsidR="00D75A5E" w:rsidRDefault="00A64706">
      <w:pPr>
        <w:pStyle w:val="BodyText"/>
        <w:spacing w:before="175" w:line="264" w:lineRule="auto"/>
        <w:ind w:right="245"/>
        <w:rPr>
          <w:del w:id="11" w:author="Ramynke, Jason (DCYF)" w:date="2026-07-07T17:17:00Z" w16du:dateUtc="2026-07-07T17:17:13Z"/>
        </w:rPr>
      </w:pPr>
      <w:del w:id="12" w:author="Ramynke, Jason (DCYF)" w:date="2026-07-07T17:17:00Z" w16du:dateUtc="2026-07-07T17:17:13Z">
        <w:r w:rsidDel="00A64706">
          <w:delText>SCC provides services to eligible families who live in the following counties: Adams, Benton, Chelan, Douglas, Franklin, Grant, Kittitas, Okanogan</w:delText>
        </w:r>
        <w:commentRangeStart w:id="13"/>
        <w:r w:rsidDel="00A64706">
          <w:delText>,</w:delText>
        </w:r>
      </w:del>
      <w:commentRangeEnd w:id="13"/>
      <w:r>
        <w:rPr>
          <w:rStyle w:val="CommentReference"/>
          <w:sz w:val="22"/>
          <w:szCs w:val="22"/>
        </w:rPr>
        <w:commentReference w:id="13"/>
      </w:r>
      <w:del w:id="14" w:author="Ramynke, Jason (DCYF)" w:date="2026-07-07T17:17:00Z" w16du:dateUtc="2026-07-07T17:17:13Z">
        <w:r w:rsidDel="00A64706">
          <w:delText xml:space="preserve"> Skagit, Walla Walla, Whatcom, and Yakima .</w:delText>
        </w:r>
      </w:del>
    </w:p>
    <w:p w14:paraId="4B27C9A5" w14:textId="77777777" w:rsidR="00D75A5E" w:rsidRDefault="00A64706">
      <w:pPr>
        <w:pStyle w:val="Heading2"/>
        <w:spacing w:before="101"/>
      </w:pPr>
      <w:bookmarkStart w:id="15" w:name="_TOC_250020"/>
      <w:r>
        <w:rPr>
          <w:b w:val="0"/>
        </w:rPr>
        <w:br w:type="column"/>
      </w:r>
      <w:r>
        <w:rPr>
          <w:color w:val="00687F"/>
          <w:spacing w:val="-4"/>
          <w:w w:val="85"/>
        </w:rPr>
        <w:t>Child</w:t>
      </w:r>
      <w:r>
        <w:rPr>
          <w:color w:val="00687F"/>
          <w:spacing w:val="-9"/>
          <w:w w:val="85"/>
        </w:rPr>
        <w:t xml:space="preserve"> </w:t>
      </w:r>
      <w:r>
        <w:rPr>
          <w:color w:val="00687F"/>
          <w:spacing w:val="-4"/>
          <w:w w:val="85"/>
        </w:rPr>
        <w:t>Welfare</w:t>
      </w:r>
      <w:r>
        <w:rPr>
          <w:color w:val="00687F"/>
          <w:spacing w:val="-8"/>
          <w:w w:val="85"/>
        </w:rPr>
        <w:t xml:space="preserve"> </w:t>
      </w:r>
      <w:r>
        <w:rPr>
          <w:color w:val="00687F"/>
          <w:spacing w:val="-4"/>
          <w:w w:val="85"/>
        </w:rPr>
        <w:t>Programs</w:t>
      </w:r>
      <w:r>
        <w:rPr>
          <w:color w:val="00687F"/>
          <w:spacing w:val="-8"/>
          <w:w w:val="85"/>
        </w:rPr>
        <w:t xml:space="preserve"> </w:t>
      </w:r>
      <w:r>
        <w:rPr>
          <w:color w:val="00687F"/>
          <w:spacing w:val="-4"/>
          <w:w w:val="85"/>
        </w:rPr>
        <w:t>Child</w:t>
      </w:r>
      <w:r>
        <w:rPr>
          <w:color w:val="00687F"/>
          <w:spacing w:val="-9"/>
          <w:w w:val="85"/>
        </w:rPr>
        <w:t xml:space="preserve"> </w:t>
      </w:r>
      <w:bookmarkEnd w:id="15"/>
      <w:r>
        <w:rPr>
          <w:color w:val="00687F"/>
          <w:spacing w:val="-4"/>
          <w:w w:val="85"/>
        </w:rPr>
        <w:t>Care</w:t>
      </w:r>
    </w:p>
    <w:p w14:paraId="506F9CD3" w14:textId="77777777" w:rsidR="00D75A5E" w:rsidRDefault="00A64706">
      <w:pPr>
        <w:pStyle w:val="BodyText"/>
        <w:spacing w:before="111" w:line="264" w:lineRule="auto"/>
        <w:ind w:right="719"/>
      </w:pPr>
      <w:r>
        <w:rPr>
          <w:noProof/>
        </w:rPr>
        <mc:AlternateContent>
          <mc:Choice Requires="wps">
            <w:drawing>
              <wp:anchor distT="0" distB="0" distL="0" distR="0" simplePos="0" relativeHeight="251658245" behindDoc="0" locked="0" layoutInCell="1" allowOverlap="1" wp14:anchorId="008CD799" wp14:editId="3637BF5B">
                <wp:simplePos x="0" y="0"/>
                <wp:positionH relativeFrom="page">
                  <wp:posOffset>3886200</wp:posOffset>
                </wp:positionH>
                <wp:positionV relativeFrom="paragraph">
                  <wp:posOffset>-167842</wp:posOffset>
                </wp:positionV>
                <wp:extent cx="1270" cy="420560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05605"/>
                        </a:xfrm>
                        <a:custGeom>
                          <a:avLst/>
                          <a:gdLst/>
                          <a:ahLst/>
                          <a:cxnLst/>
                          <a:rect l="l" t="t" r="r" b="b"/>
                          <a:pathLst>
                            <a:path h="4205605">
                              <a:moveTo>
                                <a:pt x="0" y="0"/>
                              </a:moveTo>
                              <a:lnTo>
                                <a:pt x="0" y="4205541"/>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73BBF969">
              <v:shape id="Graphic 36" style="position:absolute;margin-left:306pt;margin-top:-13.2pt;width:.1pt;height:331.15pt;z-index:15732224;visibility:visible;mso-wrap-style:square;mso-wrap-distance-left:0;mso-wrap-distance-top:0;mso-wrap-distance-right:0;mso-wrap-distance-bottom:0;mso-position-horizontal:absolute;mso-position-horizontal-relative:page;mso-position-vertical:absolute;mso-position-vertical-relative:text;v-text-anchor:top" coordsize="1270,4205605" o:spid="_x0000_s1026" filled="f" strokeweight=".5pt" path="m,l,420554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" w14:anchorId="7A70E4F2">
                <v:path arrowok="t"/>
                <w10:wrap anchorx="page"/>
              </v:shape>
            </w:pict>
          </mc:Fallback>
        </mc:AlternateContent>
      </w:r>
      <w:r>
        <w:t>Individuals receiving services through Employed Foster</w:t>
      </w:r>
      <w:r>
        <w:rPr>
          <w:spacing w:val="-11"/>
        </w:rPr>
        <w:t xml:space="preserve"> </w:t>
      </w:r>
      <w:r>
        <w:t>Parent,</w:t>
      </w:r>
      <w:r>
        <w:rPr>
          <w:spacing w:val="-11"/>
        </w:rPr>
        <w:t xml:space="preserve"> </w:t>
      </w:r>
      <w:r>
        <w:t>Child</w:t>
      </w:r>
      <w:r>
        <w:rPr>
          <w:spacing w:val="-11"/>
        </w:rPr>
        <w:t xml:space="preserve"> </w:t>
      </w:r>
      <w:r>
        <w:t>Protective,</w:t>
      </w:r>
      <w:r>
        <w:rPr>
          <w:spacing w:val="-11"/>
        </w:rPr>
        <w:t xml:space="preserve"> </w:t>
      </w:r>
      <w:r>
        <w:t>and</w:t>
      </w:r>
      <w:r>
        <w:rPr>
          <w:spacing w:val="-11"/>
        </w:rPr>
        <w:t xml:space="preserve"> </w:t>
      </w:r>
      <w:r>
        <w:t>Child</w:t>
      </w:r>
      <w:r>
        <w:rPr>
          <w:spacing w:val="-11"/>
        </w:rPr>
        <w:t xml:space="preserve"> </w:t>
      </w:r>
      <w:r>
        <w:t>Welfare programs may be eligible for help to pay for child care</w:t>
      </w:r>
      <w:r>
        <w:rPr>
          <w:spacing w:val="-3"/>
        </w:rPr>
        <w:t xml:space="preserve"> </w:t>
      </w:r>
      <w:r>
        <w:t>services</w:t>
      </w:r>
      <w:r>
        <w:rPr>
          <w:spacing w:val="-35"/>
        </w:rPr>
        <w:t xml:space="preserve"> </w:t>
      </w:r>
      <w:r>
        <w:rPr>
          <w:w w:val="80"/>
        </w:rPr>
        <w:t xml:space="preserve">. </w:t>
      </w:r>
      <w:r>
        <w:t>The</w:t>
      </w:r>
      <w:r>
        <w:rPr>
          <w:spacing w:val="-3"/>
        </w:rPr>
        <w:t xml:space="preserve"> </w:t>
      </w:r>
      <w:r>
        <w:t>assigned</w:t>
      </w:r>
      <w:r>
        <w:rPr>
          <w:spacing w:val="-3"/>
        </w:rPr>
        <w:t xml:space="preserve"> </w:t>
      </w:r>
      <w:r>
        <w:t>Child</w:t>
      </w:r>
      <w:r>
        <w:rPr>
          <w:spacing w:val="-3"/>
        </w:rPr>
        <w:t xml:space="preserve"> </w:t>
      </w:r>
      <w:r>
        <w:t>Welfare</w:t>
      </w:r>
      <w:r>
        <w:rPr>
          <w:spacing w:val="-3"/>
        </w:rPr>
        <w:t xml:space="preserve"> </w:t>
      </w:r>
      <w:r>
        <w:t xml:space="preserve">social </w:t>
      </w:r>
      <w:r>
        <w:rPr>
          <w:spacing w:val="-2"/>
        </w:rPr>
        <w:t>worker</w:t>
      </w:r>
      <w:r>
        <w:rPr>
          <w:spacing w:val="-7"/>
        </w:rPr>
        <w:t xml:space="preserve"> </w:t>
      </w:r>
      <w:r>
        <w:rPr>
          <w:spacing w:val="-2"/>
        </w:rPr>
        <w:t>completes</w:t>
      </w:r>
      <w:r>
        <w:rPr>
          <w:spacing w:val="-7"/>
        </w:rPr>
        <w:t xml:space="preserve"> </w:t>
      </w:r>
      <w:r>
        <w:rPr>
          <w:spacing w:val="-2"/>
        </w:rPr>
        <w:t>eligibility,</w:t>
      </w:r>
      <w:r>
        <w:rPr>
          <w:spacing w:val="-7"/>
        </w:rPr>
        <w:t xml:space="preserve"> </w:t>
      </w:r>
      <w:r>
        <w:rPr>
          <w:spacing w:val="-2"/>
        </w:rPr>
        <w:t>provider</w:t>
      </w:r>
      <w:r>
        <w:rPr>
          <w:spacing w:val="-7"/>
        </w:rPr>
        <w:t xml:space="preserve"> </w:t>
      </w:r>
      <w:r>
        <w:rPr>
          <w:spacing w:val="-2"/>
        </w:rPr>
        <w:t>approval,</w:t>
      </w:r>
      <w:r>
        <w:rPr>
          <w:spacing w:val="-7"/>
        </w:rPr>
        <w:t xml:space="preserve"> </w:t>
      </w:r>
      <w:r>
        <w:rPr>
          <w:spacing w:val="-2"/>
        </w:rPr>
        <w:t xml:space="preserve">and </w:t>
      </w:r>
      <w:r>
        <w:t>payment authorization</w:t>
      </w:r>
      <w:r>
        <w:rPr>
          <w:spacing w:val="-28"/>
        </w:rPr>
        <w:t xml:space="preserve"> </w:t>
      </w:r>
      <w:r>
        <w:rPr>
          <w:w w:val="80"/>
        </w:rPr>
        <w:t>.</w:t>
      </w:r>
    </w:p>
    <w:p w14:paraId="64E03B58" w14:textId="77777777" w:rsidR="00D75A5E" w:rsidRDefault="00D75A5E">
      <w:pPr>
        <w:pStyle w:val="BodyText"/>
        <w:spacing w:line="264" w:lineRule="auto"/>
        <w:sectPr w:rsidR="00D75A5E">
          <w:type w:val="continuous"/>
          <w:pgSz w:w="12240" w:h="15840"/>
          <w:pgMar w:top="1100" w:right="360" w:bottom="280" w:left="720" w:header="0" w:footer="566" w:gutter="0"/>
          <w:cols w:num="2" w:space="720" w:equalWidth="0">
            <w:col w:w="5072" w:space="328"/>
            <w:col w:w="5760"/>
          </w:cols>
        </w:sectPr>
      </w:pPr>
    </w:p>
    <w:p w14:paraId="09518001" w14:textId="77777777" w:rsidR="00D75A5E" w:rsidRDefault="00A64706">
      <w:pPr>
        <w:ind w:left="360"/>
        <w:rPr>
          <w:sz w:val="20"/>
        </w:rPr>
      </w:pPr>
      <w:r>
        <w:rPr>
          <w:noProof/>
          <w:sz w:val="20"/>
        </w:rPr>
        <w:lastRenderedPageBreak/>
        <mc:AlternateContent>
          <mc:Choice Requires="wps">
            <w:drawing>
              <wp:inline distT="0" distB="0" distL="0" distR="0" wp14:anchorId="13B4D76F" wp14:editId="1BB9864F">
                <wp:extent cx="6400800" cy="349885"/>
                <wp:effectExtent l="0" t="0" r="0" b="0"/>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49885"/>
                        </a:xfrm>
                        <a:prstGeom prst="rect">
                          <a:avLst/>
                        </a:prstGeom>
                        <a:solidFill>
                          <a:srgbClr val="D8E9EF"/>
                        </a:solidFill>
                      </wps:spPr>
                      <wps:txbx>
                        <w:txbxContent>
                          <w:p w14:paraId="75F9C75B" w14:textId="77777777" w:rsidR="00D75A5E" w:rsidRDefault="00A64706">
                            <w:pPr>
                              <w:spacing w:before="69"/>
                              <w:ind w:left="140"/>
                              <w:rPr>
                                <w:color w:val="000000"/>
                                <w:sz w:val="36"/>
                              </w:rPr>
                            </w:pPr>
                            <w:r>
                              <w:rPr>
                                <w:color w:val="000000"/>
                                <w:spacing w:val="-14"/>
                                <w:sz w:val="36"/>
                              </w:rPr>
                              <w:t>Licensed</w:t>
                            </w:r>
                            <w:r>
                              <w:rPr>
                                <w:color w:val="000000"/>
                                <w:spacing w:val="-13"/>
                                <w:sz w:val="36"/>
                              </w:rPr>
                              <w:t xml:space="preserve"> </w:t>
                            </w:r>
                            <w:r>
                              <w:rPr>
                                <w:color w:val="000000"/>
                                <w:spacing w:val="-14"/>
                                <w:sz w:val="36"/>
                              </w:rPr>
                              <w:t>Center</w:t>
                            </w:r>
                            <w:r>
                              <w:rPr>
                                <w:color w:val="000000"/>
                                <w:spacing w:val="-13"/>
                                <w:sz w:val="36"/>
                              </w:rPr>
                              <w:t xml:space="preserve"> </w:t>
                            </w:r>
                            <w:r>
                              <w:rPr>
                                <w:color w:val="000000"/>
                                <w:spacing w:val="-14"/>
                                <w:sz w:val="36"/>
                              </w:rPr>
                              <w:t>Provider</w:t>
                            </w:r>
                            <w:r>
                              <w:rPr>
                                <w:color w:val="000000"/>
                                <w:spacing w:val="-13"/>
                                <w:sz w:val="36"/>
                              </w:rPr>
                              <w:t xml:space="preserve"> </w:t>
                            </w:r>
                            <w:r>
                              <w:rPr>
                                <w:color w:val="000000"/>
                                <w:spacing w:val="-14"/>
                                <w:sz w:val="36"/>
                              </w:rPr>
                              <w:t>Roles</w:t>
                            </w:r>
                            <w:r>
                              <w:rPr>
                                <w:color w:val="000000"/>
                                <w:spacing w:val="-13"/>
                                <w:sz w:val="36"/>
                              </w:rPr>
                              <w:t xml:space="preserve"> </w:t>
                            </w:r>
                            <w:r>
                              <w:rPr>
                                <w:color w:val="000000"/>
                                <w:spacing w:val="-14"/>
                                <w:sz w:val="36"/>
                              </w:rPr>
                              <w:t>and</w:t>
                            </w:r>
                            <w:r>
                              <w:rPr>
                                <w:color w:val="000000"/>
                                <w:spacing w:val="-12"/>
                                <w:sz w:val="36"/>
                              </w:rPr>
                              <w:t xml:space="preserve"> </w:t>
                            </w:r>
                            <w:r>
                              <w:rPr>
                                <w:color w:val="000000"/>
                                <w:spacing w:val="-14"/>
                                <w:sz w:val="36"/>
                              </w:rPr>
                              <w:t>Responsibilities</w:t>
                            </w:r>
                          </w:p>
                        </w:txbxContent>
                      </wps:txbx>
                      <wps:bodyPr wrap="square" lIns="0" tIns="0" rIns="0" bIns="0" rtlCol="0">
                        <a:noAutofit/>
                      </wps:bodyPr>
                    </wps:wsp>
                  </a:graphicData>
                </a:graphic>
              </wp:inline>
            </w:drawing>
          </mc:Choice>
          <mc:Fallback>
            <w:pict>
              <v:shape w14:anchorId="13B4D76F" id="Textbox 37" o:spid="_x0000_s1030" type="#_x0000_t202" style="width:7in;height:2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" fillcolor="#d8e9ef" stroked="f">
                <v:textbox inset="0,0,0,0">
                  <w:txbxContent>
                    <w:p w14:paraId="75F9C75B" w14:textId="77777777" w:rsidR="00D75A5E" w:rsidRDefault="00A64706">
                      <w:pPr>
                        <w:spacing w:before="69"/>
                        <w:ind w:left="140"/>
                        <w:rPr>
                          <w:color w:val="000000"/>
                          <w:sz w:val="36"/>
                        </w:rPr>
                      </w:pPr>
                      <w:r>
                        <w:rPr>
                          <w:color w:val="000000"/>
                          <w:spacing w:val="-14"/>
                          <w:sz w:val="36"/>
                        </w:rPr>
                        <w:t>Licensed</w:t>
                      </w:r>
                      <w:r>
                        <w:rPr>
                          <w:color w:val="000000"/>
                          <w:spacing w:val="-13"/>
                          <w:sz w:val="36"/>
                        </w:rPr>
                        <w:t xml:space="preserve"> </w:t>
                      </w:r>
                      <w:r>
                        <w:rPr>
                          <w:color w:val="000000"/>
                          <w:spacing w:val="-14"/>
                          <w:sz w:val="36"/>
                        </w:rPr>
                        <w:t>Center</w:t>
                      </w:r>
                      <w:r>
                        <w:rPr>
                          <w:color w:val="000000"/>
                          <w:spacing w:val="-13"/>
                          <w:sz w:val="36"/>
                        </w:rPr>
                        <w:t xml:space="preserve"> </w:t>
                      </w:r>
                      <w:r>
                        <w:rPr>
                          <w:color w:val="000000"/>
                          <w:spacing w:val="-14"/>
                          <w:sz w:val="36"/>
                        </w:rPr>
                        <w:t>Provider</w:t>
                      </w:r>
                      <w:r>
                        <w:rPr>
                          <w:color w:val="000000"/>
                          <w:spacing w:val="-13"/>
                          <w:sz w:val="36"/>
                        </w:rPr>
                        <w:t xml:space="preserve"> </w:t>
                      </w:r>
                      <w:r>
                        <w:rPr>
                          <w:color w:val="000000"/>
                          <w:spacing w:val="-14"/>
                          <w:sz w:val="36"/>
                        </w:rPr>
                        <w:t>Roles</w:t>
                      </w:r>
                      <w:r>
                        <w:rPr>
                          <w:color w:val="000000"/>
                          <w:spacing w:val="-13"/>
                          <w:sz w:val="36"/>
                        </w:rPr>
                        <w:t xml:space="preserve"> </w:t>
                      </w:r>
                      <w:r>
                        <w:rPr>
                          <w:color w:val="000000"/>
                          <w:spacing w:val="-14"/>
                          <w:sz w:val="36"/>
                        </w:rPr>
                        <w:t>and</w:t>
                      </w:r>
                      <w:r>
                        <w:rPr>
                          <w:color w:val="000000"/>
                          <w:spacing w:val="-12"/>
                          <w:sz w:val="36"/>
                        </w:rPr>
                        <w:t xml:space="preserve"> </w:t>
                      </w:r>
                      <w:r>
                        <w:rPr>
                          <w:color w:val="000000"/>
                          <w:spacing w:val="-14"/>
                          <w:sz w:val="36"/>
                        </w:rPr>
                        <w:t>Responsibilities</w:t>
                      </w:r>
                    </w:p>
                  </w:txbxContent>
                </v:textbox>
                <w10:anchorlock/>
              </v:shape>
            </w:pict>
          </mc:Fallback>
        </mc:AlternateContent>
      </w:r>
    </w:p>
    <w:p w14:paraId="16A86275" w14:textId="77777777" w:rsidR="00D75A5E" w:rsidRDefault="00D75A5E">
      <w:pPr>
        <w:rPr>
          <w:sz w:val="20"/>
        </w:rPr>
        <w:sectPr w:rsidR="00D75A5E">
          <w:pgSz w:w="12240" w:h="15840"/>
          <w:pgMar w:top="940" w:right="360" w:bottom="760" w:left="720" w:header="0" w:footer="566" w:gutter="0"/>
          <w:cols w:space="720"/>
        </w:sectPr>
      </w:pPr>
    </w:p>
    <w:p w14:paraId="54D5EFE7" w14:textId="77777777" w:rsidR="00D75A5E" w:rsidRDefault="00A64706">
      <w:pPr>
        <w:pStyle w:val="BodyText"/>
        <w:spacing w:before="83" w:line="264" w:lineRule="auto"/>
      </w:pPr>
      <w:r>
        <w:t>As</w:t>
      </w:r>
      <w:r>
        <w:rPr>
          <w:spacing w:val="-16"/>
        </w:rPr>
        <w:t xml:space="preserve"> </w:t>
      </w:r>
      <w:r>
        <w:t>a</w:t>
      </w:r>
      <w:r>
        <w:rPr>
          <w:spacing w:val="-15"/>
        </w:rPr>
        <w:t xml:space="preserve"> </w:t>
      </w:r>
      <w:r>
        <w:t>licensed</w:t>
      </w:r>
      <w:r>
        <w:rPr>
          <w:spacing w:val="-15"/>
        </w:rPr>
        <w:t xml:space="preserve"> </w:t>
      </w:r>
      <w:r>
        <w:t>center</w:t>
      </w:r>
      <w:r>
        <w:rPr>
          <w:spacing w:val="-16"/>
        </w:rPr>
        <w:t xml:space="preserve"> </w:t>
      </w:r>
      <w:r>
        <w:t>provider,</w:t>
      </w:r>
      <w:r>
        <w:rPr>
          <w:spacing w:val="-15"/>
        </w:rPr>
        <w:t xml:space="preserve"> </w:t>
      </w:r>
      <w:r>
        <w:t>you</w:t>
      </w:r>
      <w:r>
        <w:rPr>
          <w:spacing w:val="-15"/>
        </w:rPr>
        <w:t xml:space="preserve"> </w:t>
      </w:r>
      <w:r>
        <w:t>have</w:t>
      </w:r>
      <w:r>
        <w:rPr>
          <w:spacing w:val="-15"/>
        </w:rPr>
        <w:t xml:space="preserve"> </w:t>
      </w:r>
      <w:r>
        <w:t>a</w:t>
      </w:r>
      <w:r>
        <w:rPr>
          <w:spacing w:val="-16"/>
        </w:rPr>
        <w:t xml:space="preserve"> </w:t>
      </w:r>
      <w:r>
        <w:t>unique</w:t>
      </w:r>
      <w:r>
        <w:rPr>
          <w:spacing w:val="-15"/>
        </w:rPr>
        <w:t xml:space="preserve"> </w:t>
      </w:r>
      <w:r>
        <w:t>role with</w:t>
      </w:r>
      <w:r>
        <w:rPr>
          <w:spacing w:val="-3"/>
        </w:rPr>
        <w:t xml:space="preserve"> </w:t>
      </w:r>
      <w:r>
        <w:t>the</w:t>
      </w:r>
      <w:r>
        <w:rPr>
          <w:spacing w:val="-3"/>
        </w:rPr>
        <w:t xml:space="preserve"> </w:t>
      </w:r>
      <w:r>
        <w:t>children</w:t>
      </w:r>
      <w:r>
        <w:rPr>
          <w:spacing w:val="-3"/>
        </w:rPr>
        <w:t xml:space="preserve"> </w:t>
      </w:r>
      <w:r>
        <w:t>in</w:t>
      </w:r>
      <w:r>
        <w:rPr>
          <w:spacing w:val="-3"/>
        </w:rPr>
        <w:t xml:space="preserve"> </w:t>
      </w:r>
      <w:r>
        <w:t>your</w:t>
      </w:r>
      <w:r>
        <w:rPr>
          <w:spacing w:val="-3"/>
        </w:rPr>
        <w:t xml:space="preserve"> </w:t>
      </w:r>
      <w:r>
        <w:t>care</w:t>
      </w:r>
      <w:r>
        <w:rPr>
          <w:spacing w:val="-35"/>
        </w:rPr>
        <w:t xml:space="preserve"> </w:t>
      </w:r>
      <w:r>
        <w:rPr>
          <w:w w:val="80"/>
        </w:rPr>
        <w:t xml:space="preserve">. </w:t>
      </w:r>
      <w:r>
        <w:t>DCYF</w:t>
      </w:r>
      <w:r>
        <w:rPr>
          <w:spacing w:val="-3"/>
        </w:rPr>
        <w:t xml:space="preserve"> </w:t>
      </w:r>
      <w:r>
        <w:t>is</w:t>
      </w:r>
      <w:r>
        <w:rPr>
          <w:spacing w:val="-3"/>
        </w:rPr>
        <w:t xml:space="preserve"> </w:t>
      </w:r>
      <w:r>
        <w:t>committed to</w:t>
      </w:r>
      <w:r>
        <w:rPr>
          <w:spacing w:val="-11"/>
        </w:rPr>
        <w:t xml:space="preserve"> </w:t>
      </w:r>
      <w:r>
        <w:t>helping</w:t>
      </w:r>
      <w:r>
        <w:rPr>
          <w:spacing w:val="-11"/>
        </w:rPr>
        <w:t xml:space="preserve"> </w:t>
      </w:r>
      <w:r>
        <w:t>with</w:t>
      </w:r>
      <w:r>
        <w:rPr>
          <w:spacing w:val="-11"/>
        </w:rPr>
        <w:t xml:space="preserve"> </w:t>
      </w:r>
      <w:r>
        <w:t>that</w:t>
      </w:r>
      <w:r>
        <w:rPr>
          <w:spacing w:val="-11"/>
        </w:rPr>
        <w:t xml:space="preserve"> </w:t>
      </w:r>
      <w:r>
        <w:t>by</w:t>
      </w:r>
      <w:r>
        <w:rPr>
          <w:spacing w:val="-11"/>
        </w:rPr>
        <w:t xml:space="preserve"> </w:t>
      </w:r>
      <w:r>
        <w:t>creating</w:t>
      </w:r>
      <w:r>
        <w:rPr>
          <w:spacing w:val="-11"/>
        </w:rPr>
        <w:t xml:space="preserve"> </w:t>
      </w:r>
      <w:r>
        <w:t>some</w:t>
      </w:r>
      <w:r>
        <w:rPr>
          <w:spacing w:val="-11"/>
        </w:rPr>
        <w:t xml:space="preserve"> </w:t>
      </w:r>
      <w:r>
        <w:t>basic</w:t>
      </w:r>
      <w:r>
        <w:rPr>
          <w:spacing w:val="-11"/>
        </w:rPr>
        <w:t xml:space="preserve"> </w:t>
      </w:r>
      <w:r>
        <w:t>roles</w:t>
      </w:r>
      <w:r>
        <w:rPr>
          <w:spacing w:val="-11"/>
        </w:rPr>
        <w:t xml:space="preserve"> </w:t>
      </w:r>
      <w:r>
        <w:t>and responsibilities for all providers</w:t>
      </w:r>
      <w:r>
        <w:rPr>
          <w:spacing w:val="-26"/>
        </w:rPr>
        <w:t xml:space="preserve"> </w:t>
      </w:r>
      <w:r>
        <w:rPr>
          <w:w w:val="80"/>
        </w:rPr>
        <w:t>.</w:t>
      </w:r>
    </w:p>
    <w:p w14:paraId="2E61631C" w14:textId="77777777" w:rsidR="00D75A5E" w:rsidRDefault="00A64706">
      <w:pPr>
        <w:pStyle w:val="BodyText"/>
        <w:spacing w:before="177" w:line="264" w:lineRule="auto"/>
        <w:ind w:right="127"/>
      </w:pPr>
      <w:r>
        <w:t>This guide will help you understand the roles and responsibilities</w:t>
      </w:r>
      <w:r>
        <w:rPr>
          <w:spacing w:val="-9"/>
        </w:rPr>
        <w:t xml:space="preserve"> </w:t>
      </w:r>
      <w:r>
        <w:t>for</w:t>
      </w:r>
      <w:r>
        <w:rPr>
          <w:spacing w:val="-9"/>
        </w:rPr>
        <w:t xml:space="preserve"> </w:t>
      </w:r>
      <w:r>
        <w:t>keeping</w:t>
      </w:r>
      <w:r>
        <w:rPr>
          <w:spacing w:val="-9"/>
        </w:rPr>
        <w:t xml:space="preserve"> </w:t>
      </w:r>
      <w:r>
        <w:t>attendance</w:t>
      </w:r>
      <w:r>
        <w:rPr>
          <w:spacing w:val="-9"/>
        </w:rPr>
        <w:t xml:space="preserve"> </w:t>
      </w:r>
      <w:r>
        <w:t>and</w:t>
      </w:r>
      <w:r>
        <w:rPr>
          <w:spacing w:val="-9"/>
        </w:rPr>
        <w:t xml:space="preserve"> </w:t>
      </w:r>
      <w:r>
        <w:t>claiming for payment correctly</w:t>
      </w:r>
      <w:r>
        <w:rPr>
          <w:spacing w:val="-34"/>
        </w:rPr>
        <w:t xml:space="preserve"> </w:t>
      </w:r>
      <w:r>
        <w:rPr>
          <w:w w:val="80"/>
        </w:rPr>
        <w:t xml:space="preserve">. </w:t>
      </w:r>
      <w:r>
        <w:t>You are required to:</w:t>
      </w:r>
    </w:p>
    <w:p w14:paraId="6923FC1E" w14:textId="77777777" w:rsidR="00D75A5E" w:rsidRDefault="00A64706">
      <w:pPr>
        <w:pStyle w:val="BodyText"/>
        <w:spacing w:before="178" w:line="264" w:lineRule="auto"/>
        <w:ind w:left="600" w:hanging="240"/>
      </w:pPr>
      <w:r>
        <w:rPr>
          <w:spacing w:val="-2"/>
          <w:w w:val="80"/>
        </w:rPr>
        <w:t>1</w:t>
      </w:r>
      <w:r>
        <w:rPr>
          <w:spacing w:val="-26"/>
          <w:w w:val="80"/>
        </w:rPr>
        <w:t xml:space="preserve"> </w:t>
      </w:r>
      <w:r>
        <w:rPr>
          <w:spacing w:val="-2"/>
          <w:w w:val="80"/>
        </w:rPr>
        <w:t>.</w:t>
      </w:r>
      <w:r>
        <w:rPr>
          <w:spacing w:val="63"/>
        </w:rPr>
        <w:t xml:space="preserve"> </w:t>
      </w:r>
      <w:r>
        <w:rPr>
          <w:spacing w:val="-2"/>
        </w:rPr>
        <w:t>Meet</w:t>
      </w:r>
      <w:r>
        <w:rPr>
          <w:spacing w:val="-14"/>
        </w:rPr>
        <w:t xml:space="preserve"> </w:t>
      </w:r>
      <w:r>
        <w:rPr>
          <w:spacing w:val="-2"/>
        </w:rPr>
        <w:t>Washington’s</w:t>
      </w:r>
      <w:r>
        <w:rPr>
          <w:spacing w:val="-13"/>
        </w:rPr>
        <w:t xml:space="preserve"> </w:t>
      </w:r>
      <w:r>
        <w:rPr>
          <w:spacing w:val="-2"/>
        </w:rPr>
        <w:t>child</w:t>
      </w:r>
      <w:r>
        <w:rPr>
          <w:spacing w:val="-13"/>
        </w:rPr>
        <w:t xml:space="preserve"> </w:t>
      </w:r>
      <w:r>
        <w:rPr>
          <w:spacing w:val="-2"/>
        </w:rPr>
        <w:t>care</w:t>
      </w:r>
      <w:r>
        <w:rPr>
          <w:spacing w:val="-14"/>
        </w:rPr>
        <w:t xml:space="preserve"> </w:t>
      </w:r>
      <w:r>
        <w:rPr>
          <w:spacing w:val="-2"/>
        </w:rPr>
        <w:t>center</w:t>
      </w:r>
      <w:r>
        <w:rPr>
          <w:spacing w:val="-13"/>
        </w:rPr>
        <w:t xml:space="preserve"> </w:t>
      </w:r>
      <w:r>
        <w:rPr>
          <w:spacing w:val="-2"/>
        </w:rPr>
        <w:t>licensing requirements</w:t>
      </w:r>
    </w:p>
    <w:p w14:paraId="248BE7A9" w14:textId="77777777" w:rsidR="00D75A5E" w:rsidRDefault="00A64706">
      <w:pPr>
        <w:pStyle w:val="BodyText"/>
        <w:spacing w:before="79"/>
      </w:pPr>
      <w:r>
        <w:t>2</w:t>
      </w:r>
      <w:r>
        <w:rPr>
          <w:spacing w:val="-38"/>
        </w:rPr>
        <w:t xml:space="preserve"> </w:t>
      </w:r>
      <w:r>
        <w:rPr>
          <w:w w:val="80"/>
        </w:rPr>
        <w:t>.</w:t>
      </w:r>
      <w:r>
        <w:rPr>
          <w:spacing w:val="24"/>
        </w:rPr>
        <w:t xml:space="preserve"> </w:t>
      </w:r>
      <w:r>
        <w:t>Meet</w:t>
      </w:r>
      <w:r>
        <w:rPr>
          <w:spacing w:val="-14"/>
        </w:rPr>
        <w:t xml:space="preserve"> </w:t>
      </w:r>
      <w:r>
        <w:t>child</w:t>
      </w:r>
      <w:r>
        <w:rPr>
          <w:spacing w:val="-14"/>
        </w:rPr>
        <w:t xml:space="preserve"> </w:t>
      </w:r>
      <w:r>
        <w:t>care</w:t>
      </w:r>
      <w:r>
        <w:rPr>
          <w:spacing w:val="-15"/>
        </w:rPr>
        <w:t xml:space="preserve"> </w:t>
      </w:r>
      <w:r>
        <w:t>subsidy</w:t>
      </w:r>
      <w:r>
        <w:rPr>
          <w:spacing w:val="-14"/>
        </w:rPr>
        <w:t xml:space="preserve"> </w:t>
      </w:r>
      <w:r>
        <w:t>rules</w:t>
      </w:r>
      <w:r>
        <w:rPr>
          <w:spacing w:val="-14"/>
        </w:rPr>
        <w:t xml:space="preserve"> </w:t>
      </w:r>
      <w:r>
        <w:t>and</w:t>
      </w:r>
      <w:r>
        <w:rPr>
          <w:spacing w:val="-14"/>
        </w:rPr>
        <w:t xml:space="preserve"> </w:t>
      </w:r>
      <w:r>
        <w:rPr>
          <w:spacing w:val="-2"/>
        </w:rPr>
        <w:t>requirements</w:t>
      </w:r>
    </w:p>
    <w:p w14:paraId="2643134A" w14:textId="77777777" w:rsidR="00D75A5E" w:rsidRDefault="00A64706">
      <w:pPr>
        <w:pStyle w:val="BodyText"/>
        <w:spacing w:before="83" w:line="264" w:lineRule="auto"/>
        <w:ind w:left="600" w:right="719" w:hanging="240"/>
      </w:pPr>
      <w:r>
        <w:br w:type="column"/>
      </w:r>
      <w:r>
        <w:t>3</w:t>
      </w:r>
      <w:r>
        <w:rPr>
          <w:spacing w:val="-38"/>
        </w:rPr>
        <w:t xml:space="preserve"> </w:t>
      </w:r>
      <w:r>
        <w:rPr>
          <w:w w:val="80"/>
        </w:rPr>
        <w:t>.</w:t>
      </w:r>
      <w:r>
        <w:rPr>
          <w:spacing w:val="3"/>
        </w:rPr>
        <w:t xml:space="preserve"> </w:t>
      </w:r>
      <w:r>
        <w:t>Keep</w:t>
      </w:r>
      <w:r>
        <w:rPr>
          <w:spacing w:val="-15"/>
        </w:rPr>
        <w:t xml:space="preserve"> </w:t>
      </w:r>
      <w:r>
        <w:t>complete</w:t>
      </w:r>
      <w:r>
        <w:rPr>
          <w:spacing w:val="-16"/>
        </w:rPr>
        <w:t xml:space="preserve"> </w:t>
      </w:r>
      <w:r>
        <w:t>and</w:t>
      </w:r>
      <w:r>
        <w:rPr>
          <w:spacing w:val="-15"/>
        </w:rPr>
        <w:t xml:space="preserve"> </w:t>
      </w:r>
      <w:r>
        <w:t>accurate</w:t>
      </w:r>
      <w:r>
        <w:rPr>
          <w:spacing w:val="-15"/>
        </w:rPr>
        <w:t xml:space="preserve"> </w:t>
      </w:r>
      <w:r>
        <w:t>attendance</w:t>
      </w:r>
      <w:r>
        <w:rPr>
          <w:spacing w:val="-15"/>
        </w:rPr>
        <w:t xml:space="preserve"> </w:t>
      </w:r>
      <w:r>
        <w:t>records for five years according to licensing regulations</w:t>
      </w:r>
    </w:p>
    <w:p w14:paraId="7647D000" w14:textId="77777777" w:rsidR="00D75A5E" w:rsidRDefault="00A64706">
      <w:pPr>
        <w:pStyle w:val="BodyText"/>
        <w:spacing w:before="78" w:line="264" w:lineRule="auto"/>
        <w:ind w:left="600" w:right="713" w:hanging="240"/>
      </w:pPr>
      <w:r>
        <w:rPr>
          <w:noProof/>
        </w:rPr>
        <mc:AlternateContent>
          <mc:Choice Requires="wps">
            <w:drawing>
              <wp:anchor distT="0" distB="0" distL="0" distR="0" simplePos="0" relativeHeight="251658275" behindDoc="1" locked="0" layoutInCell="1" allowOverlap="1" wp14:anchorId="37623507" wp14:editId="4D992D73">
                <wp:simplePos x="0" y="0"/>
                <wp:positionH relativeFrom="page">
                  <wp:posOffset>3886200</wp:posOffset>
                </wp:positionH>
                <wp:positionV relativeFrom="paragraph">
                  <wp:posOffset>-326505</wp:posOffset>
                </wp:positionV>
                <wp:extent cx="1270" cy="20193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019300"/>
                        </a:xfrm>
                        <a:custGeom>
                          <a:avLst/>
                          <a:gdLst/>
                          <a:ahLst/>
                          <a:cxnLst/>
                          <a:rect l="l" t="t" r="r" b="b"/>
                          <a:pathLst>
                            <a:path h="2019300">
                              <a:moveTo>
                                <a:pt x="0" y="0"/>
                              </a:moveTo>
                              <a:lnTo>
                                <a:pt x="0" y="20193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39230947">
              <v:shape id="Graphic 38" style="position:absolute;margin-left:306pt;margin-top:-25.7pt;width:.1pt;height:159pt;z-index:-16325632;visibility:visible;mso-wrap-style:square;mso-wrap-distance-left:0;mso-wrap-distance-top:0;mso-wrap-distance-right:0;mso-wrap-distance-bottom:0;mso-position-horizontal:absolute;mso-position-horizontal-relative:page;mso-position-vertical:absolute;mso-position-vertical-relative:text;v-text-anchor:top" coordsize="1270,2019300" o:spid="_x0000_s1026" filled="f" strokeweight=".5pt" path="m,l,20193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" w14:anchorId="5A08A649">
                <v:path arrowok="t"/>
                <w10:wrap anchorx="page"/>
              </v:shape>
            </w:pict>
          </mc:Fallback>
        </mc:AlternateContent>
      </w:r>
      <w:r>
        <w:rPr>
          <w:w w:val="95"/>
        </w:rPr>
        <w:t>4</w:t>
      </w:r>
      <w:r>
        <w:rPr>
          <w:spacing w:val="-34"/>
          <w:w w:val="95"/>
        </w:rPr>
        <w:t xml:space="preserve"> </w:t>
      </w:r>
      <w:r>
        <w:rPr>
          <w:w w:val="80"/>
        </w:rPr>
        <w:t>.</w:t>
      </w:r>
      <w:r>
        <w:rPr>
          <w:spacing w:val="35"/>
        </w:rPr>
        <w:t xml:space="preserve"> </w:t>
      </w:r>
      <w:r>
        <w:rPr>
          <w:w w:val="95"/>
        </w:rPr>
        <w:t>Use</w:t>
      </w:r>
      <w:r>
        <w:rPr>
          <w:spacing w:val="-5"/>
          <w:w w:val="95"/>
        </w:rPr>
        <w:t xml:space="preserve"> </w:t>
      </w:r>
      <w:r>
        <w:rPr>
          <w:w w:val="95"/>
        </w:rPr>
        <w:t>DCYF’s</w:t>
      </w:r>
      <w:r>
        <w:rPr>
          <w:spacing w:val="-5"/>
          <w:w w:val="95"/>
        </w:rPr>
        <w:t xml:space="preserve"> </w:t>
      </w:r>
      <w:r>
        <w:rPr>
          <w:w w:val="95"/>
        </w:rPr>
        <w:t>or</w:t>
      </w:r>
      <w:r>
        <w:rPr>
          <w:spacing w:val="-5"/>
          <w:w w:val="95"/>
        </w:rPr>
        <w:t xml:space="preserve"> </w:t>
      </w:r>
      <w:r>
        <w:rPr>
          <w:w w:val="95"/>
        </w:rPr>
        <w:t>a</w:t>
      </w:r>
      <w:r>
        <w:rPr>
          <w:spacing w:val="-5"/>
          <w:w w:val="95"/>
        </w:rPr>
        <w:t xml:space="preserve"> </w:t>
      </w:r>
      <w:r>
        <w:rPr>
          <w:w w:val="95"/>
        </w:rPr>
        <w:t>DCYF-approved</w:t>
      </w:r>
      <w:r>
        <w:rPr>
          <w:spacing w:val="-5"/>
          <w:w w:val="95"/>
        </w:rPr>
        <w:t xml:space="preserve"> </w:t>
      </w:r>
      <w:r>
        <w:rPr>
          <w:w w:val="95"/>
        </w:rPr>
        <w:t xml:space="preserve">attendance </w:t>
      </w:r>
      <w:r>
        <w:t>recordkeeping system</w:t>
      </w:r>
    </w:p>
    <w:p w14:paraId="3C039333" w14:textId="77777777" w:rsidR="00D75A5E" w:rsidRDefault="00A64706">
      <w:pPr>
        <w:pStyle w:val="BodyText"/>
        <w:spacing w:before="79" w:line="264" w:lineRule="auto"/>
        <w:ind w:left="600" w:right="719" w:hanging="240"/>
      </w:pPr>
      <w:r>
        <w:t>5</w:t>
      </w:r>
      <w:r>
        <w:rPr>
          <w:spacing w:val="-30"/>
        </w:rPr>
        <w:t xml:space="preserve"> </w:t>
      </w:r>
      <w:r>
        <w:rPr>
          <w:w w:val="80"/>
        </w:rPr>
        <w:t>.</w:t>
      </w:r>
      <w:r>
        <w:rPr>
          <w:spacing w:val="40"/>
        </w:rPr>
        <w:t xml:space="preserve"> </w:t>
      </w:r>
      <w:r>
        <w:t>Collect copayments directly from the family or the</w:t>
      </w:r>
      <w:r>
        <w:rPr>
          <w:spacing w:val="-16"/>
        </w:rPr>
        <w:t xml:space="preserve"> </w:t>
      </w:r>
      <w:r>
        <w:t>family’s</w:t>
      </w:r>
      <w:r>
        <w:rPr>
          <w:spacing w:val="-15"/>
        </w:rPr>
        <w:t xml:space="preserve"> </w:t>
      </w:r>
      <w:r>
        <w:t>third</w:t>
      </w:r>
      <w:r>
        <w:rPr>
          <w:spacing w:val="-15"/>
        </w:rPr>
        <w:t xml:space="preserve"> </w:t>
      </w:r>
      <w:r>
        <w:t>party</w:t>
      </w:r>
      <w:r>
        <w:rPr>
          <w:spacing w:val="-16"/>
        </w:rPr>
        <w:t xml:space="preserve"> </w:t>
      </w:r>
      <w:r>
        <w:t>and</w:t>
      </w:r>
      <w:r>
        <w:rPr>
          <w:spacing w:val="-15"/>
        </w:rPr>
        <w:t xml:space="preserve"> </w:t>
      </w:r>
      <w:r>
        <w:t>report</w:t>
      </w:r>
      <w:r>
        <w:rPr>
          <w:spacing w:val="-15"/>
        </w:rPr>
        <w:t xml:space="preserve"> </w:t>
      </w:r>
      <w:r>
        <w:t>to</w:t>
      </w:r>
      <w:r>
        <w:rPr>
          <w:spacing w:val="-15"/>
        </w:rPr>
        <w:t xml:space="preserve"> </w:t>
      </w:r>
      <w:r>
        <w:t>DCYF</w:t>
      </w:r>
      <w:r>
        <w:rPr>
          <w:spacing w:val="-16"/>
        </w:rPr>
        <w:t xml:space="preserve"> </w:t>
      </w:r>
      <w:r>
        <w:t>within 60 days if not paid</w:t>
      </w:r>
    </w:p>
    <w:p w14:paraId="7032E776" w14:textId="77777777" w:rsidR="00D75A5E" w:rsidRDefault="00A64706">
      <w:pPr>
        <w:pStyle w:val="BodyText"/>
        <w:spacing w:before="78" w:line="264" w:lineRule="auto"/>
        <w:ind w:left="600" w:right="713" w:hanging="240"/>
      </w:pPr>
      <w:r>
        <w:rPr>
          <w:w w:val="95"/>
        </w:rPr>
        <w:t>6</w:t>
      </w:r>
      <w:r>
        <w:rPr>
          <w:spacing w:val="-31"/>
          <w:w w:val="95"/>
        </w:rPr>
        <w:t xml:space="preserve"> </w:t>
      </w:r>
      <w:r>
        <w:rPr>
          <w:w w:val="80"/>
        </w:rPr>
        <w:t>.</w:t>
      </w:r>
      <w:r>
        <w:rPr>
          <w:spacing w:val="40"/>
        </w:rPr>
        <w:t xml:space="preserve"> </w:t>
      </w:r>
      <w:r>
        <w:rPr>
          <w:w w:val="95"/>
        </w:rPr>
        <w:t xml:space="preserve">Follow all Washington Administrative Codes </w:t>
      </w:r>
      <w:r>
        <w:rPr>
          <w:spacing w:val="-6"/>
        </w:rPr>
        <w:t>(WAC),</w:t>
      </w:r>
      <w:r>
        <w:rPr>
          <w:spacing w:val="-10"/>
        </w:rPr>
        <w:t xml:space="preserve"> </w:t>
      </w:r>
      <w:r>
        <w:rPr>
          <w:spacing w:val="-6"/>
        </w:rPr>
        <w:t>including</w:t>
      </w:r>
      <w:r>
        <w:rPr>
          <w:spacing w:val="-10"/>
        </w:rPr>
        <w:t xml:space="preserve"> </w:t>
      </w:r>
      <w:r>
        <w:rPr>
          <w:spacing w:val="-6"/>
        </w:rPr>
        <w:t>WAC</w:t>
      </w:r>
      <w:r>
        <w:rPr>
          <w:spacing w:val="-10"/>
        </w:rPr>
        <w:t xml:space="preserve"> </w:t>
      </w:r>
      <w:r>
        <w:rPr>
          <w:spacing w:val="-6"/>
        </w:rPr>
        <w:t>110-15-0034</w:t>
      </w:r>
      <w:r>
        <w:rPr>
          <w:spacing w:val="-10"/>
        </w:rPr>
        <w:t xml:space="preserve"> </w:t>
      </w:r>
      <w:r>
        <w:rPr>
          <w:spacing w:val="-6"/>
        </w:rPr>
        <w:t>and</w:t>
      </w:r>
    </w:p>
    <w:p w14:paraId="6BE69532" w14:textId="77777777" w:rsidR="00D75A5E" w:rsidRDefault="00A64706">
      <w:pPr>
        <w:pStyle w:val="BodyText"/>
        <w:spacing w:line="254" w:lineRule="exact"/>
        <w:ind w:left="600"/>
      </w:pPr>
      <w:r>
        <w:rPr>
          <w:w w:val="90"/>
        </w:rPr>
        <w:t>WAC</w:t>
      </w:r>
      <w:r>
        <w:rPr>
          <w:spacing w:val="1"/>
        </w:rPr>
        <w:t xml:space="preserve"> </w:t>
      </w:r>
      <w:r>
        <w:rPr>
          <w:w w:val="90"/>
        </w:rPr>
        <w:t>110-15-0036,</w:t>
      </w:r>
      <w:r>
        <w:rPr>
          <w:spacing w:val="2"/>
        </w:rPr>
        <w:t xml:space="preserve"> </w:t>
      </w:r>
      <w:r>
        <w:rPr>
          <w:w w:val="90"/>
        </w:rPr>
        <w:t>when</w:t>
      </w:r>
      <w:r>
        <w:rPr>
          <w:spacing w:val="2"/>
        </w:rPr>
        <w:t xml:space="preserve"> </w:t>
      </w:r>
      <w:r>
        <w:rPr>
          <w:w w:val="90"/>
        </w:rPr>
        <w:t>claiming</w:t>
      </w:r>
      <w:r>
        <w:rPr>
          <w:spacing w:val="1"/>
        </w:rPr>
        <w:t xml:space="preserve"> </w:t>
      </w:r>
      <w:r>
        <w:rPr>
          <w:w w:val="90"/>
        </w:rPr>
        <w:t>for</w:t>
      </w:r>
      <w:r>
        <w:rPr>
          <w:spacing w:val="2"/>
        </w:rPr>
        <w:t xml:space="preserve"> </w:t>
      </w:r>
      <w:r>
        <w:rPr>
          <w:spacing w:val="-2"/>
          <w:w w:val="90"/>
        </w:rPr>
        <w:t>payment</w:t>
      </w:r>
    </w:p>
    <w:p w14:paraId="07F69EC5" w14:textId="77777777" w:rsidR="00D75A5E" w:rsidRDefault="00D75A5E">
      <w:pPr>
        <w:pStyle w:val="BodyText"/>
        <w:spacing w:line="254" w:lineRule="exact"/>
        <w:sectPr w:rsidR="00D75A5E">
          <w:type w:val="continuous"/>
          <w:pgSz w:w="12240" w:h="15840"/>
          <w:pgMar w:top="1100" w:right="360" w:bottom="280" w:left="720" w:header="0" w:footer="566" w:gutter="0"/>
          <w:cols w:num="2" w:space="720" w:equalWidth="0">
            <w:col w:w="5050" w:space="350"/>
            <w:col w:w="5760"/>
          </w:cols>
        </w:sectPr>
      </w:pPr>
    </w:p>
    <w:p w14:paraId="1B35ABEF" w14:textId="77777777" w:rsidR="00D75A5E" w:rsidRDefault="00D75A5E">
      <w:pPr>
        <w:pStyle w:val="BodyText"/>
        <w:spacing w:before="53"/>
        <w:ind w:left="0"/>
        <w:rPr>
          <w:sz w:val="20"/>
        </w:rPr>
      </w:pPr>
    </w:p>
    <w:p w14:paraId="7511A46C" w14:textId="77777777" w:rsidR="00D75A5E" w:rsidRDefault="00A64706">
      <w:pPr>
        <w:ind w:left="360"/>
        <w:rPr>
          <w:sz w:val="20"/>
        </w:rPr>
      </w:pPr>
      <w:r>
        <w:rPr>
          <w:noProof/>
          <w:sz w:val="20"/>
        </w:rPr>
        <mc:AlternateContent>
          <mc:Choice Requires="wps">
            <w:drawing>
              <wp:inline distT="0" distB="0" distL="0" distR="0" wp14:anchorId="087181CD" wp14:editId="058D53F7">
                <wp:extent cx="6400800" cy="349885"/>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49885"/>
                        </a:xfrm>
                        <a:prstGeom prst="rect">
                          <a:avLst/>
                        </a:prstGeom>
                        <a:solidFill>
                          <a:srgbClr val="D8E9EF"/>
                        </a:solidFill>
                      </wps:spPr>
                      <wps:txbx>
                        <w:txbxContent>
                          <w:p w14:paraId="6A7CCC65" w14:textId="77777777" w:rsidR="00D75A5E" w:rsidRDefault="00A64706">
                            <w:pPr>
                              <w:spacing w:before="69"/>
                              <w:ind w:left="140"/>
                              <w:rPr>
                                <w:color w:val="000000"/>
                                <w:sz w:val="36"/>
                              </w:rPr>
                            </w:pPr>
                            <w:r>
                              <w:rPr>
                                <w:color w:val="000000"/>
                                <w:w w:val="85"/>
                                <w:sz w:val="36"/>
                              </w:rPr>
                              <w:t>DCYF’s</w:t>
                            </w:r>
                            <w:r>
                              <w:rPr>
                                <w:color w:val="000000"/>
                                <w:spacing w:val="-9"/>
                                <w:sz w:val="36"/>
                              </w:rPr>
                              <w:t xml:space="preserve"> </w:t>
                            </w:r>
                            <w:r>
                              <w:rPr>
                                <w:color w:val="000000"/>
                                <w:spacing w:val="-2"/>
                                <w:sz w:val="36"/>
                              </w:rPr>
                              <w:t>Responsibilities</w:t>
                            </w:r>
                          </w:p>
                        </w:txbxContent>
                      </wps:txbx>
                      <wps:bodyPr wrap="square" lIns="0" tIns="0" rIns="0" bIns="0" rtlCol="0">
                        <a:noAutofit/>
                      </wps:bodyPr>
                    </wps:wsp>
                  </a:graphicData>
                </a:graphic>
              </wp:inline>
            </w:drawing>
          </mc:Choice>
          <mc:Fallback>
            <w:pict>
              <v:shape w14:anchorId="087181CD" id="Textbox 39" o:spid="_x0000_s1031" type="#_x0000_t202" style="width:7in;height:2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" fillcolor="#d8e9ef" stroked="f">
                <v:textbox inset="0,0,0,0">
                  <w:txbxContent>
                    <w:p w14:paraId="6A7CCC65" w14:textId="77777777" w:rsidR="00D75A5E" w:rsidRDefault="00A64706">
                      <w:pPr>
                        <w:spacing w:before="69"/>
                        <w:ind w:left="140"/>
                        <w:rPr>
                          <w:color w:val="000000"/>
                          <w:sz w:val="36"/>
                        </w:rPr>
                      </w:pPr>
                      <w:r>
                        <w:rPr>
                          <w:color w:val="000000"/>
                          <w:w w:val="85"/>
                          <w:sz w:val="36"/>
                        </w:rPr>
                        <w:t>DCYF’s</w:t>
                      </w:r>
                      <w:r>
                        <w:rPr>
                          <w:color w:val="000000"/>
                          <w:spacing w:val="-9"/>
                          <w:sz w:val="36"/>
                        </w:rPr>
                        <w:t xml:space="preserve"> </w:t>
                      </w:r>
                      <w:r>
                        <w:rPr>
                          <w:color w:val="000000"/>
                          <w:spacing w:val="-2"/>
                          <w:sz w:val="36"/>
                        </w:rPr>
                        <w:t>Responsibilities</w:t>
                      </w:r>
                    </w:p>
                  </w:txbxContent>
                </v:textbox>
                <w10:anchorlock/>
              </v:shape>
            </w:pict>
          </mc:Fallback>
        </mc:AlternateContent>
      </w:r>
    </w:p>
    <w:p w14:paraId="40DDB0B4" w14:textId="77777777" w:rsidR="00D75A5E" w:rsidRDefault="00D75A5E">
      <w:pPr>
        <w:rPr>
          <w:sz w:val="20"/>
        </w:rPr>
        <w:sectPr w:rsidR="00D75A5E">
          <w:type w:val="continuous"/>
          <w:pgSz w:w="12240" w:h="15840"/>
          <w:pgMar w:top="1100" w:right="360" w:bottom="280" w:left="720" w:header="0" w:footer="566" w:gutter="0"/>
          <w:cols w:space="720"/>
        </w:sectPr>
      </w:pPr>
    </w:p>
    <w:p w14:paraId="13D0D1C5" w14:textId="77777777" w:rsidR="00D75A5E" w:rsidRDefault="00A64706">
      <w:pPr>
        <w:pStyle w:val="ListParagraph"/>
        <w:numPr>
          <w:ilvl w:val="0"/>
          <w:numId w:val="11"/>
        </w:numPr>
        <w:tabs>
          <w:tab w:val="left" w:pos="600"/>
        </w:tabs>
        <w:spacing w:before="90" w:line="264" w:lineRule="auto"/>
        <w:ind w:right="38"/>
      </w:pPr>
      <w:r>
        <w:t>Determines</w:t>
      </w:r>
      <w:r>
        <w:rPr>
          <w:spacing w:val="-16"/>
        </w:rPr>
        <w:t xml:space="preserve"> </w:t>
      </w:r>
      <w:r>
        <w:t>and</w:t>
      </w:r>
      <w:r>
        <w:rPr>
          <w:spacing w:val="-15"/>
        </w:rPr>
        <w:t xml:space="preserve"> </w:t>
      </w:r>
      <w:r>
        <w:t>writes</w:t>
      </w:r>
      <w:r>
        <w:rPr>
          <w:spacing w:val="-15"/>
        </w:rPr>
        <w:t xml:space="preserve"> </w:t>
      </w:r>
      <w:r>
        <w:t>policy</w:t>
      </w:r>
      <w:r>
        <w:rPr>
          <w:spacing w:val="-16"/>
        </w:rPr>
        <w:t xml:space="preserve"> </w:t>
      </w:r>
      <w:r>
        <w:t>and</w:t>
      </w:r>
      <w:r>
        <w:rPr>
          <w:spacing w:val="-15"/>
        </w:rPr>
        <w:t xml:space="preserve"> </w:t>
      </w:r>
      <w:r>
        <w:t>eligibility</w:t>
      </w:r>
      <w:r>
        <w:rPr>
          <w:spacing w:val="-15"/>
        </w:rPr>
        <w:t xml:space="preserve"> </w:t>
      </w:r>
      <w:r>
        <w:t>rules for CCSP</w:t>
      </w:r>
    </w:p>
    <w:p w14:paraId="4D0C2704" w14:textId="77777777" w:rsidR="00D75A5E" w:rsidRDefault="00A64706">
      <w:pPr>
        <w:pStyle w:val="ListParagraph"/>
        <w:numPr>
          <w:ilvl w:val="0"/>
          <w:numId w:val="11"/>
        </w:numPr>
        <w:tabs>
          <w:tab w:val="left" w:pos="600"/>
        </w:tabs>
        <w:spacing w:line="264" w:lineRule="auto"/>
        <w:ind w:right="256"/>
      </w:pPr>
      <w:r>
        <w:t xml:space="preserve">Reports to the federal government on </w:t>
      </w:r>
      <w:r>
        <w:rPr>
          <w:spacing w:val="-2"/>
        </w:rPr>
        <w:t>Washington</w:t>
      </w:r>
      <w:r>
        <w:rPr>
          <w:spacing w:val="-7"/>
        </w:rPr>
        <w:t xml:space="preserve"> </w:t>
      </w:r>
      <w:r>
        <w:rPr>
          <w:spacing w:val="-2"/>
        </w:rPr>
        <w:t>State</w:t>
      </w:r>
      <w:r>
        <w:rPr>
          <w:spacing w:val="-7"/>
        </w:rPr>
        <w:t xml:space="preserve"> </w:t>
      </w:r>
      <w:r>
        <w:rPr>
          <w:spacing w:val="-2"/>
        </w:rPr>
        <w:t>child</w:t>
      </w:r>
      <w:r>
        <w:rPr>
          <w:spacing w:val="-7"/>
        </w:rPr>
        <w:t xml:space="preserve"> </w:t>
      </w:r>
      <w:r>
        <w:rPr>
          <w:spacing w:val="-2"/>
        </w:rPr>
        <w:t>care</w:t>
      </w:r>
      <w:r>
        <w:rPr>
          <w:spacing w:val="-7"/>
        </w:rPr>
        <w:t xml:space="preserve"> </w:t>
      </w:r>
      <w:r>
        <w:rPr>
          <w:spacing w:val="-2"/>
        </w:rPr>
        <w:t>subsidy</w:t>
      </w:r>
      <w:r>
        <w:rPr>
          <w:spacing w:val="-7"/>
        </w:rPr>
        <w:t xml:space="preserve"> </w:t>
      </w:r>
      <w:r>
        <w:rPr>
          <w:spacing w:val="-2"/>
        </w:rPr>
        <w:t>programs</w:t>
      </w:r>
    </w:p>
    <w:p w14:paraId="6641A3FC" w14:textId="77777777" w:rsidR="00D75A5E" w:rsidRDefault="00A64706">
      <w:pPr>
        <w:pStyle w:val="ListParagraph"/>
        <w:numPr>
          <w:ilvl w:val="0"/>
          <w:numId w:val="11"/>
        </w:numPr>
        <w:tabs>
          <w:tab w:val="left" w:pos="600"/>
        </w:tabs>
        <w:spacing w:before="79" w:line="264" w:lineRule="auto"/>
        <w:ind w:right="578"/>
      </w:pPr>
      <w:r>
        <w:rPr>
          <w:noProof/>
        </w:rPr>
        <mc:AlternateContent>
          <mc:Choice Requires="wps">
            <w:drawing>
              <wp:anchor distT="0" distB="0" distL="0" distR="0" simplePos="0" relativeHeight="251658249" behindDoc="0" locked="0" layoutInCell="1" allowOverlap="1" wp14:anchorId="19DAF0F1" wp14:editId="7F5A0897">
                <wp:simplePos x="0" y="0"/>
                <wp:positionH relativeFrom="page">
                  <wp:posOffset>625352</wp:posOffset>
                </wp:positionH>
                <wp:positionV relativeFrom="paragraph">
                  <wp:posOffset>112099</wp:posOffset>
                </wp:positionV>
                <wp:extent cx="6555105" cy="103505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10D86DB9"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19DAF0F1" id="Textbox 40" o:spid="_x0000_s1032" type="#_x0000_t202" style="position:absolute;left:0;text-align:left;margin-left:49.25pt;margin-top:8.85pt;width:516.15pt;height:81.5pt;rotation:-45;z-index:25165824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" filled="f" stroked="f">
                <v:textbox inset="0,0,0,0">
                  <w:txbxContent>
                    <w:p w14:paraId="10D86DB9"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t xml:space="preserve">Audits attendance and billing records to </w:t>
      </w:r>
      <w:r>
        <w:rPr>
          <w:spacing w:val="-2"/>
        </w:rPr>
        <w:t>assess</w:t>
      </w:r>
      <w:r>
        <w:rPr>
          <w:spacing w:val="-13"/>
        </w:rPr>
        <w:t xml:space="preserve"> </w:t>
      </w:r>
      <w:r>
        <w:rPr>
          <w:spacing w:val="-2"/>
        </w:rPr>
        <w:t>whether</w:t>
      </w:r>
      <w:r>
        <w:rPr>
          <w:spacing w:val="-13"/>
        </w:rPr>
        <w:t xml:space="preserve"> </w:t>
      </w:r>
      <w:r>
        <w:rPr>
          <w:spacing w:val="-2"/>
        </w:rPr>
        <w:t>there</w:t>
      </w:r>
      <w:r>
        <w:rPr>
          <w:spacing w:val="-13"/>
        </w:rPr>
        <w:t xml:space="preserve"> </w:t>
      </w:r>
      <w:r>
        <w:rPr>
          <w:spacing w:val="-2"/>
        </w:rPr>
        <w:t>are</w:t>
      </w:r>
      <w:r>
        <w:rPr>
          <w:spacing w:val="-13"/>
        </w:rPr>
        <w:t xml:space="preserve"> </w:t>
      </w:r>
      <w:r>
        <w:rPr>
          <w:spacing w:val="-2"/>
        </w:rPr>
        <w:t>overpayments</w:t>
      </w:r>
      <w:r>
        <w:rPr>
          <w:spacing w:val="-13"/>
        </w:rPr>
        <w:t xml:space="preserve"> </w:t>
      </w:r>
      <w:r>
        <w:rPr>
          <w:spacing w:val="-2"/>
        </w:rPr>
        <w:t>or underpayments</w:t>
      </w:r>
    </w:p>
    <w:p w14:paraId="7F3CEB16" w14:textId="77777777" w:rsidR="00D75A5E" w:rsidRDefault="00A64706">
      <w:pPr>
        <w:pStyle w:val="ListParagraph"/>
        <w:numPr>
          <w:ilvl w:val="0"/>
          <w:numId w:val="11"/>
        </w:numPr>
        <w:tabs>
          <w:tab w:val="left" w:pos="600"/>
        </w:tabs>
        <w:spacing w:before="90" w:line="264" w:lineRule="auto"/>
        <w:ind w:right="718"/>
      </w:pPr>
      <w:r>
        <w:br w:type="column"/>
      </w:r>
      <w:r>
        <w:t>Gives families and providers at least 10 calendar days’ notice when reducing or terminating benefits</w:t>
      </w:r>
      <w:r>
        <w:rPr>
          <w:spacing w:val="-6"/>
        </w:rPr>
        <w:t xml:space="preserve"> </w:t>
      </w:r>
      <w:r>
        <w:t>before</w:t>
      </w:r>
      <w:r>
        <w:rPr>
          <w:spacing w:val="-6"/>
        </w:rPr>
        <w:t xml:space="preserve"> </w:t>
      </w:r>
      <w:r>
        <w:t>the</w:t>
      </w:r>
      <w:r>
        <w:rPr>
          <w:spacing w:val="-6"/>
        </w:rPr>
        <w:t xml:space="preserve"> </w:t>
      </w:r>
      <w:r>
        <w:t>original</w:t>
      </w:r>
      <w:r>
        <w:rPr>
          <w:spacing w:val="-6"/>
        </w:rPr>
        <w:t xml:space="preserve"> </w:t>
      </w:r>
      <w:r>
        <w:t>end</w:t>
      </w:r>
      <w:r>
        <w:rPr>
          <w:spacing w:val="-6"/>
        </w:rPr>
        <w:t xml:space="preserve"> </w:t>
      </w:r>
      <w:r>
        <w:t>date</w:t>
      </w:r>
      <w:r>
        <w:rPr>
          <w:spacing w:val="-6"/>
        </w:rPr>
        <w:t xml:space="preserve"> </w:t>
      </w:r>
      <w:r>
        <w:t>on</w:t>
      </w:r>
      <w:r>
        <w:rPr>
          <w:spacing w:val="-6"/>
        </w:rPr>
        <w:t xml:space="preserve"> </w:t>
      </w:r>
      <w:r>
        <w:t>the</w:t>
      </w:r>
      <w:r>
        <w:rPr>
          <w:spacing w:val="-6"/>
        </w:rPr>
        <w:t xml:space="preserve"> </w:t>
      </w:r>
      <w:r>
        <w:t>Social Service Payment Notice</w:t>
      </w:r>
    </w:p>
    <w:p w14:paraId="5F13A473" w14:textId="77777777" w:rsidR="00D75A5E" w:rsidRDefault="00A64706">
      <w:pPr>
        <w:pStyle w:val="ListParagraph"/>
        <w:numPr>
          <w:ilvl w:val="0"/>
          <w:numId w:val="11"/>
        </w:numPr>
        <w:tabs>
          <w:tab w:val="left" w:pos="600"/>
        </w:tabs>
        <w:spacing w:before="77" w:line="264" w:lineRule="auto"/>
        <w:ind w:right="1020"/>
      </w:pPr>
      <w:r>
        <w:rPr>
          <w:noProof/>
        </w:rPr>
        <mc:AlternateContent>
          <mc:Choice Requires="wps">
            <w:drawing>
              <wp:anchor distT="0" distB="0" distL="0" distR="0" simplePos="0" relativeHeight="251658248" behindDoc="0" locked="0" layoutInCell="1" allowOverlap="1" wp14:anchorId="3C088E27" wp14:editId="2F424D67">
                <wp:simplePos x="0" y="0"/>
                <wp:positionH relativeFrom="page">
                  <wp:posOffset>3886200</wp:posOffset>
                </wp:positionH>
                <wp:positionV relativeFrom="paragraph">
                  <wp:posOffset>-682993</wp:posOffset>
                </wp:positionV>
                <wp:extent cx="1270" cy="13081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308100"/>
                        </a:xfrm>
                        <a:custGeom>
                          <a:avLst/>
                          <a:gdLst/>
                          <a:ahLst/>
                          <a:cxnLst/>
                          <a:rect l="l" t="t" r="r" b="b"/>
                          <a:pathLst>
                            <a:path h="1308100">
                              <a:moveTo>
                                <a:pt x="0" y="0"/>
                              </a:moveTo>
                              <a:lnTo>
                                <a:pt x="0" y="13081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7BC6B99B">
              <v:shape id="Graphic 41" style="position:absolute;margin-left:306pt;margin-top:-53.8pt;width:.1pt;height:103pt;z-index:15735296;visibility:visible;mso-wrap-style:square;mso-wrap-distance-left:0;mso-wrap-distance-top:0;mso-wrap-distance-right:0;mso-wrap-distance-bottom:0;mso-position-horizontal:absolute;mso-position-horizontal-relative:page;mso-position-vertical:absolute;mso-position-vertical-relative:text;v-text-anchor:top" coordsize="1270,1308100" o:spid="_x0000_s1026" filled="f" strokeweight=".5pt" path="m,l,13081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" w14:anchorId="1B87C782">
                <v:path arrowok="t"/>
                <w10:wrap anchorx="page"/>
              </v:shape>
            </w:pict>
          </mc:Fallback>
        </mc:AlternateContent>
      </w:r>
      <w:r>
        <w:rPr>
          <w:spacing w:val="-2"/>
        </w:rPr>
        <w:t>Works</w:t>
      </w:r>
      <w:r>
        <w:rPr>
          <w:spacing w:val="-10"/>
        </w:rPr>
        <w:t xml:space="preserve"> </w:t>
      </w:r>
      <w:r>
        <w:rPr>
          <w:spacing w:val="-2"/>
        </w:rPr>
        <w:t>directly</w:t>
      </w:r>
      <w:r>
        <w:rPr>
          <w:spacing w:val="-10"/>
        </w:rPr>
        <w:t xml:space="preserve"> </w:t>
      </w:r>
      <w:r>
        <w:rPr>
          <w:spacing w:val="-2"/>
        </w:rPr>
        <w:t>with</w:t>
      </w:r>
      <w:r>
        <w:rPr>
          <w:spacing w:val="-10"/>
        </w:rPr>
        <w:t xml:space="preserve"> </w:t>
      </w:r>
      <w:r>
        <w:rPr>
          <w:spacing w:val="-2"/>
        </w:rPr>
        <w:t>families</w:t>
      </w:r>
      <w:r>
        <w:rPr>
          <w:spacing w:val="-10"/>
        </w:rPr>
        <w:t xml:space="preserve"> </w:t>
      </w:r>
      <w:r>
        <w:rPr>
          <w:spacing w:val="-2"/>
        </w:rPr>
        <w:t>to</w:t>
      </w:r>
      <w:r>
        <w:rPr>
          <w:spacing w:val="-10"/>
        </w:rPr>
        <w:t xml:space="preserve"> </w:t>
      </w:r>
      <w:r>
        <w:rPr>
          <w:spacing w:val="-2"/>
        </w:rPr>
        <w:t>determine</w:t>
      </w:r>
      <w:r>
        <w:rPr>
          <w:spacing w:val="-10"/>
        </w:rPr>
        <w:t xml:space="preserve"> </w:t>
      </w:r>
      <w:r>
        <w:rPr>
          <w:spacing w:val="-2"/>
        </w:rPr>
        <w:t xml:space="preserve">their </w:t>
      </w:r>
      <w:r>
        <w:t>eligibility for child care services</w:t>
      </w:r>
    </w:p>
    <w:p w14:paraId="0F98BA8E" w14:textId="77777777" w:rsidR="00D75A5E" w:rsidRDefault="00A64706">
      <w:pPr>
        <w:pStyle w:val="ListParagraph"/>
        <w:numPr>
          <w:ilvl w:val="0"/>
          <w:numId w:val="11"/>
        </w:numPr>
        <w:tabs>
          <w:tab w:val="left" w:pos="600"/>
        </w:tabs>
        <w:spacing w:before="79" w:line="264" w:lineRule="auto"/>
        <w:ind w:right="763"/>
      </w:pPr>
      <w:r>
        <w:t>Authorizes</w:t>
      </w:r>
      <w:r>
        <w:rPr>
          <w:spacing w:val="-15"/>
        </w:rPr>
        <w:t xml:space="preserve"> </w:t>
      </w:r>
      <w:r>
        <w:t>and</w:t>
      </w:r>
      <w:r>
        <w:rPr>
          <w:spacing w:val="-15"/>
        </w:rPr>
        <w:t xml:space="preserve"> </w:t>
      </w:r>
      <w:r>
        <w:t>sends</w:t>
      </w:r>
      <w:r>
        <w:rPr>
          <w:spacing w:val="-15"/>
        </w:rPr>
        <w:t xml:space="preserve"> </w:t>
      </w:r>
      <w:r>
        <w:t>child</w:t>
      </w:r>
      <w:r>
        <w:rPr>
          <w:spacing w:val="-15"/>
        </w:rPr>
        <w:t xml:space="preserve"> </w:t>
      </w:r>
      <w:r>
        <w:t>care</w:t>
      </w:r>
      <w:r>
        <w:rPr>
          <w:spacing w:val="-15"/>
        </w:rPr>
        <w:t xml:space="preserve"> </w:t>
      </w:r>
      <w:r>
        <w:t>subsidy</w:t>
      </w:r>
      <w:r>
        <w:rPr>
          <w:spacing w:val="-15"/>
        </w:rPr>
        <w:t xml:space="preserve"> </w:t>
      </w:r>
      <w:r>
        <w:t>payments to providers</w:t>
      </w:r>
    </w:p>
    <w:p w14:paraId="713986D7" w14:textId="77777777" w:rsidR="00D75A5E" w:rsidRDefault="00A64706">
      <w:pPr>
        <w:pStyle w:val="ListParagraph"/>
        <w:numPr>
          <w:ilvl w:val="0"/>
          <w:numId w:val="11"/>
        </w:numPr>
        <w:tabs>
          <w:tab w:val="left" w:pos="600"/>
        </w:tabs>
        <w:spacing w:line="264" w:lineRule="auto"/>
        <w:ind w:right="1135"/>
      </w:pPr>
      <w:r>
        <w:t>Answers</w:t>
      </w:r>
      <w:r>
        <w:rPr>
          <w:spacing w:val="-16"/>
        </w:rPr>
        <w:t xml:space="preserve"> </w:t>
      </w:r>
      <w:r>
        <w:t>questions</w:t>
      </w:r>
      <w:r>
        <w:rPr>
          <w:spacing w:val="-15"/>
        </w:rPr>
        <w:t xml:space="preserve"> </w:t>
      </w:r>
      <w:r>
        <w:t>related</w:t>
      </w:r>
      <w:r>
        <w:rPr>
          <w:spacing w:val="-15"/>
        </w:rPr>
        <w:t xml:space="preserve"> </w:t>
      </w:r>
      <w:r>
        <w:t>to</w:t>
      </w:r>
      <w:r>
        <w:rPr>
          <w:spacing w:val="-16"/>
        </w:rPr>
        <w:t xml:space="preserve"> </w:t>
      </w:r>
      <w:r>
        <w:t>family</w:t>
      </w:r>
      <w:r>
        <w:rPr>
          <w:spacing w:val="-15"/>
        </w:rPr>
        <w:t xml:space="preserve"> </w:t>
      </w:r>
      <w:r>
        <w:t>eligibility, authorizations, and payments</w:t>
      </w:r>
    </w:p>
    <w:p w14:paraId="46F6DB38" w14:textId="77777777" w:rsidR="00D75A5E" w:rsidRDefault="00D75A5E">
      <w:pPr>
        <w:pStyle w:val="ListParagraph"/>
        <w:spacing w:line="264" w:lineRule="auto"/>
        <w:sectPr w:rsidR="00D75A5E">
          <w:type w:val="continuous"/>
          <w:pgSz w:w="12240" w:h="15840"/>
          <w:pgMar w:top="1100" w:right="360" w:bottom="280" w:left="720" w:header="0" w:footer="566" w:gutter="0"/>
          <w:cols w:num="2" w:space="720" w:equalWidth="0">
            <w:col w:w="4906" w:space="494"/>
            <w:col w:w="5760"/>
          </w:cols>
        </w:sectPr>
      </w:pPr>
    </w:p>
    <w:p w14:paraId="0744C997" w14:textId="77777777" w:rsidR="00D75A5E" w:rsidRDefault="00D75A5E">
      <w:pPr>
        <w:pStyle w:val="BodyText"/>
        <w:spacing w:before="27"/>
        <w:ind w:left="0"/>
        <w:rPr>
          <w:sz w:val="20"/>
        </w:rPr>
      </w:pPr>
    </w:p>
    <w:p w14:paraId="74F65BF3" w14:textId="77777777" w:rsidR="00D75A5E" w:rsidRDefault="00A64706">
      <w:pPr>
        <w:ind w:left="360"/>
        <w:rPr>
          <w:sz w:val="20"/>
        </w:rPr>
      </w:pPr>
      <w:r>
        <w:rPr>
          <w:noProof/>
          <w:sz w:val="20"/>
        </w:rPr>
        <mc:AlternateContent>
          <mc:Choice Requires="wps">
            <w:drawing>
              <wp:inline distT="0" distB="0" distL="0" distR="0" wp14:anchorId="1DA03D17" wp14:editId="27545893">
                <wp:extent cx="6400800" cy="349885"/>
                <wp:effectExtent l="0" t="0" r="0" b="0"/>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349885"/>
                        </a:xfrm>
                        <a:prstGeom prst="rect">
                          <a:avLst/>
                        </a:prstGeom>
                        <a:solidFill>
                          <a:srgbClr val="D8E9EF"/>
                        </a:solidFill>
                      </wps:spPr>
                      <wps:txbx>
                        <w:txbxContent>
                          <w:p w14:paraId="51BD1449" w14:textId="77777777" w:rsidR="00D75A5E" w:rsidRDefault="00A64706">
                            <w:pPr>
                              <w:spacing w:before="69"/>
                              <w:ind w:left="140"/>
                              <w:rPr>
                                <w:color w:val="000000"/>
                                <w:sz w:val="36"/>
                              </w:rPr>
                            </w:pPr>
                            <w:r>
                              <w:rPr>
                                <w:color w:val="000000"/>
                                <w:spacing w:val="-12"/>
                                <w:sz w:val="36"/>
                              </w:rPr>
                              <w:t>Family</w:t>
                            </w:r>
                            <w:r>
                              <w:rPr>
                                <w:color w:val="000000"/>
                                <w:spacing w:val="-14"/>
                                <w:sz w:val="36"/>
                              </w:rPr>
                              <w:t xml:space="preserve"> </w:t>
                            </w:r>
                            <w:r>
                              <w:rPr>
                                <w:color w:val="000000"/>
                                <w:spacing w:val="-2"/>
                                <w:sz w:val="36"/>
                              </w:rPr>
                              <w:t>Responsibilities</w:t>
                            </w:r>
                          </w:p>
                        </w:txbxContent>
                      </wps:txbx>
                      <wps:bodyPr wrap="square" lIns="0" tIns="0" rIns="0" bIns="0" rtlCol="0">
                        <a:noAutofit/>
                      </wps:bodyPr>
                    </wps:wsp>
                  </a:graphicData>
                </a:graphic>
              </wp:inline>
            </w:drawing>
          </mc:Choice>
          <mc:Fallback>
            <w:pict>
              <v:shape w14:anchorId="1DA03D17" id="Textbox 42" o:spid="_x0000_s1033" type="#_x0000_t202" style="width:7in;height:2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" fillcolor="#d8e9ef" stroked="f">
                <v:textbox inset="0,0,0,0">
                  <w:txbxContent>
                    <w:p w14:paraId="51BD1449" w14:textId="77777777" w:rsidR="00D75A5E" w:rsidRDefault="00A64706">
                      <w:pPr>
                        <w:spacing w:before="69"/>
                        <w:ind w:left="140"/>
                        <w:rPr>
                          <w:color w:val="000000"/>
                          <w:sz w:val="36"/>
                        </w:rPr>
                      </w:pPr>
                      <w:r>
                        <w:rPr>
                          <w:color w:val="000000"/>
                          <w:spacing w:val="-12"/>
                          <w:sz w:val="36"/>
                        </w:rPr>
                        <w:t>Family</w:t>
                      </w:r>
                      <w:r>
                        <w:rPr>
                          <w:color w:val="000000"/>
                          <w:spacing w:val="-14"/>
                          <w:sz w:val="36"/>
                        </w:rPr>
                        <w:t xml:space="preserve"> </w:t>
                      </w:r>
                      <w:r>
                        <w:rPr>
                          <w:color w:val="000000"/>
                          <w:spacing w:val="-2"/>
                          <w:sz w:val="36"/>
                        </w:rPr>
                        <w:t>Responsibilities</w:t>
                      </w:r>
                    </w:p>
                  </w:txbxContent>
                </v:textbox>
                <w10:anchorlock/>
              </v:shape>
            </w:pict>
          </mc:Fallback>
        </mc:AlternateContent>
      </w:r>
    </w:p>
    <w:p w14:paraId="2A327F07" w14:textId="77777777" w:rsidR="00D75A5E" w:rsidRDefault="00A64706">
      <w:pPr>
        <w:pStyle w:val="BodyText"/>
        <w:spacing w:before="90" w:line="264" w:lineRule="auto"/>
        <w:ind w:left="359" w:right="6652"/>
      </w:pPr>
      <w:r>
        <w:rPr>
          <w:noProof/>
        </w:rPr>
        <w:drawing>
          <wp:anchor distT="0" distB="0" distL="0" distR="0" simplePos="0" relativeHeight="251658247" behindDoc="0" locked="0" layoutInCell="1" allowOverlap="1" wp14:anchorId="69D6C23C" wp14:editId="6EE678E5">
            <wp:simplePos x="0" y="0"/>
            <wp:positionH relativeFrom="page">
              <wp:posOffset>3557015</wp:posOffset>
            </wp:positionH>
            <wp:positionV relativeFrom="paragraph">
              <wp:posOffset>68124</wp:posOffset>
            </wp:positionV>
            <wp:extent cx="3529584" cy="3093210"/>
            <wp:effectExtent l="0" t="0" r="0" b="0"/>
            <wp:wrapNone/>
            <wp:docPr id="43" name="Image 43" descr="Young child playing with a wooden puzz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Young child playing with a wooden puzzle."/>
                    <pic:cNvPicPr/>
                  </pic:nvPicPr>
                  <pic:blipFill>
                    <a:blip r:embed="rId39" cstate="print"/>
                    <a:stretch>
                      <a:fillRect/>
                    </a:stretch>
                  </pic:blipFill>
                  <pic:spPr>
                    <a:xfrm>
                      <a:off x="0" y="0"/>
                      <a:ext cx="3529584" cy="3093210"/>
                    </a:xfrm>
                    <a:prstGeom prst="rect">
                      <a:avLst/>
                    </a:prstGeom>
                  </pic:spPr>
                </pic:pic>
              </a:graphicData>
            </a:graphic>
          </wp:anchor>
        </w:drawing>
      </w:r>
      <w:r>
        <w:t>A family who applies for or receives CCSP benefits has responsibilities as a condition of receiving</w:t>
      </w:r>
      <w:r>
        <w:rPr>
          <w:spacing w:val="-16"/>
        </w:rPr>
        <w:t xml:space="preserve"> </w:t>
      </w:r>
      <w:r>
        <w:t>those</w:t>
      </w:r>
      <w:r>
        <w:rPr>
          <w:spacing w:val="-15"/>
        </w:rPr>
        <w:t xml:space="preserve"> </w:t>
      </w:r>
      <w:r>
        <w:t>benefits</w:t>
      </w:r>
      <w:r>
        <w:rPr>
          <w:spacing w:val="-38"/>
        </w:rPr>
        <w:t xml:space="preserve"> </w:t>
      </w:r>
      <w:r>
        <w:rPr>
          <w:w w:val="80"/>
        </w:rPr>
        <w:t>.</w:t>
      </w:r>
      <w:r>
        <w:rPr>
          <w:spacing w:val="-3"/>
          <w:w w:val="80"/>
        </w:rPr>
        <w:t xml:space="preserve"> </w:t>
      </w:r>
      <w:r>
        <w:t>These</w:t>
      </w:r>
      <w:r>
        <w:rPr>
          <w:spacing w:val="-15"/>
        </w:rPr>
        <w:t xml:space="preserve"> </w:t>
      </w:r>
      <w:r>
        <w:t>include,</w:t>
      </w:r>
      <w:r>
        <w:rPr>
          <w:spacing w:val="-16"/>
        </w:rPr>
        <w:t xml:space="preserve"> </w:t>
      </w:r>
      <w:r>
        <w:t>but</w:t>
      </w:r>
      <w:r>
        <w:rPr>
          <w:spacing w:val="-15"/>
        </w:rPr>
        <w:t xml:space="preserve"> </w:t>
      </w:r>
      <w:r>
        <w:t>are not limited to:</w:t>
      </w:r>
    </w:p>
    <w:p w14:paraId="6E3FEBDC" w14:textId="77777777" w:rsidR="00D75A5E" w:rsidRDefault="00A64706">
      <w:pPr>
        <w:pStyle w:val="ListParagraph"/>
        <w:numPr>
          <w:ilvl w:val="0"/>
          <w:numId w:val="11"/>
        </w:numPr>
        <w:tabs>
          <w:tab w:val="left" w:pos="600"/>
        </w:tabs>
        <w:spacing w:before="87" w:line="264" w:lineRule="auto"/>
        <w:ind w:right="6738"/>
      </w:pPr>
      <w:r>
        <w:t>Completing the application process and submitting</w:t>
      </w:r>
      <w:r>
        <w:rPr>
          <w:spacing w:val="-10"/>
        </w:rPr>
        <w:t xml:space="preserve"> </w:t>
      </w:r>
      <w:r>
        <w:t>the</w:t>
      </w:r>
      <w:r>
        <w:rPr>
          <w:spacing w:val="-10"/>
        </w:rPr>
        <w:t xml:space="preserve"> </w:t>
      </w:r>
      <w:r>
        <w:t>necessary</w:t>
      </w:r>
      <w:r>
        <w:rPr>
          <w:spacing w:val="-10"/>
        </w:rPr>
        <w:t xml:space="preserve"> </w:t>
      </w:r>
      <w:r>
        <w:t>verification</w:t>
      </w:r>
      <w:r>
        <w:rPr>
          <w:spacing w:val="-10"/>
        </w:rPr>
        <w:t xml:space="preserve"> </w:t>
      </w:r>
      <w:r>
        <w:t>forms required to determine eligibility</w:t>
      </w:r>
    </w:p>
    <w:p w14:paraId="2548393B" w14:textId="77777777" w:rsidR="00D75A5E" w:rsidRDefault="00A64706">
      <w:pPr>
        <w:pStyle w:val="ListParagraph"/>
        <w:numPr>
          <w:ilvl w:val="0"/>
          <w:numId w:val="11"/>
        </w:numPr>
        <w:tabs>
          <w:tab w:val="left" w:pos="600"/>
        </w:tabs>
        <w:spacing w:line="264" w:lineRule="auto"/>
        <w:ind w:right="6747"/>
      </w:pPr>
      <w:r>
        <w:t>Paying</w:t>
      </w:r>
      <w:r>
        <w:rPr>
          <w:spacing w:val="-16"/>
        </w:rPr>
        <w:t xml:space="preserve"> </w:t>
      </w:r>
      <w:r>
        <w:t>or</w:t>
      </w:r>
      <w:r>
        <w:rPr>
          <w:spacing w:val="-15"/>
        </w:rPr>
        <w:t xml:space="preserve"> </w:t>
      </w:r>
      <w:r>
        <w:t>making</w:t>
      </w:r>
      <w:r>
        <w:rPr>
          <w:spacing w:val="-15"/>
        </w:rPr>
        <w:t xml:space="preserve"> </w:t>
      </w:r>
      <w:r>
        <w:t>arrangements</w:t>
      </w:r>
      <w:r>
        <w:rPr>
          <w:spacing w:val="-16"/>
        </w:rPr>
        <w:t xml:space="preserve"> </w:t>
      </w:r>
      <w:r>
        <w:t>to</w:t>
      </w:r>
      <w:r>
        <w:rPr>
          <w:spacing w:val="-15"/>
        </w:rPr>
        <w:t xml:space="preserve"> </w:t>
      </w:r>
      <w:r>
        <w:t>pay</w:t>
      </w:r>
      <w:r>
        <w:rPr>
          <w:spacing w:val="-15"/>
        </w:rPr>
        <w:t xml:space="preserve"> </w:t>
      </w:r>
      <w:r>
        <w:t>their monthly copayment</w:t>
      </w:r>
    </w:p>
    <w:p w14:paraId="5EC84BE5" w14:textId="77777777" w:rsidR="00D75A5E" w:rsidRDefault="00A64706">
      <w:pPr>
        <w:pStyle w:val="ListParagraph"/>
        <w:numPr>
          <w:ilvl w:val="0"/>
          <w:numId w:val="11"/>
        </w:numPr>
        <w:tabs>
          <w:tab w:val="left" w:pos="600"/>
        </w:tabs>
        <w:spacing w:before="79" w:line="264" w:lineRule="auto"/>
        <w:ind w:right="6767"/>
        <w:jc w:val="both"/>
      </w:pPr>
      <w:r>
        <w:t>Documenting</w:t>
      </w:r>
      <w:r>
        <w:rPr>
          <w:spacing w:val="-3"/>
        </w:rPr>
        <w:t xml:space="preserve"> </w:t>
      </w:r>
      <w:r>
        <w:t>the</w:t>
      </w:r>
      <w:r>
        <w:rPr>
          <w:spacing w:val="-3"/>
        </w:rPr>
        <w:t xml:space="preserve"> </w:t>
      </w:r>
      <w:r>
        <w:t>child’s</w:t>
      </w:r>
      <w:r>
        <w:rPr>
          <w:spacing w:val="-3"/>
        </w:rPr>
        <w:t xml:space="preserve"> </w:t>
      </w:r>
      <w:r>
        <w:t>attendance</w:t>
      </w:r>
      <w:r>
        <w:rPr>
          <w:spacing w:val="-3"/>
        </w:rPr>
        <w:t xml:space="preserve"> </w:t>
      </w:r>
      <w:r>
        <w:t>in</w:t>
      </w:r>
      <w:r>
        <w:rPr>
          <w:spacing w:val="-3"/>
        </w:rPr>
        <w:t xml:space="preserve"> </w:t>
      </w:r>
      <w:r>
        <w:t>the attendance</w:t>
      </w:r>
      <w:r>
        <w:rPr>
          <w:spacing w:val="-12"/>
        </w:rPr>
        <w:t xml:space="preserve"> </w:t>
      </w:r>
      <w:r>
        <w:t>system</w:t>
      </w:r>
      <w:r>
        <w:rPr>
          <w:spacing w:val="-12"/>
        </w:rPr>
        <w:t xml:space="preserve"> </w:t>
      </w:r>
      <w:r>
        <w:t>or</w:t>
      </w:r>
      <w:r>
        <w:rPr>
          <w:spacing w:val="-12"/>
        </w:rPr>
        <w:t xml:space="preserve"> </w:t>
      </w:r>
      <w:r>
        <w:t>having</w:t>
      </w:r>
      <w:r>
        <w:rPr>
          <w:spacing w:val="-12"/>
        </w:rPr>
        <w:t xml:space="preserve"> </w:t>
      </w:r>
      <w:r>
        <w:t>an</w:t>
      </w:r>
      <w:r>
        <w:rPr>
          <w:spacing w:val="-12"/>
        </w:rPr>
        <w:t xml:space="preserve"> </w:t>
      </w:r>
      <w:r>
        <w:t>authorized person sign the child in and out</w:t>
      </w:r>
    </w:p>
    <w:p w14:paraId="45148AA0" w14:textId="77777777" w:rsidR="00D75A5E" w:rsidRDefault="00A64706">
      <w:pPr>
        <w:pStyle w:val="ListParagraph"/>
        <w:numPr>
          <w:ilvl w:val="0"/>
          <w:numId w:val="11"/>
        </w:numPr>
        <w:tabs>
          <w:tab w:val="left" w:pos="600"/>
        </w:tabs>
        <w:spacing w:line="264" w:lineRule="auto"/>
        <w:ind w:right="7243"/>
      </w:pPr>
      <w:r>
        <w:rPr>
          <w:spacing w:val="-2"/>
        </w:rPr>
        <w:t>Reporting</w:t>
      </w:r>
      <w:r>
        <w:rPr>
          <w:spacing w:val="-10"/>
        </w:rPr>
        <w:t xml:space="preserve"> </w:t>
      </w:r>
      <w:r>
        <w:rPr>
          <w:spacing w:val="-2"/>
        </w:rPr>
        <w:t>changes</w:t>
      </w:r>
      <w:r>
        <w:rPr>
          <w:spacing w:val="-10"/>
        </w:rPr>
        <w:t xml:space="preserve"> </w:t>
      </w:r>
      <w:r>
        <w:rPr>
          <w:spacing w:val="-2"/>
        </w:rPr>
        <w:t>in</w:t>
      </w:r>
      <w:r>
        <w:rPr>
          <w:spacing w:val="-10"/>
        </w:rPr>
        <w:t xml:space="preserve"> </w:t>
      </w:r>
      <w:r>
        <w:rPr>
          <w:spacing w:val="-2"/>
        </w:rPr>
        <w:t>providers</w:t>
      </w:r>
      <w:r>
        <w:rPr>
          <w:spacing w:val="-10"/>
        </w:rPr>
        <w:t xml:space="preserve"> </w:t>
      </w:r>
      <w:r>
        <w:rPr>
          <w:spacing w:val="-2"/>
        </w:rPr>
        <w:t xml:space="preserve">within </w:t>
      </w:r>
      <w:r>
        <w:t>five days</w:t>
      </w:r>
    </w:p>
    <w:p w14:paraId="4016EE52" w14:textId="77777777" w:rsidR="00D75A5E" w:rsidRDefault="00A64706">
      <w:pPr>
        <w:pStyle w:val="ListParagraph"/>
        <w:numPr>
          <w:ilvl w:val="0"/>
          <w:numId w:val="11"/>
        </w:numPr>
        <w:tabs>
          <w:tab w:val="left" w:pos="600"/>
        </w:tabs>
        <w:spacing w:before="79" w:line="264" w:lineRule="auto"/>
        <w:ind w:right="7650"/>
      </w:pPr>
      <w:r>
        <w:t>Requesting</w:t>
      </w:r>
      <w:r>
        <w:rPr>
          <w:spacing w:val="-15"/>
        </w:rPr>
        <w:t xml:space="preserve"> </w:t>
      </w:r>
      <w:r>
        <w:t>additional</w:t>
      </w:r>
      <w:r>
        <w:rPr>
          <w:spacing w:val="-15"/>
        </w:rPr>
        <w:t xml:space="preserve"> </w:t>
      </w:r>
      <w:r>
        <w:t>care</w:t>
      </w:r>
      <w:r>
        <w:rPr>
          <w:spacing w:val="-15"/>
        </w:rPr>
        <w:t xml:space="preserve"> </w:t>
      </w:r>
      <w:r>
        <w:t>for</w:t>
      </w:r>
      <w:r>
        <w:rPr>
          <w:spacing w:val="-15"/>
        </w:rPr>
        <w:t xml:space="preserve"> </w:t>
      </w:r>
      <w:r>
        <w:t>an approved activity</w:t>
      </w:r>
    </w:p>
    <w:p w14:paraId="4AC1A398" w14:textId="77777777" w:rsidR="00D75A5E" w:rsidRDefault="00D75A5E">
      <w:pPr>
        <w:pStyle w:val="ListParagraph"/>
        <w:spacing w:line="264" w:lineRule="auto"/>
        <w:sectPr w:rsidR="00D75A5E">
          <w:type w:val="continuous"/>
          <w:pgSz w:w="12240" w:h="15840"/>
          <w:pgMar w:top="1100" w:right="360" w:bottom="280" w:left="720" w:header="0" w:footer="566" w:gutter="0"/>
          <w:cols w:space="720"/>
        </w:sectPr>
      </w:pPr>
    </w:p>
    <w:p w14:paraId="01ADD5F7" w14:textId="77777777" w:rsidR="00D75A5E" w:rsidRDefault="00A64706">
      <w:pPr>
        <w:ind w:left="360"/>
        <w:rPr>
          <w:sz w:val="20"/>
        </w:rPr>
      </w:pPr>
      <w:r>
        <w:rPr>
          <w:noProof/>
          <w:sz w:val="20"/>
        </w:rPr>
        <w:lastRenderedPageBreak/>
        <w:drawing>
          <wp:inline distT="0" distB="0" distL="0" distR="0" wp14:anchorId="1AB8E81F" wp14:editId="42ADBBB6">
            <wp:extent cx="6415771" cy="2612136"/>
            <wp:effectExtent l="0" t="0" r="0" b="0"/>
            <wp:docPr id="44" name="Image 44" descr="Two Early Learning Providers with young children who are sitting at a small table having a sna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Two Early Learning Providers with young children who are sitting at a small table having a snack."/>
                    <pic:cNvPicPr/>
                  </pic:nvPicPr>
                  <pic:blipFill>
                    <a:blip r:embed="rId40" cstate="print"/>
                    <a:stretch>
                      <a:fillRect/>
                    </a:stretch>
                  </pic:blipFill>
                  <pic:spPr>
                    <a:xfrm>
                      <a:off x="0" y="0"/>
                      <a:ext cx="6415771" cy="2612136"/>
                    </a:xfrm>
                    <a:prstGeom prst="rect">
                      <a:avLst/>
                    </a:prstGeom>
                  </pic:spPr>
                </pic:pic>
              </a:graphicData>
            </a:graphic>
          </wp:inline>
        </w:drawing>
      </w:r>
    </w:p>
    <w:p w14:paraId="04F60CBF" w14:textId="77777777" w:rsidR="00D75A5E" w:rsidRDefault="00A64706">
      <w:pPr>
        <w:pStyle w:val="Heading1"/>
        <w:tabs>
          <w:tab w:val="left" w:pos="10439"/>
        </w:tabs>
        <w:spacing w:before="273"/>
      </w:pPr>
      <w:bookmarkStart w:id="16" w:name="_TOC_250019"/>
      <w:r>
        <w:rPr>
          <w:color w:val="000000"/>
          <w:spacing w:val="52"/>
          <w:shd w:val="clear" w:color="auto" w:fill="D8E9EF"/>
        </w:rPr>
        <w:t xml:space="preserve"> </w:t>
      </w:r>
      <w:r>
        <w:rPr>
          <w:color w:val="000000"/>
          <w:spacing w:val="-14"/>
          <w:shd w:val="clear" w:color="auto" w:fill="D8E9EF"/>
        </w:rPr>
        <w:t>Child Care Eligibility</w:t>
      </w:r>
      <w:r>
        <w:rPr>
          <w:color w:val="000000"/>
          <w:spacing w:val="-15"/>
          <w:shd w:val="clear" w:color="auto" w:fill="D8E9EF"/>
        </w:rPr>
        <w:t xml:space="preserve"> </w:t>
      </w:r>
      <w:r>
        <w:rPr>
          <w:color w:val="000000"/>
          <w:spacing w:val="-14"/>
          <w:shd w:val="clear" w:color="auto" w:fill="D8E9EF"/>
        </w:rPr>
        <w:t>Process</w:t>
      </w:r>
      <w:bookmarkEnd w:id="16"/>
      <w:r>
        <w:rPr>
          <w:color w:val="000000"/>
          <w:shd w:val="clear" w:color="auto" w:fill="D8E9EF"/>
        </w:rPr>
        <w:tab/>
      </w:r>
    </w:p>
    <w:p w14:paraId="6E53AEB6" w14:textId="77777777" w:rsidR="00D75A5E" w:rsidRDefault="00D75A5E">
      <w:pPr>
        <w:pStyle w:val="Heading1"/>
        <w:sectPr w:rsidR="00D75A5E">
          <w:pgSz w:w="12240" w:h="15840"/>
          <w:pgMar w:top="1080" w:right="360" w:bottom="760" w:left="720" w:header="0" w:footer="566" w:gutter="0"/>
          <w:cols w:space="720"/>
        </w:sectPr>
      </w:pPr>
    </w:p>
    <w:p w14:paraId="1B627D36" w14:textId="77777777" w:rsidR="00D75A5E" w:rsidRDefault="00A64706">
      <w:pPr>
        <w:pStyle w:val="BodyText"/>
        <w:spacing w:before="172" w:line="264" w:lineRule="auto"/>
        <w:ind w:left="600" w:hanging="240"/>
      </w:pPr>
      <w:r>
        <w:t>A</w:t>
      </w:r>
      <w:r>
        <w:rPr>
          <w:spacing w:val="-38"/>
        </w:rPr>
        <w:t xml:space="preserve"> </w:t>
      </w:r>
      <w:r>
        <w:rPr>
          <w:w w:val="80"/>
        </w:rPr>
        <w:t>.</w:t>
      </w:r>
      <w:r>
        <w:rPr>
          <w:spacing w:val="-11"/>
        </w:rPr>
        <w:t xml:space="preserve"> </w:t>
      </w:r>
      <w:r>
        <w:t>An</w:t>
      </w:r>
      <w:r>
        <w:rPr>
          <w:spacing w:val="-14"/>
        </w:rPr>
        <w:t xml:space="preserve"> </w:t>
      </w:r>
      <w:r>
        <w:t>individual</w:t>
      </w:r>
      <w:r>
        <w:rPr>
          <w:spacing w:val="-14"/>
        </w:rPr>
        <w:t xml:space="preserve"> </w:t>
      </w:r>
      <w:r>
        <w:t>who</w:t>
      </w:r>
      <w:r>
        <w:rPr>
          <w:spacing w:val="-14"/>
        </w:rPr>
        <w:t xml:space="preserve"> </w:t>
      </w:r>
      <w:r>
        <w:t>wants</w:t>
      </w:r>
      <w:r>
        <w:rPr>
          <w:spacing w:val="-14"/>
        </w:rPr>
        <w:t xml:space="preserve"> </w:t>
      </w:r>
      <w:r>
        <w:t>help</w:t>
      </w:r>
      <w:r>
        <w:rPr>
          <w:spacing w:val="-14"/>
        </w:rPr>
        <w:t xml:space="preserve"> </w:t>
      </w:r>
      <w:r>
        <w:t>to</w:t>
      </w:r>
      <w:r>
        <w:rPr>
          <w:spacing w:val="-14"/>
        </w:rPr>
        <w:t xml:space="preserve"> </w:t>
      </w:r>
      <w:r>
        <w:t>pay</w:t>
      </w:r>
      <w:r>
        <w:rPr>
          <w:spacing w:val="-14"/>
        </w:rPr>
        <w:t xml:space="preserve"> </w:t>
      </w:r>
      <w:r>
        <w:t>for</w:t>
      </w:r>
      <w:r>
        <w:rPr>
          <w:spacing w:val="-14"/>
        </w:rPr>
        <w:t xml:space="preserve"> </w:t>
      </w:r>
      <w:r>
        <w:t>child</w:t>
      </w:r>
      <w:r>
        <w:rPr>
          <w:spacing w:val="-14"/>
        </w:rPr>
        <w:t xml:space="preserve"> </w:t>
      </w:r>
      <w:r>
        <w:t>care may either contact:</w:t>
      </w:r>
    </w:p>
    <w:p w14:paraId="2C6A49F9" w14:textId="77777777" w:rsidR="00D75A5E" w:rsidRDefault="00A64706">
      <w:pPr>
        <w:pStyle w:val="ListParagraph"/>
        <w:numPr>
          <w:ilvl w:val="1"/>
          <w:numId w:val="11"/>
        </w:numPr>
        <w:tabs>
          <w:tab w:val="left" w:pos="800"/>
        </w:tabs>
        <w:spacing w:before="89" w:line="264" w:lineRule="auto"/>
        <w:ind w:right="153"/>
      </w:pPr>
      <w:r>
        <w:rPr>
          <w:noProof/>
        </w:rPr>
        <mc:AlternateContent>
          <mc:Choice Requires="wps">
            <w:drawing>
              <wp:anchor distT="0" distB="0" distL="0" distR="0" simplePos="0" relativeHeight="251658251" behindDoc="0" locked="0" layoutInCell="1" allowOverlap="1" wp14:anchorId="1E0715C7" wp14:editId="10DB32E9">
                <wp:simplePos x="0" y="0"/>
                <wp:positionH relativeFrom="page">
                  <wp:posOffset>625352</wp:posOffset>
                </wp:positionH>
                <wp:positionV relativeFrom="paragraph">
                  <wp:posOffset>325408</wp:posOffset>
                </wp:positionV>
                <wp:extent cx="6555105" cy="103505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2AC5DEAD"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1E0715C7" id="Textbox 45" o:spid="_x0000_s1034" type="#_x0000_t202" style="position:absolute;left:0;text-align:left;margin-left:49.25pt;margin-top:25.6pt;width:516.15pt;height:81.5pt;rotation:-45;z-index:25165825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" filled="f" stroked="f">
                <v:textbox inset="0,0,0,0">
                  <w:txbxContent>
                    <w:p w14:paraId="2AC5DEAD"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Pr>
          <w:spacing w:val="-4"/>
        </w:rPr>
        <w:t>Calling</w:t>
      </w:r>
      <w:r>
        <w:rPr>
          <w:spacing w:val="-6"/>
        </w:rPr>
        <w:t xml:space="preserve"> </w:t>
      </w:r>
      <w:r>
        <w:rPr>
          <w:spacing w:val="-4"/>
        </w:rPr>
        <w:t>the</w:t>
      </w:r>
      <w:r>
        <w:rPr>
          <w:spacing w:val="-6"/>
        </w:rPr>
        <w:t xml:space="preserve"> </w:t>
      </w:r>
      <w:r>
        <w:rPr>
          <w:spacing w:val="-4"/>
        </w:rPr>
        <w:t>DCYF</w:t>
      </w:r>
      <w:r>
        <w:rPr>
          <w:spacing w:val="-6"/>
        </w:rPr>
        <w:t xml:space="preserve"> </w:t>
      </w:r>
      <w:r>
        <w:rPr>
          <w:spacing w:val="-4"/>
        </w:rPr>
        <w:t>statewide</w:t>
      </w:r>
      <w:r>
        <w:rPr>
          <w:spacing w:val="-6"/>
        </w:rPr>
        <w:t xml:space="preserve"> </w:t>
      </w:r>
      <w:r>
        <w:rPr>
          <w:spacing w:val="-4"/>
        </w:rPr>
        <w:t>Child</w:t>
      </w:r>
      <w:r>
        <w:rPr>
          <w:spacing w:val="-6"/>
        </w:rPr>
        <w:t xml:space="preserve"> </w:t>
      </w:r>
      <w:r>
        <w:rPr>
          <w:spacing w:val="-4"/>
        </w:rPr>
        <w:t>Care</w:t>
      </w:r>
      <w:r>
        <w:rPr>
          <w:spacing w:val="-6"/>
        </w:rPr>
        <w:t xml:space="preserve"> </w:t>
      </w:r>
      <w:r>
        <w:rPr>
          <w:spacing w:val="-4"/>
        </w:rPr>
        <w:t xml:space="preserve">Subsidy </w:t>
      </w:r>
      <w:r>
        <w:t>Contact Center at 1-844-626-8687</w:t>
      </w:r>
    </w:p>
    <w:p w14:paraId="04A4A8A2" w14:textId="77777777" w:rsidR="00D75A5E" w:rsidRDefault="00A64706">
      <w:pPr>
        <w:pStyle w:val="ListParagraph"/>
        <w:numPr>
          <w:ilvl w:val="1"/>
          <w:numId w:val="11"/>
        </w:numPr>
        <w:tabs>
          <w:tab w:val="left" w:pos="800"/>
        </w:tabs>
        <w:spacing w:before="59" w:line="264" w:lineRule="auto"/>
        <w:ind w:right="214"/>
      </w:pPr>
      <w:r>
        <w:rPr>
          <w:spacing w:val="-2"/>
        </w:rPr>
        <w:t>Contacting</w:t>
      </w:r>
      <w:r>
        <w:rPr>
          <w:spacing w:val="-11"/>
        </w:rPr>
        <w:t xml:space="preserve"> </w:t>
      </w:r>
      <w:r>
        <w:rPr>
          <w:spacing w:val="-2"/>
        </w:rPr>
        <w:t>their</w:t>
      </w:r>
      <w:r>
        <w:rPr>
          <w:spacing w:val="-11"/>
        </w:rPr>
        <w:t xml:space="preserve"> </w:t>
      </w:r>
      <w:r>
        <w:rPr>
          <w:spacing w:val="-2"/>
        </w:rPr>
        <w:t>assigned</w:t>
      </w:r>
      <w:r>
        <w:rPr>
          <w:spacing w:val="-11"/>
        </w:rPr>
        <w:t xml:space="preserve"> </w:t>
      </w:r>
      <w:r>
        <w:rPr>
          <w:spacing w:val="-2"/>
        </w:rPr>
        <w:t>Child</w:t>
      </w:r>
      <w:r>
        <w:rPr>
          <w:spacing w:val="-11"/>
        </w:rPr>
        <w:t xml:space="preserve"> </w:t>
      </w:r>
      <w:r>
        <w:rPr>
          <w:spacing w:val="-2"/>
        </w:rPr>
        <w:t>Welfare</w:t>
      </w:r>
      <w:r>
        <w:rPr>
          <w:spacing w:val="-11"/>
        </w:rPr>
        <w:t xml:space="preserve"> </w:t>
      </w:r>
      <w:r>
        <w:rPr>
          <w:spacing w:val="-2"/>
        </w:rPr>
        <w:t>social worker</w:t>
      </w:r>
    </w:p>
    <w:p w14:paraId="3BE5F3CB" w14:textId="77777777" w:rsidR="00D75A5E" w:rsidRDefault="00A64706">
      <w:pPr>
        <w:pStyle w:val="ListParagraph"/>
        <w:numPr>
          <w:ilvl w:val="1"/>
          <w:numId w:val="11"/>
        </w:numPr>
        <w:tabs>
          <w:tab w:val="left" w:pos="800"/>
        </w:tabs>
        <w:spacing w:before="58" w:line="264" w:lineRule="auto"/>
        <w:ind w:right="563"/>
        <w:rPr>
          <w:b/>
        </w:rPr>
      </w:pPr>
      <w:r>
        <w:t xml:space="preserve">Completing the online application at </w:t>
      </w:r>
      <w:hyperlink r:id="rId41">
        <w:r>
          <w:rPr>
            <w:b/>
            <w:spacing w:val="-2"/>
            <w:w w:val="90"/>
          </w:rPr>
          <w:t>https://www.washingtonconnection.org/</w:t>
        </w:r>
      </w:hyperlink>
      <w:r>
        <w:rPr>
          <w:b/>
          <w:spacing w:val="-2"/>
          <w:w w:val="90"/>
        </w:rPr>
        <w:t xml:space="preserve"> </w:t>
      </w:r>
      <w:hyperlink r:id="rId42">
        <w:r>
          <w:rPr>
            <w:b/>
            <w:spacing w:val="-2"/>
          </w:rPr>
          <w:t>home/</w:t>
        </w:r>
      </w:hyperlink>
    </w:p>
    <w:p w14:paraId="7FC67B46" w14:textId="77777777" w:rsidR="00D75A5E" w:rsidRDefault="00A64706">
      <w:pPr>
        <w:pStyle w:val="BodyText"/>
        <w:spacing w:before="78" w:line="264" w:lineRule="auto"/>
        <w:ind w:left="600" w:hanging="240"/>
      </w:pPr>
      <w:r>
        <w:rPr>
          <w:w w:val="95"/>
        </w:rPr>
        <w:t>B</w:t>
      </w:r>
      <w:r>
        <w:rPr>
          <w:spacing w:val="-32"/>
          <w:w w:val="95"/>
        </w:rPr>
        <w:t xml:space="preserve"> </w:t>
      </w:r>
      <w:r>
        <w:rPr>
          <w:w w:val="80"/>
        </w:rPr>
        <w:t>.</w:t>
      </w:r>
      <w:r>
        <w:rPr>
          <w:spacing w:val="31"/>
        </w:rPr>
        <w:t xml:space="preserve"> </w:t>
      </w:r>
      <w:r>
        <w:rPr>
          <w:w w:val="95"/>
        </w:rPr>
        <w:t>DCYF</w:t>
      </w:r>
      <w:r>
        <w:rPr>
          <w:spacing w:val="-1"/>
          <w:w w:val="95"/>
        </w:rPr>
        <w:t xml:space="preserve"> </w:t>
      </w:r>
      <w:r>
        <w:rPr>
          <w:w w:val="95"/>
        </w:rPr>
        <w:t>gathers</w:t>
      </w:r>
      <w:r>
        <w:rPr>
          <w:spacing w:val="-1"/>
          <w:w w:val="95"/>
        </w:rPr>
        <w:t xml:space="preserve"> </w:t>
      </w:r>
      <w:r>
        <w:rPr>
          <w:w w:val="95"/>
        </w:rPr>
        <w:t>and</w:t>
      </w:r>
      <w:r>
        <w:rPr>
          <w:spacing w:val="-1"/>
          <w:w w:val="95"/>
        </w:rPr>
        <w:t xml:space="preserve"> </w:t>
      </w:r>
      <w:r>
        <w:rPr>
          <w:w w:val="95"/>
        </w:rPr>
        <w:t>reviews</w:t>
      </w:r>
      <w:r>
        <w:rPr>
          <w:spacing w:val="-1"/>
          <w:w w:val="95"/>
        </w:rPr>
        <w:t xml:space="preserve"> </w:t>
      </w:r>
      <w:r>
        <w:rPr>
          <w:w w:val="95"/>
        </w:rPr>
        <w:t>information</w:t>
      </w:r>
      <w:r>
        <w:rPr>
          <w:spacing w:val="-1"/>
          <w:w w:val="95"/>
        </w:rPr>
        <w:t xml:space="preserve"> </w:t>
      </w:r>
      <w:r>
        <w:rPr>
          <w:w w:val="95"/>
        </w:rPr>
        <w:t xml:space="preserve">to </w:t>
      </w:r>
      <w:r>
        <w:t>determine a family’s eligibility</w:t>
      </w:r>
      <w:r>
        <w:rPr>
          <w:spacing w:val="-20"/>
        </w:rPr>
        <w:t xml:space="preserve"> </w:t>
      </w:r>
      <w:r>
        <w:rPr>
          <w:w w:val="80"/>
        </w:rPr>
        <w:t>.</w:t>
      </w:r>
    </w:p>
    <w:p w14:paraId="7C742609" w14:textId="77777777" w:rsidR="00D75A5E" w:rsidRDefault="00A64706">
      <w:pPr>
        <w:pStyle w:val="BodyText"/>
        <w:spacing w:before="79" w:line="264" w:lineRule="auto"/>
        <w:ind w:left="600" w:hanging="240"/>
      </w:pPr>
      <w:r>
        <w:t>C</w:t>
      </w:r>
      <w:r>
        <w:rPr>
          <w:spacing w:val="-35"/>
        </w:rPr>
        <w:t xml:space="preserve"> </w:t>
      </w:r>
      <w:r>
        <w:rPr>
          <w:w w:val="80"/>
        </w:rPr>
        <w:t>.</w:t>
      </w:r>
      <w:r>
        <w:t xml:space="preserve"> Once</w:t>
      </w:r>
      <w:r>
        <w:rPr>
          <w:spacing w:val="-3"/>
        </w:rPr>
        <w:t xml:space="preserve"> </w:t>
      </w:r>
      <w:r>
        <w:t>eligibility</w:t>
      </w:r>
      <w:r>
        <w:rPr>
          <w:spacing w:val="-3"/>
        </w:rPr>
        <w:t xml:space="preserve"> </w:t>
      </w:r>
      <w:r>
        <w:t>is</w:t>
      </w:r>
      <w:r>
        <w:rPr>
          <w:spacing w:val="-3"/>
        </w:rPr>
        <w:t xml:space="preserve"> </w:t>
      </w:r>
      <w:r>
        <w:t>determined</w:t>
      </w:r>
      <w:r>
        <w:rPr>
          <w:spacing w:val="-3"/>
        </w:rPr>
        <w:t xml:space="preserve"> </w:t>
      </w:r>
      <w:r>
        <w:t>for</w:t>
      </w:r>
      <w:r>
        <w:rPr>
          <w:spacing w:val="-3"/>
        </w:rPr>
        <w:t xml:space="preserve"> </w:t>
      </w:r>
      <w:r>
        <w:t>CCSP,</w:t>
      </w:r>
      <w:r>
        <w:rPr>
          <w:spacing w:val="-3"/>
        </w:rPr>
        <w:t xml:space="preserve"> </w:t>
      </w:r>
      <w:r>
        <w:t>families receive</w:t>
      </w:r>
      <w:r>
        <w:rPr>
          <w:spacing w:val="-4"/>
        </w:rPr>
        <w:t xml:space="preserve"> </w:t>
      </w:r>
      <w:r>
        <w:t>a</w:t>
      </w:r>
      <w:r>
        <w:rPr>
          <w:spacing w:val="-4"/>
        </w:rPr>
        <w:t xml:space="preserve"> </w:t>
      </w:r>
      <w:r>
        <w:t>letter</w:t>
      </w:r>
      <w:r>
        <w:rPr>
          <w:spacing w:val="-4"/>
        </w:rPr>
        <w:t xml:space="preserve"> </w:t>
      </w:r>
      <w:r>
        <w:t>from</w:t>
      </w:r>
      <w:r>
        <w:rPr>
          <w:spacing w:val="-4"/>
        </w:rPr>
        <w:t xml:space="preserve"> </w:t>
      </w:r>
      <w:r>
        <w:t>DCYF</w:t>
      </w:r>
      <w:r>
        <w:rPr>
          <w:spacing w:val="-35"/>
        </w:rPr>
        <w:t xml:space="preserve"> </w:t>
      </w:r>
      <w:r>
        <w:rPr>
          <w:w w:val="80"/>
        </w:rPr>
        <w:t xml:space="preserve">. </w:t>
      </w:r>
      <w:r>
        <w:t>The</w:t>
      </w:r>
      <w:r>
        <w:rPr>
          <w:spacing w:val="-4"/>
        </w:rPr>
        <w:t xml:space="preserve"> </w:t>
      </w:r>
      <w:r>
        <w:t>eligibility</w:t>
      </w:r>
      <w:r>
        <w:rPr>
          <w:spacing w:val="-4"/>
        </w:rPr>
        <w:t xml:space="preserve"> </w:t>
      </w:r>
      <w:r>
        <w:t>letter includes</w:t>
      </w:r>
      <w:r>
        <w:rPr>
          <w:spacing w:val="-1"/>
        </w:rPr>
        <w:t xml:space="preserve"> </w:t>
      </w:r>
      <w:r>
        <w:t>begin</w:t>
      </w:r>
      <w:r>
        <w:rPr>
          <w:spacing w:val="-1"/>
        </w:rPr>
        <w:t xml:space="preserve"> </w:t>
      </w:r>
      <w:r>
        <w:t>and</w:t>
      </w:r>
      <w:r>
        <w:rPr>
          <w:spacing w:val="-1"/>
        </w:rPr>
        <w:t xml:space="preserve"> </w:t>
      </w:r>
      <w:r>
        <w:t>end</w:t>
      </w:r>
      <w:r>
        <w:rPr>
          <w:spacing w:val="-1"/>
        </w:rPr>
        <w:t xml:space="preserve"> </w:t>
      </w:r>
      <w:r>
        <w:t>dates</w:t>
      </w:r>
      <w:r>
        <w:rPr>
          <w:spacing w:val="-1"/>
        </w:rPr>
        <w:t xml:space="preserve"> </w:t>
      </w:r>
      <w:r>
        <w:t>of</w:t>
      </w:r>
      <w:r>
        <w:rPr>
          <w:spacing w:val="-1"/>
        </w:rPr>
        <w:t xml:space="preserve"> </w:t>
      </w:r>
      <w:r>
        <w:t>eligibility</w:t>
      </w:r>
      <w:r>
        <w:rPr>
          <w:spacing w:val="-1"/>
        </w:rPr>
        <w:t xml:space="preserve"> </w:t>
      </w:r>
      <w:r>
        <w:t>and</w:t>
      </w:r>
      <w:r>
        <w:rPr>
          <w:spacing w:val="-1"/>
        </w:rPr>
        <w:t xml:space="preserve"> </w:t>
      </w:r>
      <w:r>
        <w:t>the monthly copayment amount</w:t>
      </w:r>
      <w:r>
        <w:rPr>
          <w:spacing w:val="-23"/>
        </w:rPr>
        <w:t xml:space="preserve"> </w:t>
      </w:r>
      <w:r>
        <w:rPr>
          <w:w w:val="80"/>
        </w:rPr>
        <w:t>.</w:t>
      </w:r>
    </w:p>
    <w:p w14:paraId="0EE41FFB" w14:textId="77777777" w:rsidR="00D75A5E" w:rsidRDefault="00A64706">
      <w:pPr>
        <w:pStyle w:val="BodyText"/>
        <w:spacing w:before="78" w:line="264" w:lineRule="auto"/>
        <w:ind w:left="600" w:right="85" w:hanging="240"/>
      </w:pPr>
      <w:r>
        <w:rPr>
          <w:w w:val="95"/>
        </w:rPr>
        <w:t>D</w:t>
      </w:r>
      <w:r>
        <w:rPr>
          <w:spacing w:val="-32"/>
          <w:w w:val="95"/>
        </w:rPr>
        <w:t xml:space="preserve"> </w:t>
      </w:r>
      <w:r>
        <w:rPr>
          <w:w w:val="80"/>
        </w:rPr>
        <w:t>.</w:t>
      </w:r>
      <w:r>
        <w:rPr>
          <w:w w:val="95"/>
        </w:rPr>
        <w:t xml:space="preserve"> Eligible families can use the Answer Phone (1-844-</w:t>
      </w:r>
      <w:r>
        <w:t>626-8687)</w:t>
      </w:r>
      <w:r>
        <w:rPr>
          <w:spacing w:val="-16"/>
        </w:rPr>
        <w:t xml:space="preserve"> </w:t>
      </w:r>
      <w:r>
        <w:t>to</w:t>
      </w:r>
      <w:r>
        <w:rPr>
          <w:spacing w:val="-15"/>
        </w:rPr>
        <w:t xml:space="preserve"> </w:t>
      </w:r>
      <w:r>
        <w:t>check</w:t>
      </w:r>
      <w:r>
        <w:rPr>
          <w:spacing w:val="-15"/>
        </w:rPr>
        <w:t xml:space="preserve"> </w:t>
      </w:r>
      <w:r>
        <w:t>their</w:t>
      </w:r>
      <w:r>
        <w:rPr>
          <w:spacing w:val="-16"/>
        </w:rPr>
        <w:t xml:space="preserve"> </w:t>
      </w:r>
      <w:r>
        <w:t>child</w:t>
      </w:r>
      <w:r>
        <w:rPr>
          <w:spacing w:val="-15"/>
        </w:rPr>
        <w:t xml:space="preserve"> </w:t>
      </w:r>
      <w:r>
        <w:t>care</w:t>
      </w:r>
      <w:r>
        <w:rPr>
          <w:spacing w:val="-15"/>
        </w:rPr>
        <w:t xml:space="preserve"> </w:t>
      </w:r>
      <w:r>
        <w:t>application</w:t>
      </w:r>
      <w:r>
        <w:rPr>
          <w:spacing w:val="-15"/>
        </w:rPr>
        <w:t xml:space="preserve"> </w:t>
      </w:r>
      <w:r>
        <w:t>by pressing</w:t>
      </w:r>
      <w:r>
        <w:rPr>
          <w:spacing w:val="-16"/>
        </w:rPr>
        <w:t xml:space="preserve"> </w:t>
      </w:r>
      <w:r>
        <w:rPr>
          <w:w w:val="80"/>
        </w:rPr>
        <w:t>1</w:t>
      </w:r>
      <w:r>
        <w:rPr>
          <w:spacing w:val="-3"/>
          <w:w w:val="80"/>
        </w:rPr>
        <w:t xml:space="preserve"> </w:t>
      </w:r>
      <w:r>
        <w:t>after</w:t>
      </w:r>
      <w:r>
        <w:rPr>
          <w:spacing w:val="-15"/>
        </w:rPr>
        <w:t xml:space="preserve"> </w:t>
      </w:r>
      <w:r>
        <w:t>calling</w:t>
      </w:r>
      <w:r>
        <w:rPr>
          <w:spacing w:val="-15"/>
        </w:rPr>
        <w:t xml:space="preserve"> </w:t>
      </w:r>
      <w:r>
        <w:t>the</w:t>
      </w:r>
      <w:r>
        <w:rPr>
          <w:spacing w:val="-16"/>
        </w:rPr>
        <w:t xml:space="preserve"> </w:t>
      </w:r>
      <w:r>
        <w:t>CCSP</w:t>
      </w:r>
      <w:r>
        <w:rPr>
          <w:spacing w:val="-15"/>
        </w:rPr>
        <w:t xml:space="preserve"> </w:t>
      </w:r>
      <w:r>
        <w:t>Contact</w:t>
      </w:r>
      <w:r>
        <w:rPr>
          <w:spacing w:val="-14"/>
        </w:rPr>
        <w:t xml:space="preserve"> </w:t>
      </w:r>
      <w:r>
        <w:t>Center</w:t>
      </w:r>
      <w:r>
        <w:rPr>
          <w:spacing w:val="-38"/>
        </w:rPr>
        <w:t xml:space="preserve"> </w:t>
      </w:r>
      <w:r>
        <w:rPr>
          <w:w w:val="80"/>
        </w:rPr>
        <w:t xml:space="preserve">. </w:t>
      </w:r>
      <w:r>
        <w:t>Families</w:t>
      </w:r>
      <w:r>
        <w:rPr>
          <w:spacing w:val="-16"/>
        </w:rPr>
        <w:t xml:space="preserve"> </w:t>
      </w:r>
      <w:r>
        <w:t>will</w:t>
      </w:r>
      <w:r>
        <w:rPr>
          <w:spacing w:val="-15"/>
        </w:rPr>
        <w:t xml:space="preserve"> </w:t>
      </w:r>
      <w:r>
        <w:t>need</w:t>
      </w:r>
      <w:r>
        <w:rPr>
          <w:spacing w:val="-15"/>
        </w:rPr>
        <w:t xml:space="preserve"> </w:t>
      </w:r>
      <w:r>
        <w:t>their</w:t>
      </w:r>
      <w:r>
        <w:rPr>
          <w:spacing w:val="-16"/>
        </w:rPr>
        <w:t xml:space="preserve"> </w:t>
      </w:r>
      <w:r>
        <w:t>client</w:t>
      </w:r>
      <w:r>
        <w:rPr>
          <w:spacing w:val="-15"/>
        </w:rPr>
        <w:t xml:space="preserve"> </w:t>
      </w:r>
      <w:r>
        <w:t>ID</w:t>
      </w:r>
      <w:r>
        <w:rPr>
          <w:spacing w:val="-15"/>
        </w:rPr>
        <w:t xml:space="preserve"> </w:t>
      </w:r>
      <w:r>
        <w:t>number</w:t>
      </w:r>
      <w:r>
        <w:rPr>
          <w:spacing w:val="-15"/>
        </w:rPr>
        <w:t xml:space="preserve"> </w:t>
      </w:r>
      <w:r>
        <w:t>or</w:t>
      </w:r>
      <w:r>
        <w:rPr>
          <w:spacing w:val="-16"/>
        </w:rPr>
        <w:t xml:space="preserve"> </w:t>
      </w:r>
      <w:r>
        <w:t>Social Security Number and can check on:</w:t>
      </w:r>
    </w:p>
    <w:p w14:paraId="60ABABA2" w14:textId="77777777" w:rsidR="00D75A5E" w:rsidRDefault="00A64706">
      <w:pPr>
        <w:pStyle w:val="ListParagraph"/>
        <w:numPr>
          <w:ilvl w:val="1"/>
          <w:numId w:val="11"/>
        </w:numPr>
        <w:tabs>
          <w:tab w:val="left" w:pos="800"/>
        </w:tabs>
        <w:spacing w:before="86" w:line="264" w:lineRule="auto"/>
        <w:ind w:right="135"/>
      </w:pPr>
      <w:r>
        <w:t>Whether</w:t>
      </w:r>
      <w:r>
        <w:rPr>
          <w:spacing w:val="-16"/>
        </w:rPr>
        <w:t xml:space="preserve"> </w:t>
      </w:r>
      <w:r>
        <w:t>their</w:t>
      </w:r>
      <w:r>
        <w:rPr>
          <w:spacing w:val="-15"/>
        </w:rPr>
        <w:t xml:space="preserve"> </w:t>
      </w:r>
      <w:r>
        <w:t>application</w:t>
      </w:r>
      <w:r>
        <w:rPr>
          <w:spacing w:val="-15"/>
        </w:rPr>
        <w:t xml:space="preserve"> </w:t>
      </w:r>
      <w:r>
        <w:t>is</w:t>
      </w:r>
      <w:r>
        <w:rPr>
          <w:spacing w:val="-16"/>
        </w:rPr>
        <w:t xml:space="preserve"> </w:t>
      </w:r>
      <w:r>
        <w:t>approved,</w:t>
      </w:r>
      <w:r>
        <w:rPr>
          <w:spacing w:val="-15"/>
        </w:rPr>
        <w:t xml:space="preserve"> </w:t>
      </w:r>
      <w:r>
        <w:t>denied, or pending</w:t>
      </w:r>
    </w:p>
    <w:p w14:paraId="34E462AF" w14:textId="77777777" w:rsidR="00D75A5E" w:rsidRDefault="00A64706">
      <w:pPr>
        <w:pStyle w:val="ListParagraph"/>
        <w:numPr>
          <w:ilvl w:val="1"/>
          <w:numId w:val="11"/>
        </w:numPr>
        <w:tabs>
          <w:tab w:val="left" w:pos="799"/>
        </w:tabs>
        <w:spacing w:before="59"/>
        <w:ind w:left="799" w:hanging="199"/>
      </w:pPr>
      <w:r>
        <w:t>Status</w:t>
      </w:r>
      <w:r>
        <w:rPr>
          <w:spacing w:val="-8"/>
        </w:rPr>
        <w:t xml:space="preserve"> </w:t>
      </w:r>
      <w:r>
        <w:t>of</w:t>
      </w:r>
      <w:r>
        <w:rPr>
          <w:spacing w:val="-7"/>
        </w:rPr>
        <w:t xml:space="preserve"> </w:t>
      </w:r>
      <w:r>
        <w:t>documents</w:t>
      </w:r>
      <w:r>
        <w:rPr>
          <w:spacing w:val="-7"/>
        </w:rPr>
        <w:t xml:space="preserve"> </w:t>
      </w:r>
      <w:r>
        <w:t>received</w:t>
      </w:r>
      <w:r>
        <w:rPr>
          <w:spacing w:val="-7"/>
        </w:rPr>
        <w:t xml:space="preserve"> </w:t>
      </w:r>
      <w:r>
        <w:t>by</w:t>
      </w:r>
      <w:r>
        <w:rPr>
          <w:spacing w:val="-7"/>
        </w:rPr>
        <w:t xml:space="preserve"> </w:t>
      </w:r>
      <w:r>
        <w:rPr>
          <w:spacing w:val="-4"/>
        </w:rPr>
        <w:t>DCYF</w:t>
      </w:r>
    </w:p>
    <w:p w14:paraId="38AA9E94" w14:textId="77777777" w:rsidR="00D75A5E" w:rsidRDefault="00A64706">
      <w:pPr>
        <w:pStyle w:val="ListParagraph"/>
        <w:numPr>
          <w:ilvl w:val="1"/>
          <w:numId w:val="11"/>
        </w:numPr>
        <w:tabs>
          <w:tab w:val="left" w:pos="799"/>
        </w:tabs>
        <w:spacing w:before="85"/>
        <w:ind w:left="799" w:hanging="199"/>
      </w:pPr>
      <w:r>
        <w:t>Eligibility</w:t>
      </w:r>
      <w:r>
        <w:rPr>
          <w:spacing w:val="-4"/>
        </w:rPr>
        <w:t xml:space="preserve"> </w:t>
      </w:r>
      <w:r>
        <w:t>begin</w:t>
      </w:r>
      <w:r>
        <w:rPr>
          <w:spacing w:val="-3"/>
        </w:rPr>
        <w:t xml:space="preserve"> </w:t>
      </w:r>
      <w:r>
        <w:t>and</w:t>
      </w:r>
      <w:r>
        <w:rPr>
          <w:spacing w:val="-3"/>
        </w:rPr>
        <w:t xml:space="preserve"> </w:t>
      </w:r>
      <w:r>
        <w:t>end</w:t>
      </w:r>
      <w:r>
        <w:rPr>
          <w:spacing w:val="-4"/>
        </w:rPr>
        <w:t xml:space="preserve"> dates</w:t>
      </w:r>
    </w:p>
    <w:p w14:paraId="049266CA" w14:textId="77777777" w:rsidR="00D75A5E" w:rsidRDefault="00A64706">
      <w:pPr>
        <w:pStyle w:val="ListParagraph"/>
        <w:numPr>
          <w:ilvl w:val="1"/>
          <w:numId w:val="11"/>
        </w:numPr>
        <w:tabs>
          <w:tab w:val="left" w:pos="799"/>
        </w:tabs>
        <w:spacing w:before="85"/>
        <w:ind w:left="799" w:hanging="199"/>
      </w:pPr>
      <w:r>
        <w:rPr>
          <w:spacing w:val="-4"/>
        </w:rPr>
        <w:t>Child</w:t>
      </w:r>
      <w:r>
        <w:rPr>
          <w:spacing w:val="-8"/>
        </w:rPr>
        <w:t xml:space="preserve"> </w:t>
      </w:r>
      <w:r>
        <w:rPr>
          <w:spacing w:val="-4"/>
        </w:rPr>
        <w:t>care</w:t>
      </w:r>
      <w:r>
        <w:rPr>
          <w:spacing w:val="-8"/>
        </w:rPr>
        <w:t xml:space="preserve"> </w:t>
      </w:r>
      <w:r>
        <w:rPr>
          <w:spacing w:val="-4"/>
        </w:rPr>
        <w:t>services</w:t>
      </w:r>
      <w:r>
        <w:rPr>
          <w:spacing w:val="-8"/>
        </w:rPr>
        <w:t xml:space="preserve"> </w:t>
      </w:r>
      <w:r>
        <w:rPr>
          <w:spacing w:val="-4"/>
        </w:rPr>
        <w:t>authorized</w:t>
      </w:r>
    </w:p>
    <w:p w14:paraId="7F7E10BF" w14:textId="77777777" w:rsidR="00D75A5E" w:rsidRDefault="00A64706">
      <w:pPr>
        <w:pStyle w:val="ListParagraph"/>
        <w:numPr>
          <w:ilvl w:val="1"/>
          <w:numId w:val="11"/>
        </w:numPr>
        <w:tabs>
          <w:tab w:val="left" w:pos="799"/>
        </w:tabs>
        <w:spacing w:before="85"/>
        <w:ind w:left="799" w:hanging="199"/>
      </w:pPr>
      <w:r>
        <w:t>Monthly</w:t>
      </w:r>
      <w:r>
        <w:rPr>
          <w:spacing w:val="4"/>
        </w:rPr>
        <w:t xml:space="preserve"> </w:t>
      </w:r>
      <w:r>
        <w:t>copayment</w:t>
      </w:r>
      <w:r>
        <w:rPr>
          <w:spacing w:val="4"/>
        </w:rPr>
        <w:t xml:space="preserve"> </w:t>
      </w:r>
      <w:r>
        <w:rPr>
          <w:spacing w:val="-2"/>
        </w:rPr>
        <w:t>amount</w:t>
      </w:r>
    </w:p>
    <w:p w14:paraId="22556686" w14:textId="77777777" w:rsidR="00D75A5E" w:rsidRDefault="00A64706">
      <w:pPr>
        <w:pStyle w:val="BodyText"/>
        <w:spacing w:before="172" w:line="264" w:lineRule="auto"/>
        <w:ind w:left="600" w:right="713" w:hanging="240"/>
      </w:pPr>
      <w:r>
        <w:br w:type="column"/>
      </w:r>
      <w:r>
        <w:t>E</w:t>
      </w:r>
      <w:r>
        <w:rPr>
          <w:spacing w:val="-34"/>
        </w:rPr>
        <w:t xml:space="preserve"> </w:t>
      </w:r>
      <w:r>
        <w:rPr>
          <w:w w:val="80"/>
        </w:rPr>
        <w:t>.</w:t>
      </w:r>
      <w:r>
        <w:rPr>
          <w:spacing w:val="40"/>
        </w:rPr>
        <w:t xml:space="preserve"> </w:t>
      </w:r>
      <w:r>
        <w:t>Providers</w:t>
      </w:r>
      <w:r>
        <w:rPr>
          <w:spacing w:val="-2"/>
        </w:rPr>
        <w:t xml:space="preserve"> </w:t>
      </w:r>
      <w:r>
        <w:t>can</w:t>
      </w:r>
      <w:r>
        <w:rPr>
          <w:spacing w:val="-2"/>
        </w:rPr>
        <w:t xml:space="preserve"> </w:t>
      </w:r>
      <w:r>
        <w:t>also</w:t>
      </w:r>
      <w:r>
        <w:rPr>
          <w:spacing w:val="-2"/>
        </w:rPr>
        <w:t xml:space="preserve"> </w:t>
      </w:r>
      <w:r>
        <w:t>check</w:t>
      </w:r>
      <w:r>
        <w:rPr>
          <w:spacing w:val="-2"/>
        </w:rPr>
        <w:t xml:space="preserve"> </w:t>
      </w:r>
      <w:r>
        <w:t>on</w:t>
      </w:r>
      <w:r>
        <w:rPr>
          <w:spacing w:val="-2"/>
        </w:rPr>
        <w:t xml:space="preserve"> </w:t>
      </w:r>
      <w:r>
        <w:t>a</w:t>
      </w:r>
      <w:r>
        <w:rPr>
          <w:spacing w:val="-2"/>
        </w:rPr>
        <w:t xml:space="preserve"> </w:t>
      </w:r>
      <w:r>
        <w:t>family’s</w:t>
      </w:r>
      <w:r>
        <w:rPr>
          <w:spacing w:val="-2"/>
        </w:rPr>
        <w:t xml:space="preserve"> </w:t>
      </w:r>
      <w:r>
        <w:t xml:space="preserve">application </w:t>
      </w:r>
      <w:r>
        <w:rPr>
          <w:spacing w:val="-2"/>
        </w:rPr>
        <w:t>status</w:t>
      </w:r>
      <w:r>
        <w:rPr>
          <w:spacing w:val="-10"/>
        </w:rPr>
        <w:t xml:space="preserve"> </w:t>
      </w:r>
      <w:r>
        <w:rPr>
          <w:spacing w:val="-2"/>
        </w:rPr>
        <w:t>using</w:t>
      </w:r>
      <w:r>
        <w:rPr>
          <w:spacing w:val="-10"/>
        </w:rPr>
        <w:t xml:space="preserve"> </w:t>
      </w:r>
      <w:r>
        <w:rPr>
          <w:spacing w:val="-2"/>
        </w:rPr>
        <w:t>the</w:t>
      </w:r>
      <w:r>
        <w:rPr>
          <w:spacing w:val="-10"/>
        </w:rPr>
        <w:t xml:space="preserve"> </w:t>
      </w:r>
      <w:r>
        <w:rPr>
          <w:spacing w:val="-2"/>
        </w:rPr>
        <w:t>Working</w:t>
      </w:r>
      <w:r>
        <w:rPr>
          <w:spacing w:val="-10"/>
        </w:rPr>
        <w:t xml:space="preserve"> </w:t>
      </w:r>
      <w:r>
        <w:rPr>
          <w:spacing w:val="-2"/>
        </w:rPr>
        <w:t>Connections</w:t>
      </w:r>
      <w:r>
        <w:rPr>
          <w:spacing w:val="-10"/>
        </w:rPr>
        <w:t xml:space="preserve"> </w:t>
      </w:r>
      <w:r>
        <w:rPr>
          <w:spacing w:val="-2"/>
        </w:rPr>
        <w:t xml:space="preserve">Information </w:t>
      </w:r>
      <w:r>
        <w:rPr>
          <w:w w:val="90"/>
        </w:rPr>
        <w:t>Phone</w:t>
      </w:r>
      <w:r>
        <w:rPr>
          <w:spacing w:val="-2"/>
          <w:w w:val="90"/>
        </w:rPr>
        <w:t xml:space="preserve"> </w:t>
      </w:r>
      <w:r>
        <w:rPr>
          <w:w w:val="90"/>
        </w:rPr>
        <w:t>(WCIP)</w:t>
      </w:r>
      <w:r>
        <w:rPr>
          <w:spacing w:val="-2"/>
          <w:w w:val="90"/>
        </w:rPr>
        <w:t xml:space="preserve"> </w:t>
      </w:r>
      <w:r>
        <w:rPr>
          <w:w w:val="90"/>
        </w:rPr>
        <w:t>(1-866-218-3244)</w:t>
      </w:r>
      <w:r>
        <w:rPr>
          <w:spacing w:val="-31"/>
          <w:w w:val="90"/>
        </w:rPr>
        <w:t xml:space="preserve"> </w:t>
      </w:r>
      <w:r>
        <w:rPr>
          <w:w w:val="80"/>
        </w:rPr>
        <w:t xml:space="preserve">. </w:t>
      </w:r>
      <w:r>
        <w:rPr>
          <w:w w:val="90"/>
        </w:rPr>
        <w:t>WCIP</w:t>
      </w:r>
      <w:r>
        <w:rPr>
          <w:spacing w:val="-2"/>
          <w:w w:val="90"/>
        </w:rPr>
        <w:t xml:space="preserve"> </w:t>
      </w:r>
      <w:r>
        <w:rPr>
          <w:w w:val="90"/>
        </w:rPr>
        <w:t>is</w:t>
      </w:r>
      <w:r>
        <w:rPr>
          <w:spacing w:val="-2"/>
          <w:w w:val="90"/>
        </w:rPr>
        <w:t xml:space="preserve"> </w:t>
      </w:r>
      <w:r>
        <w:rPr>
          <w:w w:val="90"/>
        </w:rPr>
        <w:t>available</w:t>
      </w:r>
      <w:r>
        <w:rPr>
          <w:spacing w:val="-2"/>
          <w:w w:val="90"/>
        </w:rPr>
        <w:t xml:space="preserve"> </w:t>
      </w:r>
      <w:r>
        <w:rPr>
          <w:w w:val="90"/>
        </w:rPr>
        <w:t xml:space="preserve">24 </w:t>
      </w:r>
      <w:r>
        <w:t>hours</w:t>
      </w:r>
      <w:r>
        <w:rPr>
          <w:spacing w:val="-12"/>
        </w:rPr>
        <w:t xml:space="preserve"> </w:t>
      </w:r>
      <w:r>
        <w:t>per</w:t>
      </w:r>
      <w:r>
        <w:rPr>
          <w:spacing w:val="-12"/>
        </w:rPr>
        <w:t xml:space="preserve"> </w:t>
      </w:r>
      <w:r>
        <w:t>day,</w:t>
      </w:r>
      <w:r>
        <w:rPr>
          <w:spacing w:val="-12"/>
        </w:rPr>
        <w:t xml:space="preserve"> </w:t>
      </w:r>
      <w:r>
        <w:t>seven</w:t>
      </w:r>
      <w:r>
        <w:rPr>
          <w:spacing w:val="-12"/>
        </w:rPr>
        <w:t xml:space="preserve"> </w:t>
      </w:r>
      <w:r>
        <w:t>days</w:t>
      </w:r>
      <w:r>
        <w:rPr>
          <w:spacing w:val="-12"/>
        </w:rPr>
        <w:t xml:space="preserve"> </w:t>
      </w:r>
      <w:r>
        <w:t>per</w:t>
      </w:r>
      <w:r>
        <w:rPr>
          <w:spacing w:val="-12"/>
        </w:rPr>
        <w:t xml:space="preserve"> </w:t>
      </w:r>
      <w:r>
        <w:t>week,</w:t>
      </w:r>
      <w:r>
        <w:rPr>
          <w:spacing w:val="-12"/>
        </w:rPr>
        <w:t xml:space="preserve"> </w:t>
      </w:r>
      <w:r>
        <w:t>in</w:t>
      </w:r>
      <w:r>
        <w:rPr>
          <w:spacing w:val="-12"/>
        </w:rPr>
        <w:t xml:space="preserve"> </w:t>
      </w:r>
      <w:r>
        <w:t>English</w:t>
      </w:r>
      <w:r>
        <w:rPr>
          <w:spacing w:val="-12"/>
        </w:rPr>
        <w:t xml:space="preserve"> </w:t>
      </w:r>
      <w:r>
        <w:t>and Spanish</w:t>
      </w:r>
      <w:r>
        <w:rPr>
          <w:spacing w:val="-38"/>
        </w:rPr>
        <w:t xml:space="preserve"> </w:t>
      </w:r>
      <w:r>
        <w:rPr>
          <w:w w:val="80"/>
        </w:rPr>
        <w:t xml:space="preserve">. </w:t>
      </w:r>
      <w:r>
        <w:t>To</w:t>
      </w:r>
      <w:r>
        <w:rPr>
          <w:spacing w:val="-9"/>
        </w:rPr>
        <w:t xml:space="preserve"> </w:t>
      </w:r>
      <w:r>
        <w:t>use</w:t>
      </w:r>
      <w:r>
        <w:rPr>
          <w:spacing w:val="-9"/>
        </w:rPr>
        <w:t xml:space="preserve"> </w:t>
      </w:r>
      <w:r>
        <w:t>WCIP,</w:t>
      </w:r>
      <w:r>
        <w:rPr>
          <w:spacing w:val="-9"/>
        </w:rPr>
        <w:t xml:space="preserve"> </w:t>
      </w:r>
      <w:r>
        <w:t>you</w:t>
      </w:r>
      <w:r>
        <w:rPr>
          <w:spacing w:val="-9"/>
        </w:rPr>
        <w:t xml:space="preserve"> </w:t>
      </w:r>
      <w:r>
        <w:t>will</w:t>
      </w:r>
      <w:r>
        <w:rPr>
          <w:spacing w:val="-9"/>
        </w:rPr>
        <w:t xml:space="preserve"> </w:t>
      </w:r>
      <w:r>
        <w:t>need</w:t>
      </w:r>
      <w:r>
        <w:rPr>
          <w:spacing w:val="-9"/>
        </w:rPr>
        <w:t xml:space="preserve"> </w:t>
      </w:r>
      <w:r>
        <w:t>your:</w:t>
      </w:r>
    </w:p>
    <w:p w14:paraId="414AF553" w14:textId="77777777" w:rsidR="00D75A5E" w:rsidRDefault="00A64706">
      <w:pPr>
        <w:pStyle w:val="ListParagraph"/>
        <w:numPr>
          <w:ilvl w:val="1"/>
          <w:numId w:val="11"/>
        </w:numPr>
        <w:tabs>
          <w:tab w:val="left" w:pos="799"/>
        </w:tabs>
        <w:spacing w:before="87"/>
        <w:ind w:left="799" w:hanging="199"/>
      </w:pPr>
      <w:r>
        <w:rPr>
          <w:noProof/>
        </w:rPr>
        <mc:AlternateContent>
          <mc:Choice Requires="wps">
            <w:drawing>
              <wp:anchor distT="0" distB="0" distL="0" distR="0" simplePos="0" relativeHeight="251658250" behindDoc="0" locked="0" layoutInCell="1" allowOverlap="1" wp14:anchorId="443CD04A" wp14:editId="6C0F70D6">
                <wp:simplePos x="0" y="0"/>
                <wp:positionH relativeFrom="page">
                  <wp:posOffset>3886200</wp:posOffset>
                </wp:positionH>
                <wp:positionV relativeFrom="paragraph">
                  <wp:posOffset>-860793</wp:posOffset>
                </wp:positionV>
                <wp:extent cx="1270" cy="52070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207000"/>
                        </a:xfrm>
                        <a:custGeom>
                          <a:avLst/>
                          <a:gdLst/>
                          <a:ahLst/>
                          <a:cxnLst/>
                          <a:rect l="l" t="t" r="r" b="b"/>
                          <a:pathLst>
                            <a:path h="5207000">
                              <a:moveTo>
                                <a:pt x="0" y="0"/>
                              </a:moveTo>
                              <a:lnTo>
                                <a:pt x="0" y="52070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0C49E789">
              <v:shape id="Graphic 46" style="position:absolute;margin-left:306pt;margin-top:-67.8pt;width:.1pt;height:410pt;z-index:15736832;visibility:visible;mso-wrap-style:square;mso-wrap-distance-left:0;mso-wrap-distance-top:0;mso-wrap-distance-right:0;mso-wrap-distance-bottom:0;mso-position-horizontal:absolute;mso-position-horizontal-relative:page;mso-position-vertical:absolute;mso-position-vertical-relative:text;v-text-anchor:top" coordsize="1270,5207000" o:spid="_x0000_s1026" filled="f" strokeweight=".5pt" path="m,l,52070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" w14:anchorId="49126E81">
                <v:path arrowok="t"/>
                <w10:wrap anchorx="page"/>
              </v:shape>
            </w:pict>
          </mc:Fallback>
        </mc:AlternateContent>
      </w:r>
      <w:r>
        <w:rPr>
          <w:spacing w:val="-2"/>
        </w:rPr>
        <w:t>SSPS</w:t>
      </w:r>
      <w:r>
        <w:rPr>
          <w:spacing w:val="-11"/>
        </w:rPr>
        <w:t xml:space="preserve"> </w:t>
      </w:r>
      <w:r>
        <w:rPr>
          <w:spacing w:val="-2"/>
        </w:rPr>
        <w:t>child</w:t>
      </w:r>
      <w:r>
        <w:rPr>
          <w:spacing w:val="-11"/>
        </w:rPr>
        <w:t xml:space="preserve"> </w:t>
      </w:r>
      <w:r>
        <w:rPr>
          <w:spacing w:val="-2"/>
        </w:rPr>
        <w:t>care</w:t>
      </w:r>
      <w:r>
        <w:rPr>
          <w:spacing w:val="-10"/>
        </w:rPr>
        <w:t xml:space="preserve"> </w:t>
      </w:r>
      <w:r>
        <w:rPr>
          <w:spacing w:val="-2"/>
        </w:rPr>
        <w:t>provider</w:t>
      </w:r>
      <w:r>
        <w:rPr>
          <w:spacing w:val="-11"/>
        </w:rPr>
        <w:t xml:space="preserve"> </w:t>
      </w:r>
      <w:r>
        <w:rPr>
          <w:spacing w:val="-2"/>
        </w:rPr>
        <w:t>number</w:t>
      </w:r>
    </w:p>
    <w:p w14:paraId="73B25867" w14:textId="77777777" w:rsidR="00D75A5E" w:rsidRDefault="00A64706">
      <w:pPr>
        <w:pStyle w:val="ListParagraph"/>
        <w:numPr>
          <w:ilvl w:val="1"/>
          <w:numId w:val="11"/>
        </w:numPr>
        <w:tabs>
          <w:tab w:val="left" w:pos="799"/>
        </w:tabs>
        <w:spacing w:before="85"/>
        <w:ind w:left="799" w:hanging="199"/>
      </w:pPr>
      <w:r>
        <w:t>Employee</w:t>
      </w:r>
      <w:r>
        <w:rPr>
          <w:spacing w:val="-14"/>
        </w:rPr>
        <w:t xml:space="preserve"> </w:t>
      </w:r>
      <w:r>
        <w:t>Identification</w:t>
      </w:r>
      <w:r>
        <w:rPr>
          <w:spacing w:val="-14"/>
        </w:rPr>
        <w:t xml:space="preserve"> </w:t>
      </w:r>
      <w:r>
        <w:t>Number</w:t>
      </w:r>
      <w:r>
        <w:rPr>
          <w:spacing w:val="-14"/>
        </w:rPr>
        <w:t xml:space="preserve"> </w:t>
      </w:r>
      <w:r>
        <w:rPr>
          <w:spacing w:val="-4"/>
        </w:rPr>
        <w:t>(EIN)</w:t>
      </w:r>
    </w:p>
    <w:p w14:paraId="1BF64CCC" w14:textId="77777777" w:rsidR="00D75A5E" w:rsidRDefault="00A64706">
      <w:pPr>
        <w:pStyle w:val="ListParagraph"/>
        <w:numPr>
          <w:ilvl w:val="1"/>
          <w:numId w:val="11"/>
        </w:numPr>
        <w:tabs>
          <w:tab w:val="left" w:pos="800"/>
        </w:tabs>
        <w:spacing w:before="85" w:line="264" w:lineRule="auto"/>
        <w:ind w:right="1294"/>
      </w:pPr>
      <w:r>
        <w:t>Family’s</w:t>
      </w:r>
      <w:r>
        <w:rPr>
          <w:spacing w:val="-10"/>
        </w:rPr>
        <w:t xml:space="preserve"> </w:t>
      </w:r>
      <w:r>
        <w:t>application</w:t>
      </w:r>
      <w:r>
        <w:rPr>
          <w:spacing w:val="-10"/>
        </w:rPr>
        <w:t xml:space="preserve"> </w:t>
      </w:r>
      <w:r>
        <w:t>number</w:t>
      </w:r>
      <w:r>
        <w:rPr>
          <w:spacing w:val="-10"/>
        </w:rPr>
        <w:t xml:space="preserve"> </w:t>
      </w:r>
      <w:r>
        <w:t>found</w:t>
      </w:r>
      <w:r>
        <w:rPr>
          <w:spacing w:val="-10"/>
        </w:rPr>
        <w:t xml:space="preserve"> </w:t>
      </w:r>
      <w:r>
        <w:t>on</w:t>
      </w:r>
      <w:r>
        <w:rPr>
          <w:spacing w:val="-10"/>
        </w:rPr>
        <w:t xml:space="preserve"> </w:t>
      </w:r>
      <w:r>
        <w:t>the SSPS notice</w:t>
      </w:r>
    </w:p>
    <w:p w14:paraId="52ECFECE" w14:textId="77777777" w:rsidR="00D75A5E" w:rsidRDefault="00A64706">
      <w:pPr>
        <w:pStyle w:val="BodyText"/>
        <w:spacing w:before="78" w:line="264" w:lineRule="auto"/>
        <w:ind w:left="630" w:right="713" w:hanging="1"/>
      </w:pPr>
      <w:r>
        <w:t xml:space="preserve">Because of confidentiality, some family </w:t>
      </w:r>
      <w:r>
        <w:rPr>
          <w:spacing w:val="-2"/>
        </w:rPr>
        <w:t>information</w:t>
      </w:r>
      <w:r>
        <w:rPr>
          <w:spacing w:val="-10"/>
        </w:rPr>
        <w:t xml:space="preserve"> </w:t>
      </w:r>
      <w:r>
        <w:rPr>
          <w:spacing w:val="-2"/>
        </w:rPr>
        <w:t>may</w:t>
      </w:r>
      <w:r>
        <w:rPr>
          <w:spacing w:val="-10"/>
        </w:rPr>
        <w:t xml:space="preserve"> </w:t>
      </w:r>
      <w:r>
        <w:rPr>
          <w:spacing w:val="-2"/>
        </w:rPr>
        <w:t>not</w:t>
      </w:r>
      <w:r>
        <w:rPr>
          <w:spacing w:val="-10"/>
        </w:rPr>
        <w:t xml:space="preserve"> </w:t>
      </w:r>
      <w:r>
        <w:rPr>
          <w:spacing w:val="-2"/>
        </w:rPr>
        <w:t>be</w:t>
      </w:r>
      <w:r>
        <w:rPr>
          <w:spacing w:val="-10"/>
        </w:rPr>
        <w:t xml:space="preserve"> </w:t>
      </w:r>
      <w:r>
        <w:rPr>
          <w:spacing w:val="-2"/>
        </w:rPr>
        <w:t>available</w:t>
      </w:r>
      <w:r>
        <w:rPr>
          <w:spacing w:val="-10"/>
        </w:rPr>
        <w:t xml:space="preserve"> </w:t>
      </w:r>
      <w:r>
        <w:rPr>
          <w:spacing w:val="-2"/>
        </w:rPr>
        <w:t>to</w:t>
      </w:r>
      <w:r>
        <w:rPr>
          <w:spacing w:val="-10"/>
        </w:rPr>
        <w:t xml:space="preserve"> </w:t>
      </w:r>
      <w:r>
        <w:rPr>
          <w:spacing w:val="-2"/>
        </w:rPr>
        <w:t>you</w:t>
      </w:r>
      <w:r>
        <w:rPr>
          <w:spacing w:val="-38"/>
        </w:rPr>
        <w:t xml:space="preserve"> </w:t>
      </w:r>
      <w:r>
        <w:rPr>
          <w:spacing w:val="-2"/>
          <w:w w:val="80"/>
        </w:rPr>
        <w:t>.</w:t>
      </w:r>
      <w:r>
        <w:rPr>
          <w:spacing w:val="-10"/>
        </w:rPr>
        <w:t xml:space="preserve"> </w:t>
      </w:r>
      <w:r>
        <w:rPr>
          <w:spacing w:val="-2"/>
        </w:rPr>
        <w:t xml:space="preserve">WCIP </w:t>
      </w:r>
      <w:r>
        <w:t>allows you to check the following:</w:t>
      </w:r>
    </w:p>
    <w:p w14:paraId="68F816BA" w14:textId="77777777" w:rsidR="00D75A5E" w:rsidRDefault="00A64706">
      <w:pPr>
        <w:pStyle w:val="ListParagraph"/>
        <w:numPr>
          <w:ilvl w:val="1"/>
          <w:numId w:val="11"/>
        </w:numPr>
        <w:tabs>
          <w:tab w:val="left" w:pos="800"/>
        </w:tabs>
        <w:spacing w:before="89" w:line="264" w:lineRule="auto"/>
        <w:ind w:right="754"/>
      </w:pPr>
      <w:r>
        <w:t>Application</w:t>
      </w:r>
      <w:r>
        <w:rPr>
          <w:spacing w:val="-8"/>
        </w:rPr>
        <w:t xml:space="preserve"> </w:t>
      </w:r>
      <w:r>
        <w:t>status</w:t>
      </w:r>
      <w:r>
        <w:rPr>
          <w:spacing w:val="-8"/>
        </w:rPr>
        <w:t xml:space="preserve"> </w:t>
      </w:r>
      <w:r>
        <w:t>–</w:t>
      </w:r>
      <w:r>
        <w:rPr>
          <w:spacing w:val="-8"/>
        </w:rPr>
        <w:t xml:space="preserve"> </w:t>
      </w:r>
      <w:r>
        <w:t>approved,</w:t>
      </w:r>
      <w:r>
        <w:rPr>
          <w:spacing w:val="-8"/>
        </w:rPr>
        <w:t xml:space="preserve"> </w:t>
      </w:r>
      <w:r>
        <w:t>denied,</w:t>
      </w:r>
      <w:r>
        <w:rPr>
          <w:spacing w:val="-8"/>
        </w:rPr>
        <w:t xml:space="preserve"> </w:t>
      </w:r>
      <w:r>
        <w:t>pending, closed, or waitlisted</w:t>
      </w:r>
    </w:p>
    <w:p w14:paraId="108CBB02" w14:textId="77777777" w:rsidR="00D75A5E" w:rsidRDefault="00A64706">
      <w:pPr>
        <w:pStyle w:val="ListParagraph"/>
        <w:numPr>
          <w:ilvl w:val="1"/>
          <w:numId w:val="11"/>
        </w:numPr>
        <w:tabs>
          <w:tab w:val="left" w:pos="799"/>
        </w:tabs>
        <w:spacing w:before="58"/>
        <w:ind w:left="799" w:hanging="199"/>
      </w:pPr>
      <w:r>
        <w:t>Effective dates of</w:t>
      </w:r>
      <w:r>
        <w:rPr>
          <w:spacing w:val="1"/>
        </w:rPr>
        <w:t xml:space="preserve"> </w:t>
      </w:r>
      <w:r>
        <w:rPr>
          <w:spacing w:val="-2"/>
        </w:rPr>
        <w:t>service</w:t>
      </w:r>
    </w:p>
    <w:p w14:paraId="01EF029D" w14:textId="77777777" w:rsidR="00D75A5E" w:rsidRDefault="00A64706">
      <w:pPr>
        <w:pStyle w:val="ListParagraph"/>
        <w:numPr>
          <w:ilvl w:val="1"/>
          <w:numId w:val="11"/>
        </w:numPr>
        <w:tabs>
          <w:tab w:val="left" w:pos="799"/>
        </w:tabs>
        <w:spacing w:before="85"/>
        <w:ind w:left="799" w:hanging="199"/>
      </w:pPr>
      <w:r>
        <w:rPr>
          <w:spacing w:val="-2"/>
        </w:rPr>
        <w:t>Authorized</w:t>
      </w:r>
      <w:r>
        <w:rPr>
          <w:spacing w:val="-11"/>
        </w:rPr>
        <w:t xml:space="preserve"> </w:t>
      </w:r>
      <w:r>
        <w:rPr>
          <w:spacing w:val="-2"/>
        </w:rPr>
        <w:t>child</w:t>
      </w:r>
      <w:r>
        <w:rPr>
          <w:spacing w:val="-11"/>
        </w:rPr>
        <w:t xml:space="preserve"> </w:t>
      </w:r>
      <w:r>
        <w:rPr>
          <w:spacing w:val="-2"/>
        </w:rPr>
        <w:t>care</w:t>
      </w:r>
      <w:r>
        <w:rPr>
          <w:spacing w:val="-11"/>
        </w:rPr>
        <w:t xml:space="preserve"> </w:t>
      </w:r>
      <w:r>
        <w:rPr>
          <w:spacing w:val="-2"/>
        </w:rPr>
        <w:t>services</w:t>
      </w:r>
    </w:p>
    <w:p w14:paraId="4943EE11" w14:textId="77777777" w:rsidR="00D75A5E" w:rsidRDefault="00A64706">
      <w:pPr>
        <w:pStyle w:val="ListParagraph"/>
        <w:numPr>
          <w:ilvl w:val="1"/>
          <w:numId w:val="11"/>
        </w:numPr>
        <w:tabs>
          <w:tab w:val="left" w:pos="799"/>
        </w:tabs>
        <w:spacing w:before="85"/>
        <w:ind w:left="799" w:hanging="199"/>
      </w:pPr>
      <w:r>
        <w:t>Family’s</w:t>
      </w:r>
      <w:r>
        <w:rPr>
          <w:spacing w:val="-14"/>
        </w:rPr>
        <w:t xml:space="preserve"> </w:t>
      </w:r>
      <w:r>
        <w:t>monthly</w:t>
      </w:r>
      <w:r>
        <w:rPr>
          <w:spacing w:val="-13"/>
        </w:rPr>
        <w:t xml:space="preserve"> </w:t>
      </w:r>
      <w:r>
        <w:t>copayment</w:t>
      </w:r>
      <w:r>
        <w:rPr>
          <w:spacing w:val="-13"/>
        </w:rPr>
        <w:t xml:space="preserve"> </w:t>
      </w:r>
      <w:r>
        <w:rPr>
          <w:spacing w:val="-2"/>
        </w:rPr>
        <w:t>amount</w:t>
      </w:r>
    </w:p>
    <w:p w14:paraId="4E10E263" w14:textId="77777777" w:rsidR="00D75A5E" w:rsidRDefault="00A64706">
      <w:pPr>
        <w:pStyle w:val="ListParagraph"/>
        <w:numPr>
          <w:ilvl w:val="1"/>
          <w:numId w:val="11"/>
        </w:numPr>
        <w:tabs>
          <w:tab w:val="left" w:pos="800"/>
        </w:tabs>
        <w:spacing w:before="85" w:line="264" w:lineRule="auto"/>
        <w:ind w:right="1465"/>
      </w:pPr>
      <w:r>
        <w:t>Any</w:t>
      </w:r>
      <w:r>
        <w:rPr>
          <w:spacing w:val="-16"/>
        </w:rPr>
        <w:t xml:space="preserve"> </w:t>
      </w:r>
      <w:r>
        <w:t>special</w:t>
      </w:r>
      <w:r>
        <w:rPr>
          <w:spacing w:val="-15"/>
        </w:rPr>
        <w:t xml:space="preserve"> </w:t>
      </w:r>
      <w:r>
        <w:t>messages</w:t>
      </w:r>
      <w:r>
        <w:rPr>
          <w:spacing w:val="-15"/>
        </w:rPr>
        <w:t xml:space="preserve"> </w:t>
      </w:r>
      <w:r>
        <w:t>related</w:t>
      </w:r>
      <w:r>
        <w:rPr>
          <w:spacing w:val="-16"/>
        </w:rPr>
        <w:t xml:space="preserve"> </w:t>
      </w:r>
      <w:r>
        <w:t>to</w:t>
      </w:r>
      <w:r>
        <w:rPr>
          <w:spacing w:val="-15"/>
        </w:rPr>
        <w:t xml:space="preserve"> </w:t>
      </w:r>
      <w:r>
        <w:t xml:space="preserve">subsidy </w:t>
      </w:r>
      <w:r>
        <w:rPr>
          <w:spacing w:val="-2"/>
        </w:rPr>
        <w:t>programs</w:t>
      </w:r>
    </w:p>
    <w:p w14:paraId="78C9C322" w14:textId="77777777" w:rsidR="00D75A5E" w:rsidRDefault="00A64706">
      <w:pPr>
        <w:pStyle w:val="BodyText"/>
        <w:spacing w:before="79" w:line="264" w:lineRule="auto"/>
        <w:ind w:left="600" w:right="713" w:hanging="240"/>
      </w:pPr>
      <w:r>
        <w:t>F</w:t>
      </w:r>
      <w:r>
        <w:rPr>
          <w:spacing w:val="-34"/>
        </w:rPr>
        <w:t xml:space="preserve"> </w:t>
      </w:r>
      <w:r>
        <w:rPr>
          <w:w w:val="80"/>
        </w:rPr>
        <w:t>.</w:t>
      </w:r>
      <w:r>
        <w:rPr>
          <w:spacing w:val="40"/>
        </w:rPr>
        <w:t xml:space="preserve"> </w:t>
      </w:r>
      <w:r>
        <w:t>DCYF</w:t>
      </w:r>
      <w:r>
        <w:rPr>
          <w:spacing w:val="-1"/>
        </w:rPr>
        <w:t xml:space="preserve"> </w:t>
      </w:r>
      <w:r>
        <w:t>sends</w:t>
      </w:r>
      <w:r>
        <w:rPr>
          <w:spacing w:val="-1"/>
        </w:rPr>
        <w:t xml:space="preserve"> </w:t>
      </w:r>
      <w:r>
        <w:t>a</w:t>
      </w:r>
      <w:r>
        <w:rPr>
          <w:spacing w:val="-1"/>
        </w:rPr>
        <w:t xml:space="preserve"> </w:t>
      </w:r>
      <w:r>
        <w:t>re-application</w:t>
      </w:r>
      <w:r>
        <w:rPr>
          <w:spacing w:val="-1"/>
        </w:rPr>
        <w:t xml:space="preserve"> </w:t>
      </w:r>
      <w:r>
        <w:t>packet</w:t>
      </w:r>
      <w:r>
        <w:rPr>
          <w:spacing w:val="-1"/>
        </w:rPr>
        <w:t xml:space="preserve"> </w:t>
      </w:r>
      <w:r>
        <w:t>to</w:t>
      </w:r>
      <w:r>
        <w:rPr>
          <w:spacing w:val="-1"/>
        </w:rPr>
        <w:t xml:space="preserve"> </w:t>
      </w:r>
      <w:r>
        <w:t>families before an eligibility period ends</w:t>
      </w:r>
      <w:r>
        <w:rPr>
          <w:spacing w:val="-32"/>
        </w:rPr>
        <w:t xml:space="preserve"> </w:t>
      </w:r>
      <w:r>
        <w:rPr>
          <w:w w:val="80"/>
        </w:rPr>
        <w:t xml:space="preserve">. </w:t>
      </w:r>
      <w:r>
        <w:t>DCYF will not pay for care provided past the eligibility period unless</w:t>
      </w:r>
      <w:r>
        <w:rPr>
          <w:spacing w:val="-10"/>
        </w:rPr>
        <w:t xml:space="preserve"> </w:t>
      </w:r>
      <w:r>
        <w:t>the</w:t>
      </w:r>
      <w:r>
        <w:rPr>
          <w:spacing w:val="-10"/>
        </w:rPr>
        <w:t xml:space="preserve"> </w:t>
      </w:r>
      <w:r>
        <w:t>family</w:t>
      </w:r>
      <w:r>
        <w:rPr>
          <w:spacing w:val="-10"/>
        </w:rPr>
        <w:t xml:space="preserve"> </w:t>
      </w:r>
      <w:r>
        <w:t>is</w:t>
      </w:r>
      <w:r>
        <w:rPr>
          <w:spacing w:val="-10"/>
        </w:rPr>
        <w:t xml:space="preserve"> </w:t>
      </w:r>
      <w:r>
        <w:t>determined</w:t>
      </w:r>
      <w:r>
        <w:rPr>
          <w:spacing w:val="-10"/>
        </w:rPr>
        <w:t xml:space="preserve"> </w:t>
      </w:r>
      <w:r>
        <w:t>eligible</w:t>
      </w:r>
      <w:r>
        <w:rPr>
          <w:spacing w:val="-38"/>
        </w:rPr>
        <w:t xml:space="preserve"> </w:t>
      </w:r>
      <w:r>
        <w:rPr>
          <w:w w:val="80"/>
        </w:rPr>
        <w:t xml:space="preserve">. </w:t>
      </w:r>
      <w:r>
        <w:t>The</w:t>
      </w:r>
      <w:r>
        <w:rPr>
          <w:spacing w:val="-10"/>
        </w:rPr>
        <w:t xml:space="preserve"> </w:t>
      </w:r>
      <w:r>
        <w:t>family is</w:t>
      </w:r>
      <w:r>
        <w:rPr>
          <w:spacing w:val="-12"/>
        </w:rPr>
        <w:t xml:space="preserve"> </w:t>
      </w:r>
      <w:r>
        <w:t>responsible</w:t>
      </w:r>
      <w:r>
        <w:rPr>
          <w:spacing w:val="-12"/>
        </w:rPr>
        <w:t xml:space="preserve"> </w:t>
      </w:r>
      <w:r>
        <w:t>for</w:t>
      </w:r>
      <w:r>
        <w:rPr>
          <w:spacing w:val="-12"/>
        </w:rPr>
        <w:t xml:space="preserve"> </w:t>
      </w:r>
      <w:r>
        <w:t>paying</w:t>
      </w:r>
      <w:r>
        <w:rPr>
          <w:spacing w:val="-12"/>
        </w:rPr>
        <w:t xml:space="preserve"> </w:t>
      </w:r>
      <w:r>
        <w:t>for</w:t>
      </w:r>
      <w:r>
        <w:rPr>
          <w:spacing w:val="-12"/>
        </w:rPr>
        <w:t xml:space="preserve"> </w:t>
      </w:r>
      <w:r>
        <w:t>child</w:t>
      </w:r>
      <w:r>
        <w:rPr>
          <w:spacing w:val="-12"/>
        </w:rPr>
        <w:t xml:space="preserve"> </w:t>
      </w:r>
      <w:r>
        <w:t>care</w:t>
      </w:r>
      <w:r>
        <w:rPr>
          <w:spacing w:val="-12"/>
        </w:rPr>
        <w:t xml:space="preserve"> </w:t>
      </w:r>
      <w:r>
        <w:t>services</w:t>
      </w:r>
      <w:r>
        <w:rPr>
          <w:spacing w:val="-12"/>
        </w:rPr>
        <w:t xml:space="preserve"> </w:t>
      </w:r>
      <w:r>
        <w:t>for a</w:t>
      </w:r>
      <w:r>
        <w:rPr>
          <w:spacing w:val="-2"/>
        </w:rPr>
        <w:t xml:space="preserve"> </w:t>
      </w:r>
      <w:r>
        <w:t>gap</w:t>
      </w:r>
      <w:r>
        <w:rPr>
          <w:spacing w:val="-2"/>
        </w:rPr>
        <w:t xml:space="preserve"> </w:t>
      </w:r>
      <w:r>
        <w:t>in</w:t>
      </w:r>
      <w:r>
        <w:rPr>
          <w:spacing w:val="-2"/>
        </w:rPr>
        <w:t xml:space="preserve"> </w:t>
      </w:r>
      <w:r>
        <w:t>eligibility</w:t>
      </w:r>
      <w:r>
        <w:rPr>
          <w:spacing w:val="-2"/>
        </w:rPr>
        <w:t xml:space="preserve"> </w:t>
      </w:r>
      <w:r>
        <w:t>without</w:t>
      </w:r>
      <w:r>
        <w:rPr>
          <w:spacing w:val="-2"/>
        </w:rPr>
        <w:t xml:space="preserve"> </w:t>
      </w:r>
      <w:r>
        <w:t>help</w:t>
      </w:r>
      <w:r>
        <w:rPr>
          <w:spacing w:val="-2"/>
        </w:rPr>
        <w:t xml:space="preserve"> </w:t>
      </w:r>
      <w:r>
        <w:t>from</w:t>
      </w:r>
      <w:r>
        <w:rPr>
          <w:spacing w:val="-2"/>
        </w:rPr>
        <w:t xml:space="preserve"> </w:t>
      </w:r>
      <w:r>
        <w:t>DCYF</w:t>
      </w:r>
      <w:r>
        <w:rPr>
          <w:spacing w:val="-34"/>
        </w:rPr>
        <w:t xml:space="preserve"> </w:t>
      </w:r>
      <w:r>
        <w:rPr>
          <w:w w:val="80"/>
        </w:rPr>
        <w:t xml:space="preserve">. </w:t>
      </w:r>
      <w:r>
        <w:t>Child care eligibility is not backdated when families reapply after the eligibility period end date</w:t>
      </w:r>
      <w:r>
        <w:rPr>
          <w:spacing w:val="-25"/>
        </w:rPr>
        <w:t xml:space="preserve"> </w:t>
      </w:r>
      <w:r>
        <w:rPr>
          <w:w w:val="80"/>
        </w:rPr>
        <w:t>.</w:t>
      </w:r>
    </w:p>
    <w:p w14:paraId="6F4FE104" w14:textId="77777777" w:rsidR="00D75A5E" w:rsidRDefault="00D75A5E">
      <w:pPr>
        <w:pStyle w:val="BodyText"/>
        <w:spacing w:line="264" w:lineRule="auto"/>
        <w:sectPr w:rsidR="00D75A5E">
          <w:type w:val="continuous"/>
          <w:pgSz w:w="12240" w:h="15840"/>
          <w:pgMar w:top="1100" w:right="360" w:bottom="280" w:left="720" w:header="0" w:footer="566" w:gutter="0"/>
          <w:cols w:num="2" w:space="720" w:equalWidth="0">
            <w:col w:w="5048" w:space="352"/>
            <w:col w:w="5760"/>
          </w:cols>
        </w:sectPr>
      </w:pPr>
    </w:p>
    <w:p w14:paraId="6678456B" w14:textId="77777777" w:rsidR="00D75A5E" w:rsidRDefault="00A64706">
      <w:pPr>
        <w:pStyle w:val="Heading1"/>
        <w:tabs>
          <w:tab w:val="left" w:pos="10439"/>
        </w:tabs>
      </w:pPr>
      <w:bookmarkStart w:id="17" w:name="_TOC_250018"/>
      <w:r>
        <w:rPr>
          <w:color w:val="000000"/>
          <w:spacing w:val="40"/>
          <w:shd w:val="clear" w:color="auto" w:fill="D8E9EF"/>
        </w:rPr>
        <w:lastRenderedPageBreak/>
        <w:t xml:space="preserve"> </w:t>
      </w:r>
      <w:r>
        <w:rPr>
          <w:color w:val="000000"/>
          <w:spacing w:val="-12"/>
          <w:shd w:val="clear" w:color="auto" w:fill="D8E9EF"/>
        </w:rPr>
        <w:t>Center</w:t>
      </w:r>
      <w:r>
        <w:rPr>
          <w:color w:val="000000"/>
          <w:spacing w:val="-22"/>
          <w:shd w:val="clear" w:color="auto" w:fill="D8E9EF"/>
        </w:rPr>
        <w:t xml:space="preserve"> </w:t>
      </w:r>
      <w:r>
        <w:rPr>
          <w:color w:val="000000"/>
          <w:spacing w:val="-12"/>
          <w:shd w:val="clear" w:color="auto" w:fill="D8E9EF"/>
        </w:rPr>
        <w:t>Daily</w:t>
      </w:r>
      <w:r>
        <w:rPr>
          <w:color w:val="000000"/>
          <w:spacing w:val="-21"/>
          <w:shd w:val="clear" w:color="auto" w:fill="D8E9EF"/>
        </w:rPr>
        <w:t xml:space="preserve"> </w:t>
      </w:r>
      <w:r>
        <w:rPr>
          <w:color w:val="000000"/>
          <w:spacing w:val="-12"/>
          <w:shd w:val="clear" w:color="auto" w:fill="D8E9EF"/>
        </w:rPr>
        <w:t>Attendance</w:t>
      </w:r>
      <w:r>
        <w:rPr>
          <w:color w:val="000000"/>
          <w:spacing w:val="-22"/>
          <w:shd w:val="clear" w:color="auto" w:fill="D8E9EF"/>
        </w:rPr>
        <w:t xml:space="preserve"> </w:t>
      </w:r>
      <w:r>
        <w:rPr>
          <w:color w:val="000000"/>
          <w:spacing w:val="-12"/>
          <w:shd w:val="clear" w:color="auto" w:fill="D8E9EF"/>
        </w:rPr>
        <w:t>Tracking</w:t>
      </w:r>
      <w:r>
        <w:rPr>
          <w:color w:val="000000"/>
          <w:spacing w:val="-21"/>
          <w:shd w:val="clear" w:color="auto" w:fill="D8E9EF"/>
        </w:rPr>
        <w:t xml:space="preserve"> </w:t>
      </w:r>
      <w:r>
        <w:rPr>
          <w:color w:val="000000"/>
          <w:spacing w:val="-12"/>
          <w:shd w:val="clear" w:color="auto" w:fill="D8E9EF"/>
        </w:rPr>
        <w:t>and</w:t>
      </w:r>
      <w:r>
        <w:rPr>
          <w:color w:val="000000"/>
          <w:spacing w:val="-21"/>
          <w:shd w:val="clear" w:color="auto" w:fill="D8E9EF"/>
        </w:rPr>
        <w:t xml:space="preserve"> </w:t>
      </w:r>
      <w:r>
        <w:rPr>
          <w:color w:val="000000"/>
          <w:spacing w:val="-12"/>
          <w:shd w:val="clear" w:color="auto" w:fill="D8E9EF"/>
        </w:rPr>
        <w:t>Claiming</w:t>
      </w:r>
      <w:bookmarkEnd w:id="17"/>
      <w:r>
        <w:rPr>
          <w:color w:val="000000"/>
          <w:shd w:val="clear" w:color="auto" w:fill="D8E9EF"/>
        </w:rPr>
        <w:tab/>
      </w:r>
    </w:p>
    <w:p w14:paraId="2F0C1A86" w14:textId="77777777" w:rsidR="00D75A5E" w:rsidRDefault="00D75A5E">
      <w:pPr>
        <w:pStyle w:val="BodyText"/>
        <w:spacing w:before="1"/>
        <w:ind w:left="0"/>
        <w:rPr>
          <w:sz w:val="13"/>
        </w:rPr>
      </w:pPr>
    </w:p>
    <w:p w14:paraId="7E625BCB" w14:textId="77777777" w:rsidR="00D75A5E" w:rsidRDefault="00D75A5E">
      <w:pPr>
        <w:pStyle w:val="BodyText"/>
        <w:rPr>
          <w:sz w:val="13"/>
        </w:rPr>
        <w:sectPr w:rsidR="00D75A5E">
          <w:pgSz w:w="12240" w:h="15840"/>
          <w:pgMar w:top="940" w:right="360" w:bottom="760" w:left="720" w:header="0" w:footer="566" w:gutter="0"/>
          <w:cols w:space="720"/>
        </w:sectPr>
      </w:pPr>
    </w:p>
    <w:p w14:paraId="1E688823" w14:textId="77777777" w:rsidR="00D75A5E" w:rsidRDefault="00A64706">
      <w:pPr>
        <w:pStyle w:val="Heading2"/>
        <w:spacing w:before="105"/>
      </w:pPr>
      <w:bookmarkStart w:id="18" w:name="_TOC_250017"/>
      <w:bookmarkEnd w:id="18"/>
      <w:r>
        <w:rPr>
          <w:color w:val="00687F"/>
          <w:spacing w:val="-2"/>
          <w:w w:val="95"/>
        </w:rPr>
        <w:t>Rates</w:t>
      </w:r>
    </w:p>
    <w:p w14:paraId="2B3B7744" w14:textId="77777777" w:rsidR="00D75A5E" w:rsidRDefault="00A64706">
      <w:pPr>
        <w:pStyle w:val="BodyText"/>
        <w:spacing w:before="111" w:line="264" w:lineRule="auto"/>
        <w:ind w:right="111"/>
      </w:pPr>
      <w:r>
        <w:t>Maximum state child care subsidy rates are determined by the region of the state where the care</w:t>
      </w:r>
      <w:r>
        <w:rPr>
          <w:spacing w:val="-16"/>
        </w:rPr>
        <w:t xml:space="preserve"> </w:t>
      </w:r>
      <w:r>
        <w:t>is</w:t>
      </w:r>
      <w:r>
        <w:rPr>
          <w:spacing w:val="-15"/>
        </w:rPr>
        <w:t xml:space="preserve"> </w:t>
      </w:r>
      <w:r>
        <w:t>provided</w:t>
      </w:r>
      <w:r>
        <w:rPr>
          <w:spacing w:val="-15"/>
        </w:rPr>
        <w:t xml:space="preserve"> </w:t>
      </w:r>
      <w:r>
        <w:t>(see</w:t>
      </w:r>
      <w:r>
        <w:rPr>
          <w:spacing w:val="-16"/>
        </w:rPr>
        <w:t xml:space="preserve"> </w:t>
      </w:r>
      <w:r>
        <w:t>map</w:t>
      </w:r>
      <w:r>
        <w:rPr>
          <w:spacing w:val="-15"/>
        </w:rPr>
        <w:t xml:space="preserve"> </w:t>
      </w:r>
      <w:r>
        <w:t>below),</w:t>
      </w:r>
      <w:r>
        <w:rPr>
          <w:spacing w:val="-15"/>
        </w:rPr>
        <w:t xml:space="preserve"> </w:t>
      </w:r>
      <w:r>
        <w:t>the</w:t>
      </w:r>
      <w:r>
        <w:rPr>
          <w:spacing w:val="-15"/>
        </w:rPr>
        <w:t xml:space="preserve"> </w:t>
      </w:r>
      <w:r>
        <w:t>child’s</w:t>
      </w:r>
      <w:r>
        <w:rPr>
          <w:spacing w:val="-16"/>
        </w:rPr>
        <w:t xml:space="preserve"> </w:t>
      </w:r>
      <w:r>
        <w:t>age,</w:t>
      </w:r>
      <w:r>
        <w:rPr>
          <w:spacing w:val="-15"/>
        </w:rPr>
        <w:t xml:space="preserve"> </w:t>
      </w:r>
      <w:r>
        <w:t>the amount of care needed, and the type of care</w:t>
      </w:r>
      <w:r>
        <w:rPr>
          <w:spacing w:val="-27"/>
        </w:rPr>
        <w:t xml:space="preserve"> </w:t>
      </w:r>
      <w:r>
        <w:rPr>
          <w:w w:val="80"/>
        </w:rPr>
        <w:t>.</w:t>
      </w:r>
    </w:p>
    <w:p w14:paraId="235B294C" w14:textId="77777777" w:rsidR="00D75A5E" w:rsidRDefault="00D75A5E">
      <w:pPr>
        <w:pStyle w:val="BodyText"/>
        <w:spacing w:before="3"/>
        <w:ind w:left="0"/>
      </w:pPr>
    </w:p>
    <w:p w14:paraId="7B4C07EC" w14:textId="77777777" w:rsidR="00D75A5E" w:rsidRDefault="00A64706">
      <w:pPr>
        <w:pStyle w:val="Heading3"/>
        <w:spacing w:line="259" w:lineRule="auto"/>
      </w:pPr>
      <w:r>
        <w:rPr>
          <w:color w:val="4D4D4F"/>
          <w:w w:val="75"/>
        </w:rPr>
        <w:t xml:space="preserve">DCYF AUTHORIZES FOR HALF DAY AND FULL </w:t>
      </w:r>
      <w:r>
        <w:rPr>
          <w:color w:val="4D4D4F"/>
          <w:w w:val="85"/>
        </w:rPr>
        <w:t>DAY</w:t>
      </w:r>
      <w:r>
        <w:rPr>
          <w:color w:val="4D4D4F"/>
          <w:spacing w:val="-5"/>
          <w:w w:val="85"/>
        </w:rPr>
        <w:t xml:space="preserve"> </w:t>
      </w:r>
      <w:r>
        <w:rPr>
          <w:color w:val="4D4D4F"/>
          <w:w w:val="85"/>
        </w:rPr>
        <w:t>CARE</w:t>
      </w:r>
      <w:r>
        <w:rPr>
          <w:color w:val="4D4D4F"/>
          <w:spacing w:val="-5"/>
          <w:w w:val="85"/>
        </w:rPr>
        <w:t xml:space="preserve"> </w:t>
      </w:r>
      <w:r>
        <w:rPr>
          <w:color w:val="4D4D4F"/>
          <w:w w:val="85"/>
        </w:rPr>
        <w:t>UNITS</w:t>
      </w:r>
    </w:p>
    <w:p w14:paraId="2ED8D53B" w14:textId="77777777" w:rsidR="00D75A5E" w:rsidRDefault="00A64706">
      <w:pPr>
        <w:pStyle w:val="BodyText"/>
        <w:spacing w:before="41" w:line="264" w:lineRule="auto"/>
        <w:ind w:right="45"/>
      </w:pPr>
      <w:r>
        <w:rPr>
          <w:spacing w:val="-2"/>
        </w:rPr>
        <w:t>If</w:t>
      </w:r>
      <w:r>
        <w:rPr>
          <w:spacing w:val="-11"/>
        </w:rPr>
        <w:t xml:space="preserve"> </w:t>
      </w:r>
      <w:r>
        <w:rPr>
          <w:spacing w:val="-2"/>
        </w:rPr>
        <w:t>you</w:t>
      </w:r>
      <w:r>
        <w:rPr>
          <w:spacing w:val="-11"/>
        </w:rPr>
        <w:t xml:space="preserve"> </w:t>
      </w:r>
      <w:r>
        <w:rPr>
          <w:spacing w:val="-2"/>
        </w:rPr>
        <w:t>charge</w:t>
      </w:r>
      <w:r>
        <w:rPr>
          <w:spacing w:val="-11"/>
        </w:rPr>
        <w:t xml:space="preserve"> </w:t>
      </w:r>
      <w:r>
        <w:rPr>
          <w:spacing w:val="-2"/>
        </w:rPr>
        <w:t>an</w:t>
      </w:r>
      <w:r>
        <w:rPr>
          <w:spacing w:val="-11"/>
        </w:rPr>
        <w:t xml:space="preserve"> </w:t>
      </w:r>
      <w:r>
        <w:rPr>
          <w:spacing w:val="-2"/>
        </w:rPr>
        <w:t>hourly,</w:t>
      </w:r>
      <w:r>
        <w:rPr>
          <w:spacing w:val="-11"/>
        </w:rPr>
        <w:t xml:space="preserve"> </w:t>
      </w:r>
      <w:r>
        <w:rPr>
          <w:spacing w:val="-2"/>
        </w:rPr>
        <w:t>weekly,</w:t>
      </w:r>
      <w:r>
        <w:rPr>
          <w:spacing w:val="-11"/>
        </w:rPr>
        <w:t xml:space="preserve"> </w:t>
      </w:r>
      <w:r>
        <w:rPr>
          <w:spacing w:val="-2"/>
        </w:rPr>
        <w:t>or</w:t>
      </w:r>
      <w:r>
        <w:rPr>
          <w:spacing w:val="-11"/>
        </w:rPr>
        <w:t xml:space="preserve"> </w:t>
      </w:r>
      <w:r>
        <w:rPr>
          <w:spacing w:val="-2"/>
        </w:rPr>
        <w:t>monthly</w:t>
      </w:r>
      <w:r>
        <w:rPr>
          <w:spacing w:val="-11"/>
        </w:rPr>
        <w:t xml:space="preserve"> </w:t>
      </w:r>
      <w:r>
        <w:rPr>
          <w:spacing w:val="-2"/>
        </w:rPr>
        <w:t>rate,</w:t>
      </w:r>
      <w:r>
        <w:rPr>
          <w:spacing w:val="-11"/>
        </w:rPr>
        <w:t xml:space="preserve"> </w:t>
      </w:r>
      <w:r>
        <w:rPr>
          <w:spacing w:val="-2"/>
        </w:rPr>
        <w:t xml:space="preserve">your </w:t>
      </w:r>
      <w:r>
        <w:t>rates are converted into half-day and full-day units</w:t>
      </w:r>
      <w:r>
        <w:rPr>
          <w:spacing w:val="40"/>
        </w:rPr>
        <w:t xml:space="preserve"> </w:t>
      </w:r>
      <w:r>
        <w:t>as follows:</w:t>
      </w:r>
    </w:p>
    <w:p w14:paraId="4F7912DF" w14:textId="77777777" w:rsidR="00D75A5E" w:rsidRDefault="00A64706">
      <w:pPr>
        <w:pStyle w:val="ListParagraph"/>
        <w:numPr>
          <w:ilvl w:val="0"/>
          <w:numId w:val="11"/>
        </w:numPr>
        <w:tabs>
          <w:tab w:val="left" w:pos="600"/>
        </w:tabs>
        <w:spacing w:before="88" w:line="264" w:lineRule="auto"/>
        <w:ind w:right="362"/>
      </w:pPr>
      <w:r>
        <w:t>Half-day</w:t>
      </w:r>
      <w:r>
        <w:rPr>
          <w:spacing w:val="-13"/>
        </w:rPr>
        <w:t xml:space="preserve"> </w:t>
      </w:r>
      <w:r>
        <w:t>units</w:t>
      </w:r>
      <w:r>
        <w:rPr>
          <w:spacing w:val="-13"/>
        </w:rPr>
        <w:t xml:space="preserve"> </w:t>
      </w:r>
      <w:r>
        <w:t>are</w:t>
      </w:r>
      <w:r>
        <w:rPr>
          <w:spacing w:val="-13"/>
        </w:rPr>
        <w:t xml:space="preserve"> </w:t>
      </w:r>
      <w:r>
        <w:t>used</w:t>
      </w:r>
      <w:r>
        <w:rPr>
          <w:spacing w:val="-13"/>
        </w:rPr>
        <w:t xml:space="preserve"> </w:t>
      </w:r>
      <w:r>
        <w:t>when</w:t>
      </w:r>
      <w:r>
        <w:rPr>
          <w:spacing w:val="-13"/>
        </w:rPr>
        <w:t xml:space="preserve"> </w:t>
      </w:r>
      <w:r>
        <w:t>a</w:t>
      </w:r>
      <w:r>
        <w:rPr>
          <w:spacing w:val="-13"/>
        </w:rPr>
        <w:t xml:space="preserve"> </w:t>
      </w:r>
      <w:r>
        <w:t>child</w:t>
      </w:r>
      <w:r>
        <w:rPr>
          <w:spacing w:val="-13"/>
        </w:rPr>
        <w:t xml:space="preserve"> </w:t>
      </w:r>
      <w:r>
        <w:t>needs</w:t>
      </w:r>
      <w:r>
        <w:rPr>
          <w:spacing w:val="-13"/>
        </w:rPr>
        <w:t xml:space="preserve"> </w:t>
      </w:r>
      <w:r>
        <w:t>less than five hours per day of care</w:t>
      </w:r>
    </w:p>
    <w:p w14:paraId="72D5D810" w14:textId="77777777" w:rsidR="00D75A5E" w:rsidRDefault="00A64706">
      <w:pPr>
        <w:pStyle w:val="ListParagraph"/>
        <w:numPr>
          <w:ilvl w:val="0"/>
          <w:numId w:val="11"/>
        </w:numPr>
        <w:tabs>
          <w:tab w:val="left" w:pos="600"/>
        </w:tabs>
        <w:spacing w:before="79" w:line="264" w:lineRule="auto"/>
        <w:ind w:right="784"/>
      </w:pPr>
      <w:r>
        <w:t>Full-day</w:t>
      </w:r>
      <w:r>
        <w:rPr>
          <w:spacing w:val="-13"/>
        </w:rPr>
        <w:t xml:space="preserve"> </w:t>
      </w:r>
      <w:r>
        <w:t>units</w:t>
      </w:r>
      <w:r>
        <w:rPr>
          <w:spacing w:val="-13"/>
        </w:rPr>
        <w:t xml:space="preserve"> </w:t>
      </w:r>
      <w:r>
        <w:t>are</w:t>
      </w:r>
      <w:r>
        <w:rPr>
          <w:spacing w:val="-13"/>
        </w:rPr>
        <w:t xml:space="preserve"> </w:t>
      </w:r>
      <w:r>
        <w:t>used</w:t>
      </w:r>
      <w:r>
        <w:rPr>
          <w:spacing w:val="-13"/>
        </w:rPr>
        <w:t xml:space="preserve"> </w:t>
      </w:r>
      <w:r>
        <w:t>when</w:t>
      </w:r>
      <w:r>
        <w:rPr>
          <w:spacing w:val="-13"/>
        </w:rPr>
        <w:t xml:space="preserve"> </w:t>
      </w:r>
      <w:r>
        <w:t>a</w:t>
      </w:r>
      <w:r>
        <w:rPr>
          <w:spacing w:val="-13"/>
        </w:rPr>
        <w:t xml:space="preserve"> </w:t>
      </w:r>
      <w:r>
        <w:t>child</w:t>
      </w:r>
      <w:r>
        <w:rPr>
          <w:spacing w:val="-13"/>
        </w:rPr>
        <w:t xml:space="preserve"> </w:t>
      </w:r>
      <w:r>
        <w:t>needs between</w:t>
      </w:r>
      <w:r>
        <w:rPr>
          <w:spacing w:val="-15"/>
        </w:rPr>
        <w:t xml:space="preserve"> </w:t>
      </w:r>
      <w:r>
        <w:t>five</w:t>
      </w:r>
      <w:r>
        <w:rPr>
          <w:spacing w:val="-15"/>
        </w:rPr>
        <w:t xml:space="preserve"> </w:t>
      </w:r>
      <w:r>
        <w:t>and</w:t>
      </w:r>
      <w:r>
        <w:rPr>
          <w:spacing w:val="-15"/>
        </w:rPr>
        <w:t xml:space="preserve"> </w:t>
      </w:r>
      <w:r>
        <w:t>10</w:t>
      </w:r>
      <w:r>
        <w:rPr>
          <w:spacing w:val="-15"/>
        </w:rPr>
        <w:t xml:space="preserve"> </w:t>
      </w:r>
      <w:r>
        <w:t>hours</w:t>
      </w:r>
      <w:r>
        <w:rPr>
          <w:spacing w:val="-15"/>
        </w:rPr>
        <w:t xml:space="preserve"> </w:t>
      </w:r>
      <w:r>
        <w:t>per</w:t>
      </w:r>
      <w:r>
        <w:rPr>
          <w:spacing w:val="-15"/>
        </w:rPr>
        <w:t xml:space="preserve"> </w:t>
      </w:r>
      <w:r>
        <w:t>day</w:t>
      </w:r>
      <w:r>
        <w:rPr>
          <w:spacing w:val="-15"/>
        </w:rPr>
        <w:t xml:space="preserve"> </w:t>
      </w:r>
      <w:r>
        <w:t>of</w:t>
      </w:r>
      <w:r>
        <w:rPr>
          <w:spacing w:val="-15"/>
        </w:rPr>
        <w:t xml:space="preserve"> </w:t>
      </w:r>
      <w:r>
        <w:t>care</w:t>
      </w:r>
    </w:p>
    <w:p w14:paraId="10CEE2F7" w14:textId="77777777" w:rsidR="00D75A5E" w:rsidRDefault="00A64706">
      <w:pPr>
        <w:spacing w:before="101"/>
        <w:ind w:left="360"/>
        <w:rPr>
          <w:b/>
        </w:rPr>
      </w:pPr>
      <w:r>
        <w:br w:type="column"/>
      </w:r>
      <w:r>
        <w:rPr>
          <w:b/>
          <w:color w:val="00687F"/>
          <w:spacing w:val="-2"/>
          <w:w w:val="95"/>
        </w:rPr>
        <w:t>Hourly</w:t>
      </w:r>
    </w:p>
    <w:p w14:paraId="6BE5C8A9" w14:textId="77777777" w:rsidR="00D75A5E" w:rsidRDefault="00A64706">
      <w:pPr>
        <w:pStyle w:val="ListParagraph"/>
        <w:numPr>
          <w:ilvl w:val="0"/>
          <w:numId w:val="11"/>
        </w:numPr>
        <w:tabs>
          <w:tab w:val="left" w:pos="599"/>
        </w:tabs>
        <w:spacing w:before="124"/>
        <w:ind w:left="599" w:hanging="239"/>
      </w:pPr>
      <w:r>
        <w:rPr>
          <w:noProof/>
        </w:rPr>
        <mc:AlternateContent>
          <mc:Choice Requires="wps">
            <w:drawing>
              <wp:anchor distT="0" distB="0" distL="0" distR="0" simplePos="0" relativeHeight="251658276" behindDoc="1" locked="0" layoutInCell="1" allowOverlap="1" wp14:anchorId="2768A64C" wp14:editId="74C08274">
                <wp:simplePos x="0" y="0"/>
                <wp:positionH relativeFrom="page">
                  <wp:posOffset>3886200</wp:posOffset>
                </wp:positionH>
                <wp:positionV relativeFrom="paragraph">
                  <wp:posOffset>-121390</wp:posOffset>
                </wp:positionV>
                <wp:extent cx="1270" cy="423100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231005"/>
                        </a:xfrm>
                        <a:custGeom>
                          <a:avLst/>
                          <a:gdLst/>
                          <a:ahLst/>
                          <a:cxnLst/>
                          <a:rect l="l" t="t" r="r" b="b"/>
                          <a:pathLst>
                            <a:path h="4231005">
                              <a:moveTo>
                                <a:pt x="0" y="0"/>
                              </a:moveTo>
                              <a:lnTo>
                                <a:pt x="0" y="4230941"/>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68BDB6F4">
              <v:shape id="Graphic 47" style="position:absolute;margin-left:306pt;margin-top:-9.55pt;width:.1pt;height:333.15pt;z-index:-16323584;visibility:visible;mso-wrap-style:square;mso-wrap-distance-left:0;mso-wrap-distance-top:0;mso-wrap-distance-right:0;mso-wrap-distance-bottom:0;mso-position-horizontal:absolute;mso-position-horizontal-relative:page;mso-position-vertical:absolute;mso-position-vertical-relative:text;v-text-anchor:top" coordsize="1270,4231005" o:spid="_x0000_s1026" filled="f" strokeweight=".5pt" path="m,l,423094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" w14:anchorId="6BB31CE2">
                <v:path arrowok="t"/>
                <w10:wrap anchorx="page"/>
              </v:shape>
            </w:pict>
          </mc:Fallback>
        </mc:AlternateContent>
      </w:r>
      <w:r>
        <w:rPr>
          <w:spacing w:val="-4"/>
        </w:rPr>
        <w:t>Half-day</w:t>
      </w:r>
      <w:r>
        <w:rPr>
          <w:spacing w:val="-8"/>
        </w:rPr>
        <w:t xml:space="preserve"> </w:t>
      </w:r>
      <w:r>
        <w:rPr>
          <w:spacing w:val="-4"/>
        </w:rPr>
        <w:t>unit</w:t>
      </w:r>
      <w:r>
        <w:rPr>
          <w:spacing w:val="-8"/>
        </w:rPr>
        <w:t xml:space="preserve"> </w:t>
      </w:r>
      <w:r>
        <w:rPr>
          <w:spacing w:val="-4"/>
        </w:rPr>
        <w:t>=</w:t>
      </w:r>
      <w:r>
        <w:rPr>
          <w:spacing w:val="-8"/>
        </w:rPr>
        <w:t xml:space="preserve"> </w:t>
      </w:r>
      <w:r>
        <w:rPr>
          <w:spacing w:val="-4"/>
        </w:rPr>
        <w:t>Hourly</w:t>
      </w:r>
      <w:r>
        <w:rPr>
          <w:spacing w:val="-7"/>
        </w:rPr>
        <w:t xml:space="preserve"> </w:t>
      </w:r>
      <w:r>
        <w:rPr>
          <w:spacing w:val="-4"/>
        </w:rPr>
        <w:t>rate</w:t>
      </w:r>
      <w:r>
        <w:rPr>
          <w:spacing w:val="-8"/>
        </w:rPr>
        <w:t xml:space="preserve"> </w:t>
      </w:r>
      <w:r>
        <w:rPr>
          <w:spacing w:val="-4"/>
        </w:rPr>
        <w:t>x</w:t>
      </w:r>
      <w:r>
        <w:rPr>
          <w:spacing w:val="-8"/>
        </w:rPr>
        <w:t xml:space="preserve"> </w:t>
      </w:r>
      <w:r>
        <w:rPr>
          <w:spacing w:val="-12"/>
        </w:rPr>
        <w:t>5</w:t>
      </w:r>
    </w:p>
    <w:p w14:paraId="694FFEAB" w14:textId="77777777" w:rsidR="00D75A5E" w:rsidRDefault="00A64706">
      <w:pPr>
        <w:pStyle w:val="ListParagraph"/>
        <w:numPr>
          <w:ilvl w:val="0"/>
          <w:numId w:val="11"/>
        </w:numPr>
        <w:tabs>
          <w:tab w:val="left" w:pos="599"/>
        </w:tabs>
        <w:spacing w:before="105"/>
        <w:ind w:left="599" w:hanging="239"/>
      </w:pPr>
      <w:r>
        <w:rPr>
          <w:spacing w:val="-4"/>
        </w:rPr>
        <w:t>Full-day</w:t>
      </w:r>
      <w:r>
        <w:rPr>
          <w:spacing w:val="-9"/>
        </w:rPr>
        <w:t xml:space="preserve"> </w:t>
      </w:r>
      <w:r>
        <w:rPr>
          <w:spacing w:val="-4"/>
        </w:rPr>
        <w:t>unit</w:t>
      </w:r>
      <w:r>
        <w:rPr>
          <w:spacing w:val="-9"/>
        </w:rPr>
        <w:t xml:space="preserve"> </w:t>
      </w:r>
      <w:r>
        <w:rPr>
          <w:spacing w:val="-4"/>
        </w:rPr>
        <w:t>=</w:t>
      </w:r>
      <w:r>
        <w:rPr>
          <w:spacing w:val="-9"/>
        </w:rPr>
        <w:t xml:space="preserve"> </w:t>
      </w:r>
      <w:r>
        <w:rPr>
          <w:spacing w:val="-4"/>
        </w:rPr>
        <w:t>Hourly</w:t>
      </w:r>
      <w:r>
        <w:rPr>
          <w:spacing w:val="-8"/>
        </w:rPr>
        <w:t xml:space="preserve"> </w:t>
      </w:r>
      <w:r>
        <w:rPr>
          <w:spacing w:val="-4"/>
        </w:rPr>
        <w:t>rate</w:t>
      </w:r>
      <w:r>
        <w:rPr>
          <w:spacing w:val="-9"/>
        </w:rPr>
        <w:t xml:space="preserve"> </w:t>
      </w:r>
      <w:r>
        <w:rPr>
          <w:spacing w:val="-4"/>
        </w:rPr>
        <w:t>x</w:t>
      </w:r>
      <w:r>
        <w:rPr>
          <w:spacing w:val="-9"/>
        </w:rPr>
        <w:t xml:space="preserve"> </w:t>
      </w:r>
      <w:r>
        <w:rPr>
          <w:spacing w:val="-5"/>
        </w:rPr>
        <w:t>10</w:t>
      </w:r>
    </w:p>
    <w:p w14:paraId="3CE9C8F4" w14:textId="77777777" w:rsidR="00D75A5E" w:rsidRDefault="00A64706">
      <w:pPr>
        <w:pStyle w:val="ListParagraph"/>
        <w:numPr>
          <w:ilvl w:val="0"/>
          <w:numId w:val="11"/>
        </w:numPr>
        <w:tabs>
          <w:tab w:val="left" w:pos="600"/>
        </w:tabs>
        <w:spacing w:before="105" w:line="264" w:lineRule="auto"/>
        <w:ind w:right="877"/>
      </w:pPr>
      <w:r>
        <w:rPr>
          <w:spacing w:val="-2"/>
        </w:rPr>
        <w:t>Example:</w:t>
      </w:r>
      <w:r>
        <w:rPr>
          <w:spacing w:val="-11"/>
        </w:rPr>
        <w:t xml:space="preserve"> </w:t>
      </w:r>
      <w:r>
        <w:rPr>
          <w:spacing w:val="-2"/>
        </w:rPr>
        <w:t>If</w:t>
      </w:r>
      <w:r>
        <w:rPr>
          <w:spacing w:val="-11"/>
        </w:rPr>
        <w:t xml:space="preserve"> </w:t>
      </w:r>
      <w:r>
        <w:rPr>
          <w:spacing w:val="-2"/>
        </w:rPr>
        <w:t>you</w:t>
      </w:r>
      <w:r>
        <w:rPr>
          <w:spacing w:val="-11"/>
        </w:rPr>
        <w:t xml:space="preserve"> </w:t>
      </w:r>
      <w:r>
        <w:rPr>
          <w:spacing w:val="-2"/>
        </w:rPr>
        <w:t>charge</w:t>
      </w:r>
      <w:r>
        <w:rPr>
          <w:spacing w:val="-11"/>
        </w:rPr>
        <w:t xml:space="preserve"> </w:t>
      </w:r>
      <w:r>
        <w:rPr>
          <w:spacing w:val="-2"/>
        </w:rPr>
        <w:t>$3</w:t>
      </w:r>
      <w:r>
        <w:rPr>
          <w:spacing w:val="-11"/>
        </w:rPr>
        <w:t xml:space="preserve"> </w:t>
      </w:r>
      <w:r>
        <w:rPr>
          <w:spacing w:val="-2"/>
        </w:rPr>
        <w:t>per</w:t>
      </w:r>
      <w:r>
        <w:rPr>
          <w:spacing w:val="-11"/>
        </w:rPr>
        <w:t xml:space="preserve"> </w:t>
      </w:r>
      <w:r>
        <w:rPr>
          <w:spacing w:val="-2"/>
        </w:rPr>
        <w:t>hour,</w:t>
      </w:r>
      <w:r>
        <w:rPr>
          <w:spacing w:val="-11"/>
        </w:rPr>
        <w:t xml:space="preserve"> </w:t>
      </w:r>
      <w:r>
        <w:rPr>
          <w:spacing w:val="-2"/>
        </w:rPr>
        <w:t>your</w:t>
      </w:r>
      <w:r>
        <w:rPr>
          <w:spacing w:val="-11"/>
        </w:rPr>
        <w:t xml:space="preserve"> </w:t>
      </w:r>
      <w:r>
        <w:rPr>
          <w:spacing w:val="-2"/>
        </w:rPr>
        <w:t xml:space="preserve">half-day </w:t>
      </w:r>
      <w:r>
        <w:t>rate</w:t>
      </w:r>
      <w:r>
        <w:rPr>
          <w:spacing w:val="-6"/>
        </w:rPr>
        <w:t xml:space="preserve"> </w:t>
      </w:r>
      <w:r>
        <w:t>is</w:t>
      </w:r>
      <w:r>
        <w:rPr>
          <w:spacing w:val="-6"/>
        </w:rPr>
        <w:t xml:space="preserve"> </w:t>
      </w:r>
      <w:r>
        <w:t>$15,</w:t>
      </w:r>
      <w:r>
        <w:rPr>
          <w:spacing w:val="-6"/>
        </w:rPr>
        <w:t xml:space="preserve"> </w:t>
      </w:r>
      <w:r>
        <w:t>and</w:t>
      </w:r>
      <w:r>
        <w:rPr>
          <w:spacing w:val="-6"/>
        </w:rPr>
        <w:t xml:space="preserve"> </w:t>
      </w:r>
      <w:r>
        <w:t>your</w:t>
      </w:r>
      <w:r>
        <w:rPr>
          <w:spacing w:val="-6"/>
        </w:rPr>
        <w:t xml:space="preserve"> </w:t>
      </w:r>
      <w:r>
        <w:t>full-day</w:t>
      </w:r>
      <w:r>
        <w:rPr>
          <w:spacing w:val="-6"/>
        </w:rPr>
        <w:t xml:space="preserve"> </w:t>
      </w:r>
      <w:r>
        <w:t>rate</w:t>
      </w:r>
      <w:r>
        <w:rPr>
          <w:spacing w:val="-6"/>
        </w:rPr>
        <w:t xml:space="preserve"> </w:t>
      </w:r>
      <w:r>
        <w:t>is</w:t>
      </w:r>
      <w:r>
        <w:rPr>
          <w:spacing w:val="-6"/>
        </w:rPr>
        <w:t xml:space="preserve"> </w:t>
      </w:r>
      <w:r>
        <w:t>$30</w:t>
      </w:r>
    </w:p>
    <w:p w14:paraId="6FCF0284" w14:textId="77777777" w:rsidR="00D75A5E" w:rsidRDefault="00D75A5E">
      <w:pPr>
        <w:pStyle w:val="BodyText"/>
        <w:spacing w:before="4"/>
        <w:ind w:left="0"/>
      </w:pPr>
    </w:p>
    <w:p w14:paraId="73A085E6" w14:textId="77777777" w:rsidR="00D75A5E" w:rsidRDefault="00A64706">
      <w:pPr>
        <w:ind w:left="360"/>
        <w:rPr>
          <w:b/>
        </w:rPr>
      </w:pPr>
      <w:r>
        <w:rPr>
          <w:b/>
          <w:color w:val="00687F"/>
          <w:spacing w:val="-2"/>
          <w:w w:val="95"/>
        </w:rPr>
        <w:t>Weekly</w:t>
      </w:r>
    </w:p>
    <w:p w14:paraId="703DC3CF" w14:textId="77777777" w:rsidR="00D75A5E" w:rsidRDefault="00A64706">
      <w:pPr>
        <w:pStyle w:val="ListParagraph"/>
        <w:numPr>
          <w:ilvl w:val="0"/>
          <w:numId w:val="11"/>
        </w:numPr>
        <w:tabs>
          <w:tab w:val="left" w:pos="600"/>
        </w:tabs>
        <w:spacing w:before="125" w:line="264" w:lineRule="auto"/>
        <w:ind w:right="1087"/>
        <w:jc w:val="both"/>
      </w:pPr>
      <w:r>
        <w:rPr>
          <w:spacing w:val="-2"/>
        </w:rPr>
        <w:t>If</w:t>
      </w:r>
      <w:r>
        <w:rPr>
          <w:spacing w:val="-14"/>
        </w:rPr>
        <w:t xml:space="preserve"> </w:t>
      </w:r>
      <w:r>
        <w:rPr>
          <w:spacing w:val="-2"/>
        </w:rPr>
        <w:t>you</w:t>
      </w:r>
      <w:r>
        <w:rPr>
          <w:spacing w:val="-13"/>
        </w:rPr>
        <w:t xml:space="preserve"> </w:t>
      </w:r>
      <w:r>
        <w:rPr>
          <w:spacing w:val="-2"/>
        </w:rPr>
        <w:t>charge</w:t>
      </w:r>
      <w:r>
        <w:rPr>
          <w:spacing w:val="-13"/>
        </w:rPr>
        <w:t xml:space="preserve"> </w:t>
      </w:r>
      <w:r>
        <w:rPr>
          <w:spacing w:val="-2"/>
        </w:rPr>
        <w:t>a</w:t>
      </w:r>
      <w:r>
        <w:rPr>
          <w:spacing w:val="-13"/>
        </w:rPr>
        <w:t xml:space="preserve"> </w:t>
      </w:r>
      <w:r>
        <w:rPr>
          <w:spacing w:val="-2"/>
        </w:rPr>
        <w:t>weekly</w:t>
      </w:r>
      <w:r>
        <w:rPr>
          <w:spacing w:val="-14"/>
        </w:rPr>
        <w:t xml:space="preserve"> </w:t>
      </w:r>
      <w:r>
        <w:rPr>
          <w:spacing w:val="-2"/>
        </w:rPr>
        <w:t>rate,</w:t>
      </w:r>
      <w:r>
        <w:rPr>
          <w:spacing w:val="-13"/>
        </w:rPr>
        <w:t xml:space="preserve"> </w:t>
      </w:r>
      <w:r>
        <w:rPr>
          <w:spacing w:val="-2"/>
        </w:rPr>
        <w:t>DCYF</w:t>
      </w:r>
      <w:r>
        <w:rPr>
          <w:spacing w:val="-13"/>
        </w:rPr>
        <w:t xml:space="preserve"> </w:t>
      </w:r>
      <w:r>
        <w:rPr>
          <w:spacing w:val="-2"/>
        </w:rPr>
        <w:t>divides</w:t>
      </w:r>
      <w:r>
        <w:rPr>
          <w:spacing w:val="-13"/>
        </w:rPr>
        <w:t xml:space="preserve"> </w:t>
      </w:r>
      <w:r>
        <w:rPr>
          <w:spacing w:val="-2"/>
        </w:rPr>
        <w:t xml:space="preserve">your </w:t>
      </w:r>
      <w:r>
        <w:t>rate</w:t>
      </w:r>
      <w:r>
        <w:rPr>
          <w:spacing w:val="-5"/>
        </w:rPr>
        <w:t xml:space="preserve"> </w:t>
      </w:r>
      <w:r>
        <w:t>by</w:t>
      </w:r>
      <w:r>
        <w:rPr>
          <w:spacing w:val="-5"/>
        </w:rPr>
        <w:t xml:space="preserve"> </w:t>
      </w:r>
      <w:r>
        <w:t>the</w:t>
      </w:r>
      <w:r>
        <w:rPr>
          <w:spacing w:val="-5"/>
        </w:rPr>
        <w:t xml:space="preserve"> </w:t>
      </w:r>
      <w:r>
        <w:t>number</w:t>
      </w:r>
      <w:r>
        <w:rPr>
          <w:spacing w:val="-5"/>
        </w:rPr>
        <w:t xml:space="preserve"> </w:t>
      </w:r>
      <w:r>
        <w:t>of</w:t>
      </w:r>
      <w:r>
        <w:rPr>
          <w:spacing w:val="-5"/>
        </w:rPr>
        <w:t xml:space="preserve"> </w:t>
      </w:r>
      <w:r>
        <w:t>days</w:t>
      </w:r>
      <w:r>
        <w:rPr>
          <w:spacing w:val="-5"/>
        </w:rPr>
        <w:t xml:space="preserve"> </w:t>
      </w:r>
      <w:r>
        <w:t>you</w:t>
      </w:r>
      <w:r>
        <w:rPr>
          <w:spacing w:val="-5"/>
        </w:rPr>
        <w:t xml:space="preserve"> </w:t>
      </w:r>
      <w:r>
        <w:t>are</w:t>
      </w:r>
      <w:r>
        <w:rPr>
          <w:spacing w:val="-5"/>
        </w:rPr>
        <w:t xml:space="preserve"> </w:t>
      </w:r>
      <w:r>
        <w:t>open</w:t>
      </w:r>
      <w:r>
        <w:rPr>
          <w:spacing w:val="-5"/>
        </w:rPr>
        <w:t xml:space="preserve"> </w:t>
      </w:r>
      <w:r>
        <w:t xml:space="preserve">that </w:t>
      </w:r>
      <w:r>
        <w:rPr>
          <w:spacing w:val="-4"/>
        </w:rPr>
        <w:t>week</w:t>
      </w:r>
    </w:p>
    <w:p w14:paraId="0C8DD4C3" w14:textId="77777777" w:rsidR="00D75A5E" w:rsidRDefault="00A64706">
      <w:pPr>
        <w:pStyle w:val="ListParagraph"/>
        <w:numPr>
          <w:ilvl w:val="0"/>
          <w:numId w:val="11"/>
        </w:numPr>
        <w:tabs>
          <w:tab w:val="left" w:pos="600"/>
        </w:tabs>
        <w:spacing w:line="264" w:lineRule="auto"/>
        <w:ind w:right="718"/>
      </w:pPr>
      <w:r>
        <w:t>Example:</w:t>
      </w:r>
      <w:r>
        <w:rPr>
          <w:spacing w:val="-11"/>
        </w:rPr>
        <w:t xml:space="preserve"> </w:t>
      </w:r>
      <w:r>
        <w:t>If</w:t>
      </w:r>
      <w:r>
        <w:rPr>
          <w:spacing w:val="-11"/>
        </w:rPr>
        <w:t xml:space="preserve"> </w:t>
      </w:r>
      <w:r>
        <w:t>you</w:t>
      </w:r>
      <w:r>
        <w:rPr>
          <w:spacing w:val="-11"/>
        </w:rPr>
        <w:t xml:space="preserve"> </w:t>
      </w:r>
      <w:r>
        <w:t>are</w:t>
      </w:r>
      <w:r>
        <w:rPr>
          <w:spacing w:val="-11"/>
        </w:rPr>
        <w:t xml:space="preserve"> </w:t>
      </w:r>
      <w:r>
        <w:t>open</w:t>
      </w:r>
      <w:r>
        <w:rPr>
          <w:spacing w:val="-11"/>
        </w:rPr>
        <w:t xml:space="preserve"> </w:t>
      </w:r>
      <w:r>
        <w:t>five</w:t>
      </w:r>
      <w:r>
        <w:rPr>
          <w:spacing w:val="-11"/>
        </w:rPr>
        <w:t xml:space="preserve"> </w:t>
      </w:r>
      <w:r>
        <w:t>days</w:t>
      </w:r>
      <w:r>
        <w:rPr>
          <w:spacing w:val="-11"/>
        </w:rPr>
        <w:t xml:space="preserve"> </w:t>
      </w:r>
      <w:r>
        <w:t>in</w:t>
      </w:r>
      <w:r>
        <w:rPr>
          <w:spacing w:val="-11"/>
        </w:rPr>
        <w:t xml:space="preserve"> </w:t>
      </w:r>
      <w:r>
        <w:t>the</w:t>
      </w:r>
      <w:r>
        <w:rPr>
          <w:spacing w:val="-11"/>
        </w:rPr>
        <w:t xml:space="preserve"> </w:t>
      </w:r>
      <w:r>
        <w:t>week</w:t>
      </w:r>
      <w:r>
        <w:rPr>
          <w:spacing w:val="-11"/>
        </w:rPr>
        <w:t xml:space="preserve"> </w:t>
      </w:r>
      <w:r>
        <w:t>and charge $200 per week for full days, your full-day rate is $40</w:t>
      </w:r>
    </w:p>
    <w:p w14:paraId="3827FA5B" w14:textId="77777777" w:rsidR="00D75A5E" w:rsidRDefault="00D75A5E">
      <w:pPr>
        <w:pStyle w:val="BodyText"/>
        <w:spacing w:before="3"/>
        <w:ind w:left="0"/>
      </w:pPr>
    </w:p>
    <w:p w14:paraId="70BC53C4" w14:textId="77777777" w:rsidR="00D75A5E" w:rsidRDefault="00A64706">
      <w:pPr>
        <w:ind w:left="360"/>
        <w:rPr>
          <w:b/>
        </w:rPr>
      </w:pPr>
      <w:r>
        <w:rPr>
          <w:b/>
          <w:color w:val="00687F"/>
          <w:spacing w:val="-2"/>
        </w:rPr>
        <w:t>Monthly</w:t>
      </w:r>
    </w:p>
    <w:p w14:paraId="03E676D3" w14:textId="77777777" w:rsidR="00D75A5E" w:rsidRDefault="00A64706">
      <w:pPr>
        <w:pStyle w:val="ListParagraph"/>
        <w:numPr>
          <w:ilvl w:val="0"/>
          <w:numId w:val="11"/>
        </w:numPr>
        <w:tabs>
          <w:tab w:val="left" w:pos="600"/>
        </w:tabs>
        <w:spacing w:before="124" w:line="264" w:lineRule="auto"/>
        <w:ind w:right="956"/>
        <w:jc w:val="both"/>
      </w:pPr>
      <w:r>
        <w:rPr>
          <w:noProof/>
        </w:rPr>
        <mc:AlternateContent>
          <mc:Choice Requires="wps">
            <w:drawing>
              <wp:anchor distT="0" distB="0" distL="0" distR="0" simplePos="0" relativeHeight="251658252" behindDoc="0" locked="0" layoutInCell="1" allowOverlap="1" wp14:anchorId="18599BF9" wp14:editId="40C14E70">
                <wp:simplePos x="0" y="0"/>
                <wp:positionH relativeFrom="page">
                  <wp:posOffset>625352</wp:posOffset>
                </wp:positionH>
                <wp:positionV relativeFrom="paragraph">
                  <wp:posOffset>560051</wp:posOffset>
                </wp:positionV>
                <wp:extent cx="6555105" cy="10350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01AC7E1C"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18599BF9" id="Textbox 48" o:spid="_x0000_s1035" type="#_x0000_t202" style="position:absolute;left:0;text-align:left;margin-left:49.25pt;margin-top:44.1pt;width:516.15pt;height:81.5pt;rotation:-45;z-index:2516582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" filled="f" stroked="f">
                <v:textbox inset="0,0,0,0">
                  <w:txbxContent>
                    <w:p w14:paraId="01AC7E1C"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Pr>
          <w:spacing w:val="-2"/>
        </w:rPr>
        <w:t>If</w:t>
      </w:r>
      <w:r>
        <w:rPr>
          <w:spacing w:val="-11"/>
        </w:rPr>
        <w:t xml:space="preserve"> </w:t>
      </w:r>
      <w:r>
        <w:rPr>
          <w:spacing w:val="-2"/>
        </w:rPr>
        <w:t>you</w:t>
      </w:r>
      <w:r>
        <w:rPr>
          <w:spacing w:val="-11"/>
        </w:rPr>
        <w:t xml:space="preserve"> </w:t>
      </w:r>
      <w:r>
        <w:rPr>
          <w:spacing w:val="-2"/>
        </w:rPr>
        <w:t>charge</w:t>
      </w:r>
      <w:r>
        <w:rPr>
          <w:spacing w:val="-11"/>
        </w:rPr>
        <w:t xml:space="preserve"> </w:t>
      </w:r>
      <w:r>
        <w:rPr>
          <w:spacing w:val="-2"/>
        </w:rPr>
        <w:t>a</w:t>
      </w:r>
      <w:r>
        <w:rPr>
          <w:spacing w:val="-11"/>
        </w:rPr>
        <w:t xml:space="preserve"> </w:t>
      </w:r>
      <w:r>
        <w:rPr>
          <w:spacing w:val="-2"/>
        </w:rPr>
        <w:t>monthly</w:t>
      </w:r>
      <w:r>
        <w:rPr>
          <w:spacing w:val="-11"/>
        </w:rPr>
        <w:t xml:space="preserve"> </w:t>
      </w:r>
      <w:r>
        <w:rPr>
          <w:spacing w:val="-2"/>
        </w:rPr>
        <w:t>rate,</w:t>
      </w:r>
      <w:r>
        <w:rPr>
          <w:spacing w:val="-11"/>
        </w:rPr>
        <w:t xml:space="preserve"> </w:t>
      </w:r>
      <w:r>
        <w:rPr>
          <w:spacing w:val="-2"/>
        </w:rPr>
        <w:t>DCYF</w:t>
      </w:r>
      <w:r>
        <w:rPr>
          <w:spacing w:val="-11"/>
        </w:rPr>
        <w:t xml:space="preserve"> </w:t>
      </w:r>
      <w:r>
        <w:rPr>
          <w:spacing w:val="-2"/>
        </w:rPr>
        <w:t>divides</w:t>
      </w:r>
      <w:r>
        <w:rPr>
          <w:spacing w:val="-11"/>
        </w:rPr>
        <w:t xml:space="preserve"> </w:t>
      </w:r>
      <w:r>
        <w:rPr>
          <w:spacing w:val="-2"/>
        </w:rPr>
        <w:t xml:space="preserve">your </w:t>
      </w:r>
      <w:r>
        <w:t>rate</w:t>
      </w:r>
      <w:r>
        <w:rPr>
          <w:spacing w:val="-9"/>
        </w:rPr>
        <w:t xml:space="preserve"> </w:t>
      </w:r>
      <w:r>
        <w:t>by</w:t>
      </w:r>
      <w:r>
        <w:rPr>
          <w:spacing w:val="-9"/>
        </w:rPr>
        <w:t xml:space="preserve"> </w:t>
      </w:r>
      <w:r>
        <w:t>22</w:t>
      </w:r>
      <w:r>
        <w:rPr>
          <w:spacing w:val="-9"/>
        </w:rPr>
        <w:t xml:space="preserve"> </w:t>
      </w:r>
      <w:r>
        <w:t>for</w:t>
      </w:r>
      <w:r>
        <w:rPr>
          <w:spacing w:val="-9"/>
        </w:rPr>
        <w:t xml:space="preserve"> </w:t>
      </w:r>
      <w:r>
        <w:t>both</w:t>
      </w:r>
      <w:r>
        <w:rPr>
          <w:spacing w:val="-9"/>
        </w:rPr>
        <w:t xml:space="preserve"> </w:t>
      </w:r>
      <w:r>
        <w:t>non-school-age</w:t>
      </w:r>
      <w:r>
        <w:rPr>
          <w:spacing w:val="-9"/>
        </w:rPr>
        <w:t xml:space="preserve"> </w:t>
      </w:r>
      <w:r>
        <w:t>and</w:t>
      </w:r>
      <w:r>
        <w:rPr>
          <w:spacing w:val="-9"/>
        </w:rPr>
        <w:t xml:space="preserve"> </w:t>
      </w:r>
      <w:r>
        <w:t>school-age children</w:t>
      </w:r>
    </w:p>
    <w:p w14:paraId="3B69306E" w14:textId="77777777" w:rsidR="00D75A5E" w:rsidRDefault="00A64706">
      <w:pPr>
        <w:pStyle w:val="ListParagraph"/>
        <w:numPr>
          <w:ilvl w:val="0"/>
          <w:numId w:val="11"/>
        </w:numPr>
        <w:tabs>
          <w:tab w:val="left" w:pos="600"/>
        </w:tabs>
        <w:spacing w:before="79" w:line="264" w:lineRule="auto"/>
        <w:ind w:right="991"/>
        <w:jc w:val="both"/>
      </w:pPr>
      <w:r>
        <w:t>Example:</w:t>
      </w:r>
      <w:r>
        <w:rPr>
          <w:spacing w:val="-16"/>
        </w:rPr>
        <w:t xml:space="preserve"> </w:t>
      </w:r>
      <w:r>
        <w:t>If</w:t>
      </w:r>
      <w:r>
        <w:rPr>
          <w:spacing w:val="-15"/>
        </w:rPr>
        <w:t xml:space="preserve"> </w:t>
      </w:r>
      <w:r>
        <w:t>you</w:t>
      </w:r>
      <w:r>
        <w:rPr>
          <w:spacing w:val="-15"/>
        </w:rPr>
        <w:t xml:space="preserve"> </w:t>
      </w:r>
      <w:r>
        <w:t>charge</w:t>
      </w:r>
      <w:r>
        <w:rPr>
          <w:spacing w:val="-16"/>
        </w:rPr>
        <w:t xml:space="preserve"> </w:t>
      </w:r>
      <w:r>
        <w:t>$450</w:t>
      </w:r>
      <w:r>
        <w:rPr>
          <w:spacing w:val="-15"/>
        </w:rPr>
        <w:t xml:space="preserve"> </w:t>
      </w:r>
      <w:r>
        <w:t>for</w:t>
      </w:r>
      <w:r>
        <w:rPr>
          <w:spacing w:val="-15"/>
        </w:rPr>
        <w:t xml:space="preserve"> </w:t>
      </w:r>
      <w:r>
        <w:t>non-school</w:t>
      </w:r>
      <w:r>
        <w:rPr>
          <w:spacing w:val="-15"/>
        </w:rPr>
        <w:t xml:space="preserve"> </w:t>
      </w:r>
      <w:r>
        <w:t>age children</w:t>
      </w:r>
      <w:r>
        <w:rPr>
          <w:spacing w:val="-16"/>
        </w:rPr>
        <w:t xml:space="preserve"> </w:t>
      </w:r>
      <w:r>
        <w:t>per</w:t>
      </w:r>
      <w:r>
        <w:rPr>
          <w:spacing w:val="-15"/>
        </w:rPr>
        <w:t xml:space="preserve"> </w:t>
      </w:r>
      <w:r>
        <w:t>month,</w:t>
      </w:r>
      <w:r>
        <w:rPr>
          <w:spacing w:val="-14"/>
        </w:rPr>
        <w:t xml:space="preserve"> </w:t>
      </w:r>
      <w:r>
        <w:t>your</w:t>
      </w:r>
      <w:r>
        <w:rPr>
          <w:spacing w:val="-15"/>
        </w:rPr>
        <w:t xml:space="preserve"> </w:t>
      </w:r>
      <w:r>
        <w:t>rate</w:t>
      </w:r>
      <w:r>
        <w:rPr>
          <w:spacing w:val="-15"/>
        </w:rPr>
        <w:t xml:space="preserve"> </w:t>
      </w:r>
      <w:r>
        <w:t>is</w:t>
      </w:r>
      <w:r>
        <w:rPr>
          <w:spacing w:val="-15"/>
        </w:rPr>
        <w:t xml:space="preserve"> </w:t>
      </w:r>
      <w:r>
        <w:t>$20</w:t>
      </w:r>
      <w:r>
        <w:rPr>
          <w:spacing w:val="-38"/>
        </w:rPr>
        <w:t xml:space="preserve"> </w:t>
      </w:r>
      <w:r>
        <w:t>.45</w:t>
      </w:r>
      <w:r>
        <w:rPr>
          <w:spacing w:val="-14"/>
        </w:rPr>
        <w:t xml:space="preserve"> </w:t>
      </w:r>
      <w:r>
        <w:t>per</w:t>
      </w:r>
      <w:r>
        <w:rPr>
          <w:spacing w:val="-15"/>
        </w:rPr>
        <w:t xml:space="preserve"> </w:t>
      </w:r>
      <w:r>
        <w:t>full</w:t>
      </w:r>
    </w:p>
    <w:p w14:paraId="4D73B324" w14:textId="77777777" w:rsidR="00D75A5E" w:rsidRDefault="00A64706">
      <w:pPr>
        <w:pStyle w:val="BodyText"/>
        <w:spacing w:line="264" w:lineRule="auto"/>
        <w:ind w:left="600" w:right="718"/>
        <w:jc w:val="both"/>
      </w:pPr>
      <w:r>
        <w:rPr>
          <w:spacing w:val="-2"/>
        </w:rPr>
        <w:t>day</w:t>
      </w:r>
      <w:r>
        <w:rPr>
          <w:spacing w:val="-14"/>
        </w:rPr>
        <w:t xml:space="preserve"> </w:t>
      </w:r>
      <w:r>
        <w:rPr>
          <w:spacing w:val="-2"/>
          <w:w w:val="75"/>
        </w:rPr>
        <w:t>.</w:t>
      </w:r>
      <w:r>
        <w:rPr>
          <w:spacing w:val="-13"/>
        </w:rPr>
        <w:t xml:space="preserve"> </w:t>
      </w:r>
      <w:r>
        <w:rPr>
          <w:spacing w:val="-2"/>
        </w:rPr>
        <w:t>If</w:t>
      </w:r>
      <w:r>
        <w:rPr>
          <w:spacing w:val="-13"/>
        </w:rPr>
        <w:t xml:space="preserve"> </w:t>
      </w:r>
      <w:r>
        <w:rPr>
          <w:spacing w:val="-2"/>
        </w:rPr>
        <w:t>you</w:t>
      </w:r>
      <w:r>
        <w:rPr>
          <w:spacing w:val="-14"/>
        </w:rPr>
        <w:t xml:space="preserve"> </w:t>
      </w:r>
      <w:r>
        <w:rPr>
          <w:spacing w:val="-2"/>
        </w:rPr>
        <w:t>charge</w:t>
      </w:r>
      <w:r>
        <w:rPr>
          <w:spacing w:val="-13"/>
        </w:rPr>
        <w:t xml:space="preserve"> </w:t>
      </w:r>
      <w:r>
        <w:rPr>
          <w:spacing w:val="-2"/>
        </w:rPr>
        <w:t>$200</w:t>
      </w:r>
      <w:r>
        <w:rPr>
          <w:spacing w:val="-13"/>
        </w:rPr>
        <w:t xml:space="preserve"> </w:t>
      </w:r>
      <w:r>
        <w:rPr>
          <w:spacing w:val="-2"/>
        </w:rPr>
        <w:t>for</w:t>
      </w:r>
      <w:r>
        <w:rPr>
          <w:spacing w:val="-8"/>
        </w:rPr>
        <w:t xml:space="preserve"> </w:t>
      </w:r>
      <w:r>
        <w:rPr>
          <w:spacing w:val="-2"/>
        </w:rPr>
        <w:t>school-age</w:t>
      </w:r>
      <w:r>
        <w:rPr>
          <w:spacing w:val="-9"/>
        </w:rPr>
        <w:t xml:space="preserve"> </w:t>
      </w:r>
      <w:r>
        <w:rPr>
          <w:spacing w:val="-2"/>
        </w:rPr>
        <w:t>children</w:t>
      </w:r>
      <w:r>
        <w:rPr>
          <w:spacing w:val="-9"/>
        </w:rPr>
        <w:t xml:space="preserve"> </w:t>
      </w:r>
      <w:r>
        <w:rPr>
          <w:spacing w:val="-2"/>
        </w:rPr>
        <w:t xml:space="preserve">per </w:t>
      </w:r>
      <w:r>
        <w:t>month, your rate is $9</w:t>
      </w:r>
      <w:r>
        <w:rPr>
          <w:spacing w:val="-33"/>
        </w:rPr>
        <w:t xml:space="preserve"> </w:t>
      </w:r>
      <w:r>
        <w:t>.09 per half day</w:t>
      </w:r>
    </w:p>
    <w:p w14:paraId="6AAC5B58" w14:textId="77777777" w:rsidR="00D75A5E" w:rsidRDefault="00D75A5E">
      <w:pPr>
        <w:pStyle w:val="BodyText"/>
        <w:spacing w:line="264" w:lineRule="auto"/>
        <w:jc w:val="both"/>
        <w:sectPr w:rsidR="00D75A5E">
          <w:type w:val="continuous"/>
          <w:pgSz w:w="12240" w:h="15840"/>
          <w:pgMar w:top="1100" w:right="360" w:bottom="280" w:left="720" w:header="0" w:footer="566" w:gutter="0"/>
          <w:cols w:num="2" w:space="720" w:equalWidth="0">
            <w:col w:w="5081" w:space="319"/>
            <w:col w:w="5760"/>
          </w:cols>
        </w:sectPr>
      </w:pPr>
    </w:p>
    <w:p w14:paraId="7139350E" w14:textId="77777777" w:rsidR="00D75A5E" w:rsidRDefault="00D75A5E">
      <w:pPr>
        <w:pStyle w:val="BodyText"/>
        <w:ind w:left="0"/>
        <w:rPr>
          <w:sz w:val="20"/>
        </w:rPr>
      </w:pPr>
    </w:p>
    <w:p w14:paraId="3AB53E1E" w14:textId="77777777" w:rsidR="00D75A5E" w:rsidRDefault="00D75A5E">
      <w:pPr>
        <w:pStyle w:val="BodyText"/>
        <w:spacing w:before="90" w:after="1"/>
        <w:ind w:left="0"/>
        <w:rPr>
          <w:sz w:val="20"/>
        </w:rPr>
      </w:pPr>
    </w:p>
    <w:p w14:paraId="561CCB41" w14:textId="77777777" w:rsidR="00D75A5E" w:rsidRDefault="00A64706">
      <w:pPr>
        <w:ind w:left="1335"/>
        <w:rPr>
          <w:sz w:val="20"/>
        </w:rPr>
      </w:pPr>
      <w:r>
        <w:rPr>
          <w:noProof/>
          <w:sz w:val="20"/>
        </w:rPr>
        <w:drawing>
          <wp:inline distT="0" distB="0" distL="0" distR="0" wp14:anchorId="52EAF441" wp14:editId="1AA94C17">
            <wp:extent cx="4848989" cy="344185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3" cstate="print"/>
                    <a:stretch>
                      <a:fillRect/>
                    </a:stretch>
                  </pic:blipFill>
                  <pic:spPr>
                    <a:xfrm>
                      <a:off x="0" y="0"/>
                      <a:ext cx="4848989" cy="3441858"/>
                    </a:xfrm>
                    <a:prstGeom prst="rect">
                      <a:avLst/>
                    </a:prstGeom>
                  </pic:spPr>
                </pic:pic>
              </a:graphicData>
            </a:graphic>
          </wp:inline>
        </w:drawing>
      </w:r>
    </w:p>
    <w:p w14:paraId="29AE6BF5" w14:textId="77777777" w:rsidR="00D75A5E" w:rsidRDefault="00D75A5E">
      <w:pPr>
        <w:rPr>
          <w:sz w:val="20"/>
        </w:rPr>
        <w:sectPr w:rsidR="00D75A5E">
          <w:type w:val="continuous"/>
          <w:pgSz w:w="12240" w:h="15840"/>
          <w:pgMar w:top="1100" w:right="360" w:bottom="280" w:left="720" w:header="0" w:footer="566" w:gutter="0"/>
          <w:cols w:space="720"/>
        </w:sectPr>
      </w:pPr>
    </w:p>
    <w:p w14:paraId="23706CB3" w14:textId="77777777" w:rsidR="00D75A5E" w:rsidRDefault="00A64706">
      <w:pPr>
        <w:pStyle w:val="Heading2"/>
        <w:spacing w:before="80"/>
      </w:pPr>
      <w:bookmarkStart w:id="19" w:name="_TOC_250016"/>
      <w:r>
        <w:rPr>
          <w:color w:val="00687F"/>
          <w:spacing w:val="-2"/>
          <w:w w:val="85"/>
        </w:rPr>
        <w:lastRenderedPageBreak/>
        <w:t>Daily</w:t>
      </w:r>
      <w:r>
        <w:rPr>
          <w:color w:val="00687F"/>
          <w:spacing w:val="-6"/>
        </w:rPr>
        <w:t xml:space="preserve"> </w:t>
      </w:r>
      <w:r>
        <w:rPr>
          <w:color w:val="00687F"/>
          <w:spacing w:val="-2"/>
          <w:w w:val="85"/>
        </w:rPr>
        <w:t>Attendance</w:t>
      </w:r>
      <w:r>
        <w:rPr>
          <w:color w:val="00687F"/>
          <w:spacing w:val="-6"/>
        </w:rPr>
        <w:t xml:space="preserve"> </w:t>
      </w:r>
      <w:bookmarkEnd w:id="19"/>
      <w:r>
        <w:rPr>
          <w:color w:val="00687F"/>
          <w:spacing w:val="-2"/>
          <w:w w:val="85"/>
        </w:rPr>
        <w:t>Tracking</w:t>
      </w:r>
    </w:p>
    <w:p w14:paraId="2B06C893" w14:textId="77777777" w:rsidR="00D75A5E" w:rsidRDefault="00A64706">
      <w:pPr>
        <w:pStyle w:val="BodyText"/>
        <w:spacing w:before="111" w:line="264" w:lineRule="auto"/>
        <w:ind w:right="278"/>
      </w:pPr>
      <w:r>
        <w:t>You must use the Electronic Attendance System offered</w:t>
      </w:r>
      <w:r>
        <w:rPr>
          <w:spacing w:val="-4"/>
        </w:rPr>
        <w:t xml:space="preserve"> </w:t>
      </w:r>
      <w:r>
        <w:t>by</w:t>
      </w:r>
      <w:r>
        <w:rPr>
          <w:spacing w:val="-4"/>
        </w:rPr>
        <w:t xml:space="preserve"> </w:t>
      </w:r>
      <w:r>
        <w:t>DCYF</w:t>
      </w:r>
      <w:r>
        <w:rPr>
          <w:spacing w:val="-4"/>
        </w:rPr>
        <w:t xml:space="preserve"> </w:t>
      </w:r>
      <w:r>
        <w:t>or</w:t>
      </w:r>
      <w:r>
        <w:rPr>
          <w:spacing w:val="-4"/>
        </w:rPr>
        <w:t xml:space="preserve"> </w:t>
      </w:r>
      <w:r>
        <w:t>use</w:t>
      </w:r>
      <w:r>
        <w:rPr>
          <w:spacing w:val="-4"/>
        </w:rPr>
        <w:t xml:space="preserve"> </w:t>
      </w:r>
      <w:r>
        <w:t>a</w:t>
      </w:r>
      <w:r>
        <w:rPr>
          <w:spacing w:val="-4"/>
        </w:rPr>
        <w:t xml:space="preserve"> </w:t>
      </w:r>
      <w:r>
        <w:t>DCYF-approved</w:t>
      </w:r>
      <w:r>
        <w:rPr>
          <w:spacing w:val="-4"/>
        </w:rPr>
        <w:t xml:space="preserve"> </w:t>
      </w:r>
      <w:r>
        <w:t>third-party electronic attendance system</w:t>
      </w:r>
      <w:r>
        <w:rPr>
          <w:spacing w:val="-26"/>
        </w:rPr>
        <w:t xml:space="preserve"> </w:t>
      </w:r>
      <w:r>
        <w:rPr>
          <w:w w:val="80"/>
        </w:rPr>
        <w:t xml:space="preserve">. </w:t>
      </w:r>
      <w:r>
        <w:t>When using an electronic attendance system, the family, or the family’s authorized person, must document the</w:t>
      </w:r>
      <w:r>
        <w:rPr>
          <w:spacing w:val="-2"/>
        </w:rPr>
        <w:t xml:space="preserve"> </w:t>
      </w:r>
      <w:r>
        <w:t>child’s</w:t>
      </w:r>
      <w:r>
        <w:rPr>
          <w:spacing w:val="-2"/>
        </w:rPr>
        <w:t xml:space="preserve"> </w:t>
      </w:r>
      <w:r>
        <w:t>arrival</w:t>
      </w:r>
      <w:r>
        <w:rPr>
          <w:spacing w:val="-2"/>
        </w:rPr>
        <w:t xml:space="preserve"> </w:t>
      </w:r>
      <w:r>
        <w:t>to</w:t>
      </w:r>
      <w:r>
        <w:rPr>
          <w:spacing w:val="-2"/>
        </w:rPr>
        <w:t xml:space="preserve"> </w:t>
      </w:r>
      <w:r>
        <w:t>and</w:t>
      </w:r>
      <w:r>
        <w:rPr>
          <w:spacing w:val="-2"/>
        </w:rPr>
        <w:t xml:space="preserve"> </w:t>
      </w:r>
      <w:r>
        <w:t>departure</w:t>
      </w:r>
      <w:r>
        <w:rPr>
          <w:spacing w:val="-2"/>
        </w:rPr>
        <w:t xml:space="preserve"> </w:t>
      </w:r>
      <w:r>
        <w:t>from</w:t>
      </w:r>
      <w:r>
        <w:rPr>
          <w:spacing w:val="-2"/>
        </w:rPr>
        <w:t xml:space="preserve"> </w:t>
      </w:r>
      <w:r>
        <w:t>the</w:t>
      </w:r>
      <w:r>
        <w:rPr>
          <w:spacing w:val="-2"/>
        </w:rPr>
        <w:t xml:space="preserve"> </w:t>
      </w:r>
      <w:r>
        <w:t>child care</w:t>
      </w:r>
      <w:r>
        <w:rPr>
          <w:spacing w:val="-16"/>
        </w:rPr>
        <w:t xml:space="preserve"> </w:t>
      </w:r>
      <w:r>
        <w:t>provider</w:t>
      </w:r>
      <w:r>
        <w:rPr>
          <w:spacing w:val="-15"/>
        </w:rPr>
        <w:t xml:space="preserve"> </w:t>
      </w:r>
      <w:r>
        <w:t>in</w:t>
      </w:r>
      <w:r>
        <w:rPr>
          <w:spacing w:val="-15"/>
        </w:rPr>
        <w:t xml:space="preserve"> </w:t>
      </w:r>
      <w:r>
        <w:t>the</w:t>
      </w:r>
      <w:r>
        <w:rPr>
          <w:spacing w:val="-16"/>
        </w:rPr>
        <w:t xml:space="preserve"> </w:t>
      </w:r>
      <w:r>
        <w:t>electronic</w:t>
      </w:r>
      <w:r>
        <w:rPr>
          <w:spacing w:val="-15"/>
        </w:rPr>
        <w:t xml:space="preserve"> </w:t>
      </w:r>
      <w:r>
        <w:t>attendance</w:t>
      </w:r>
      <w:r>
        <w:rPr>
          <w:spacing w:val="-15"/>
        </w:rPr>
        <w:t xml:space="preserve"> </w:t>
      </w:r>
      <w:r>
        <w:t>system</w:t>
      </w:r>
      <w:r>
        <w:rPr>
          <w:spacing w:val="-38"/>
        </w:rPr>
        <w:t xml:space="preserve"> </w:t>
      </w:r>
      <w:r>
        <w:rPr>
          <w:w w:val="80"/>
        </w:rPr>
        <w:t>.</w:t>
      </w:r>
    </w:p>
    <w:p w14:paraId="3E49760F" w14:textId="77777777" w:rsidR="00D75A5E" w:rsidRDefault="00A64706">
      <w:pPr>
        <w:spacing w:line="264" w:lineRule="auto"/>
        <w:ind w:left="360" w:right="164"/>
        <w:jc w:val="both"/>
      </w:pPr>
      <w:r>
        <w:t>Information</w:t>
      </w:r>
      <w:r>
        <w:rPr>
          <w:spacing w:val="-10"/>
        </w:rPr>
        <w:t xml:space="preserve"> </w:t>
      </w:r>
      <w:r>
        <w:t>regarding</w:t>
      </w:r>
      <w:r>
        <w:rPr>
          <w:spacing w:val="-10"/>
        </w:rPr>
        <w:t xml:space="preserve"> </w:t>
      </w:r>
      <w:r>
        <w:t>electronic</w:t>
      </w:r>
      <w:r>
        <w:rPr>
          <w:spacing w:val="-10"/>
        </w:rPr>
        <w:t xml:space="preserve"> </w:t>
      </w:r>
      <w:r>
        <w:t>attendance</w:t>
      </w:r>
      <w:r>
        <w:rPr>
          <w:spacing w:val="-10"/>
        </w:rPr>
        <w:t xml:space="preserve"> </w:t>
      </w:r>
      <w:r>
        <w:t>can</w:t>
      </w:r>
      <w:r>
        <w:rPr>
          <w:spacing w:val="-10"/>
        </w:rPr>
        <w:t xml:space="preserve"> </w:t>
      </w:r>
      <w:r>
        <w:t xml:space="preserve">be </w:t>
      </w:r>
      <w:r>
        <w:rPr>
          <w:spacing w:val="-10"/>
        </w:rPr>
        <w:t>found</w:t>
      </w:r>
      <w:r>
        <w:t xml:space="preserve"> </w:t>
      </w:r>
      <w:r>
        <w:rPr>
          <w:spacing w:val="-10"/>
        </w:rPr>
        <w:t>at</w:t>
      </w:r>
      <w:r>
        <w:t xml:space="preserve"> </w:t>
      </w:r>
      <w:hyperlink r:id="rId44">
        <w:r>
          <w:rPr>
            <w:b/>
            <w:spacing w:val="-10"/>
          </w:rPr>
          <w:t>www.dcyf.wa.gov/services/early-learning-</w:t>
        </w:r>
      </w:hyperlink>
      <w:hyperlink r:id="rId45">
        <w:r>
          <w:rPr>
            <w:b/>
            <w:w w:val="90"/>
          </w:rPr>
          <w:t>providers/electronic-attendance-system</w:t>
        </w:r>
      </w:hyperlink>
      <w:r>
        <w:rPr>
          <w:spacing w:val="-1"/>
          <w:w w:val="90"/>
        </w:rPr>
        <w:t xml:space="preserve"> </w:t>
      </w:r>
      <w:r>
        <w:rPr>
          <w:w w:val="80"/>
        </w:rPr>
        <w:t>.</w:t>
      </w:r>
    </w:p>
    <w:p w14:paraId="2343024E" w14:textId="77777777" w:rsidR="00D75A5E" w:rsidRDefault="00A64706">
      <w:pPr>
        <w:pStyle w:val="BodyText"/>
        <w:spacing w:before="173" w:line="264" w:lineRule="auto"/>
        <w:ind w:right="92"/>
      </w:pPr>
      <w:r>
        <w:t>For providers using the state system, you must submit all daily attendance transactions through your electronic system before sending a request to SSPS</w:t>
      </w:r>
      <w:r>
        <w:rPr>
          <w:spacing w:val="-16"/>
        </w:rPr>
        <w:t xml:space="preserve"> </w:t>
      </w:r>
      <w:r>
        <w:t>for</w:t>
      </w:r>
      <w:r>
        <w:rPr>
          <w:spacing w:val="-15"/>
        </w:rPr>
        <w:t xml:space="preserve"> </w:t>
      </w:r>
      <w:r>
        <w:t>your</w:t>
      </w:r>
      <w:r>
        <w:rPr>
          <w:spacing w:val="-15"/>
        </w:rPr>
        <w:t xml:space="preserve"> </w:t>
      </w:r>
      <w:r>
        <w:t>payment</w:t>
      </w:r>
      <w:r>
        <w:rPr>
          <w:spacing w:val="-38"/>
        </w:rPr>
        <w:t xml:space="preserve"> </w:t>
      </w:r>
      <w:r>
        <w:rPr>
          <w:w w:val="80"/>
        </w:rPr>
        <w:t>.</w:t>
      </w:r>
      <w:r>
        <w:rPr>
          <w:spacing w:val="-3"/>
          <w:w w:val="80"/>
        </w:rPr>
        <w:t xml:space="preserve"> </w:t>
      </w:r>
      <w:r>
        <w:t>For</w:t>
      </w:r>
      <w:r>
        <w:rPr>
          <w:spacing w:val="-16"/>
        </w:rPr>
        <w:t xml:space="preserve"> </w:t>
      </w:r>
      <w:r>
        <w:t>information</w:t>
      </w:r>
      <w:r>
        <w:rPr>
          <w:spacing w:val="-15"/>
        </w:rPr>
        <w:t xml:space="preserve"> </w:t>
      </w:r>
      <w:r>
        <w:t>on</w:t>
      </w:r>
      <w:r>
        <w:rPr>
          <w:spacing w:val="-15"/>
        </w:rPr>
        <w:t xml:space="preserve"> </w:t>
      </w:r>
      <w:r>
        <w:t>using</w:t>
      </w:r>
      <w:r>
        <w:rPr>
          <w:spacing w:val="-15"/>
        </w:rPr>
        <w:t xml:space="preserve"> </w:t>
      </w:r>
      <w:r>
        <w:t>the state</w:t>
      </w:r>
      <w:r>
        <w:rPr>
          <w:spacing w:val="-13"/>
        </w:rPr>
        <w:t xml:space="preserve"> </w:t>
      </w:r>
      <w:r>
        <w:t>system,</w:t>
      </w:r>
      <w:r>
        <w:rPr>
          <w:spacing w:val="-13"/>
        </w:rPr>
        <w:t xml:space="preserve"> </w:t>
      </w:r>
      <w:r>
        <w:t>view</w:t>
      </w:r>
      <w:r>
        <w:rPr>
          <w:spacing w:val="-13"/>
        </w:rPr>
        <w:t xml:space="preserve"> </w:t>
      </w:r>
      <w:r>
        <w:t>the</w:t>
      </w:r>
      <w:r>
        <w:rPr>
          <w:spacing w:val="-13"/>
        </w:rPr>
        <w:t xml:space="preserve"> </w:t>
      </w:r>
      <w:r>
        <w:t>system</w:t>
      </w:r>
      <w:r>
        <w:rPr>
          <w:spacing w:val="-13"/>
        </w:rPr>
        <w:t xml:space="preserve"> </w:t>
      </w:r>
      <w:r>
        <w:t>manual</w:t>
      </w:r>
      <w:r>
        <w:rPr>
          <w:spacing w:val="-13"/>
        </w:rPr>
        <w:t xml:space="preserve"> </w:t>
      </w:r>
      <w:r>
        <w:t>at</w:t>
      </w:r>
      <w:r>
        <w:rPr>
          <w:spacing w:val="-13"/>
        </w:rPr>
        <w:t xml:space="preserve"> </w:t>
      </w:r>
      <w:hyperlink r:id="rId46">
        <w:r>
          <w:rPr>
            <w:b/>
          </w:rPr>
          <w:t>www.dcyf.</w:t>
        </w:r>
      </w:hyperlink>
      <w:r>
        <w:rPr>
          <w:b/>
        </w:rPr>
        <w:t xml:space="preserve"> </w:t>
      </w:r>
      <w:hyperlink r:id="rId47">
        <w:r>
          <w:rPr>
            <w:b/>
            <w:w w:val="95"/>
          </w:rPr>
          <w:t>wa.gov/sites/default/files/pdf/EASManual.pdf</w:t>
        </w:r>
      </w:hyperlink>
      <w:r>
        <w:rPr>
          <w:spacing w:val="-2"/>
          <w:w w:val="95"/>
        </w:rPr>
        <w:t xml:space="preserve"> </w:t>
      </w:r>
      <w:r>
        <w:rPr>
          <w:w w:val="80"/>
        </w:rPr>
        <w:t>.</w:t>
      </w:r>
    </w:p>
    <w:p w14:paraId="5CBC308B" w14:textId="77777777" w:rsidR="00D75A5E" w:rsidRDefault="00A64706">
      <w:pPr>
        <w:pStyle w:val="BodyText"/>
        <w:spacing w:before="4"/>
        <w:ind w:left="0"/>
        <w:rPr>
          <w:sz w:val="6"/>
        </w:rPr>
      </w:pPr>
      <w:r>
        <w:rPr>
          <w:noProof/>
          <w:sz w:val="6"/>
        </w:rPr>
        <w:drawing>
          <wp:anchor distT="0" distB="0" distL="0" distR="0" simplePos="0" relativeHeight="251658288" behindDoc="1" locked="0" layoutInCell="1" allowOverlap="1" wp14:anchorId="6BD8C61A" wp14:editId="7634B2AD">
            <wp:simplePos x="0" y="0"/>
            <wp:positionH relativeFrom="page">
              <wp:posOffset>685800</wp:posOffset>
            </wp:positionH>
            <wp:positionV relativeFrom="paragraph">
              <wp:posOffset>62051</wp:posOffset>
            </wp:positionV>
            <wp:extent cx="2971800" cy="4425696"/>
            <wp:effectExtent l="0" t="0" r="0" b="0"/>
            <wp:wrapTopAndBottom/>
            <wp:docPr id="50" name="Image 50" descr="Child smiling drawing on flo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Child smiling drawing on floor."/>
                    <pic:cNvPicPr/>
                  </pic:nvPicPr>
                  <pic:blipFill>
                    <a:blip r:embed="rId48" cstate="print"/>
                    <a:stretch>
                      <a:fillRect/>
                    </a:stretch>
                  </pic:blipFill>
                  <pic:spPr>
                    <a:xfrm>
                      <a:off x="0" y="0"/>
                      <a:ext cx="2971800" cy="4425696"/>
                    </a:xfrm>
                    <a:prstGeom prst="rect">
                      <a:avLst/>
                    </a:prstGeom>
                  </pic:spPr>
                </pic:pic>
              </a:graphicData>
            </a:graphic>
          </wp:anchor>
        </w:drawing>
      </w:r>
    </w:p>
    <w:p w14:paraId="3A9F25E7" w14:textId="77777777" w:rsidR="00D75A5E" w:rsidRDefault="00A64706">
      <w:pPr>
        <w:pStyle w:val="Heading2"/>
        <w:spacing w:before="80"/>
      </w:pPr>
      <w:bookmarkStart w:id="20" w:name="_TOC_250015"/>
      <w:r>
        <w:rPr>
          <w:b w:val="0"/>
        </w:rPr>
        <w:br w:type="column"/>
      </w:r>
      <w:r>
        <w:rPr>
          <w:color w:val="00687F"/>
          <w:w w:val="80"/>
        </w:rPr>
        <w:t>Correct</w:t>
      </w:r>
      <w:r>
        <w:rPr>
          <w:color w:val="00687F"/>
          <w:spacing w:val="2"/>
        </w:rPr>
        <w:t xml:space="preserve"> </w:t>
      </w:r>
      <w:bookmarkEnd w:id="20"/>
      <w:r>
        <w:rPr>
          <w:color w:val="00687F"/>
          <w:spacing w:val="-2"/>
          <w:w w:val="90"/>
        </w:rPr>
        <w:t>Claiming</w:t>
      </w:r>
    </w:p>
    <w:p w14:paraId="067DEDDB" w14:textId="77777777" w:rsidR="00D75A5E" w:rsidRDefault="00A64706">
      <w:pPr>
        <w:pStyle w:val="BodyText"/>
        <w:spacing w:before="111" w:line="264" w:lineRule="auto"/>
        <w:ind w:right="832"/>
      </w:pPr>
      <w:r>
        <w:rPr>
          <w:noProof/>
        </w:rPr>
        <mc:AlternateContent>
          <mc:Choice Requires="wps">
            <w:drawing>
              <wp:anchor distT="0" distB="0" distL="0" distR="0" simplePos="0" relativeHeight="251658277" behindDoc="1" locked="0" layoutInCell="1" allowOverlap="1" wp14:anchorId="5EB791F4" wp14:editId="43672844">
                <wp:simplePos x="0" y="0"/>
                <wp:positionH relativeFrom="page">
                  <wp:posOffset>3886200</wp:posOffset>
                </wp:positionH>
                <wp:positionV relativeFrom="paragraph">
                  <wp:posOffset>-168088</wp:posOffset>
                </wp:positionV>
                <wp:extent cx="1270" cy="3481704"/>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481704"/>
                        </a:xfrm>
                        <a:custGeom>
                          <a:avLst/>
                          <a:gdLst/>
                          <a:ahLst/>
                          <a:cxnLst/>
                          <a:rect l="l" t="t" r="r" b="b"/>
                          <a:pathLst>
                            <a:path h="3481704">
                              <a:moveTo>
                                <a:pt x="0" y="0"/>
                              </a:moveTo>
                              <a:lnTo>
                                <a:pt x="0" y="3481641"/>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18C5A1E2">
              <v:shape id="Graphic 51" style="position:absolute;margin-left:306pt;margin-top:-13.25pt;width:.1pt;height:274.15pt;z-index:-16322048;visibility:visible;mso-wrap-style:square;mso-wrap-distance-left:0;mso-wrap-distance-top:0;mso-wrap-distance-right:0;mso-wrap-distance-bottom:0;mso-position-horizontal:absolute;mso-position-horizontal-relative:page;mso-position-vertical:absolute;mso-position-vertical-relative:text;v-text-anchor:top" coordsize="1270,3481704" o:spid="_x0000_s1026" filled="f" strokeweight=".5pt" path="m,l,348164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" w14:anchorId="01D3B080">
                <v:path arrowok="t"/>
                <w10:wrap anchorx="page"/>
              </v:shape>
            </w:pict>
          </mc:Fallback>
        </mc:AlternateContent>
      </w:r>
      <w:r>
        <w:t>DCYF</w:t>
      </w:r>
      <w:r>
        <w:rPr>
          <w:spacing w:val="-16"/>
        </w:rPr>
        <w:t xml:space="preserve"> </w:t>
      </w:r>
      <w:r>
        <w:t>sends</w:t>
      </w:r>
      <w:r>
        <w:rPr>
          <w:spacing w:val="-15"/>
        </w:rPr>
        <w:t xml:space="preserve"> </w:t>
      </w:r>
      <w:r>
        <w:t>the</w:t>
      </w:r>
      <w:r>
        <w:rPr>
          <w:spacing w:val="-15"/>
        </w:rPr>
        <w:t xml:space="preserve"> </w:t>
      </w:r>
      <w:r>
        <w:t>following</w:t>
      </w:r>
      <w:r>
        <w:rPr>
          <w:spacing w:val="-16"/>
        </w:rPr>
        <w:t xml:space="preserve"> </w:t>
      </w:r>
      <w:r>
        <w:t>documents</w:t>
      </w:r>
      <w:r>
        <w:rPr>
          <w:spacing w:val="-15"/>
        </w:rPr>
        <w:t xml:space="preserve"> </w:t>
      </w:r>
      <w:r>
        <w:t>when</w:t>
      </w:r>
      <w:r>
        <w:rPr>
          <w:spacing w:val="-15"/>
        </w:rPr>
        <w:t xml:space="preserve"> </w:t>
      </w:r>
      <w:r>
        <w:t>you</w:t>
      </w:r>
      <w:r>
        <w:rPr>
          <w:spacing w:val="-15"/>
        </w:rPr>
        <w:t xml:space="preserve"> </w:t>
      </w:r>
      <w:r>
        <w:t>are authorized for child care subsidy payments:</w:t>
      </w:r>
    </w:p>
    <w:p w14:paraId="281AA35B" w14:textId="77777777" w:rsidR="00D75A5E" w:rsidRDefault="00A64706">
      <w:pPr>
        <w:pStyle w:val="BodyText"/>
        <w:spacing w:before="178" w:line="264" w:lineRule="auto"/>
        <w:ind w:left="600" w:right="770" w:hanging="240"/>
      </w:pPr>
      <w:r>
        <w:rPr>
          <w:w w:val="80"/>
        </w:rPr>
        <w:t>1</w:t>
      </w:r>
      <w:r>
        <w:rPr>
          <w:spacing w:val="-26"/>
          <w:w w:val="80"/>
        </w:rPr>
        <w:t xml:space="preserve"> </w:t>
      </w:r>
      <w:r>
        <w:rPr>
          <w:w w:val="80"/>
        </w:rPr>
        <w:t>.</w:t>
      </w:r>
      <w:r>
        <w:rPr>
          <w:spacing w:val="27"/>
        </w:rPr>
        <w:t xml:space="preserve"> </w:t>
      </w:r>
      <w:r>
        <w:t>Provider</w:t>
      </w:r>
      <w:r>
        <w:rPr>
          <w:spacing w:val="-16"/>
        </w:rPr>
        <w:t xml:space="preserve"> </w:t>
      </w:r>
      <w:r>
        <w:t>Authorization</w:t>
      </w:r>
      <w:r>
        <w:rPr>
          <w:spacing w:val="-15"/>
        </w:rPr>
        <w:t xml:space="preserve"> </w:t>
      </w:r>
      <w:r>
        <w:t>Letter,</w:t>
      </w:r>
      <w:r>
        <w:rPr>
          <w:spacing w:val="-15"/>
        </w:rPr>
        <w:t xml:space="preserve"> </w:t>
      </w:r>
      <w:r>
        <w:t>which</w:t>
      </w:r>
      <w:r>
        <w:rPr>
          <w:spacing w:val="-16"/>
        </w:rPr>
        <w:t xml:space="preserve"> </w:t>
      </w:r>
      <w:r>
        <w:t>will</w:t>
      </w:r>
      <w:r>
        <w:rPr>
          <w:spacing w:val="-15"/>
        </w:rPr>
        <w:t xml:space="preserve"> </w:t>
      </w:r>
      <w:r>
        <w:t>list</w:t>
      </w:r>
      <w:r>
        <w:rPr>
          <w:spacing w:val="-15"/>
        </w:rPr>
        <w:t xml:space="preserve"> </w:t>
      </w:r>
      <w:r>
        <w:t>the monthly</w:t>
      </w:r>
      <w:r>
        <w:rPr>
          <w:spacing w:val="-8"/>
        </w:rPr>
        <w:t xml:space="preserve"> </w:t>
      </w:r>
      <w:r>
        <w:t>copayment</w:t>
      </w:r>
      <w:r>
        <w:rPr>
          <w:spacing w:val="-8"/>
        </w:rPr>
        <w:t xml:space="preserve"> </w:t>
      </w:r>
      <w:r>
        <w:t>amount,</w:t>
      </w:r>
      <w:r>
        <w:rPr>
          <w:spacing w:val="-8"/>
        </w:rPr>
        <w:t xml:space="preserve"> </w:t>
      </w:r>
      <w:r>
        <w:t>if</w:t>
      </w:r>
      <w:r>
        <w:rPr>
          <w:spacing w:val="-8"/>
        </w:rPr>
        <w:t xml:space="preserve"> </w:t>
      </w:r>
      <w:r>
        <w:t>any,</w:t>
      </w:r>
      <w:r>
        <w:rPr>
          <w:spacing w:val="-8"/>
        </w:rPr>
        <w:t xml:space="preserve"> </w:t>
      </w:r>
      <w:r>
        <w:t>that</w:t>
      </w:r>
      <w:r>
        <w:rPr>
          <w:spacing w:val="-8"/>
        </w:rPr>
        <w:t xml:space="preserve"> </w:t>
      </w:r>
      <w:r>
        <w:t>is</w:t>
      </w:r>
      <w:r>
        <w:rPr>
          <w:spacing w:val="-8"/>
        </w:rPr>
        <w:t xml:space="preserve"> </w:t>
      </w:r>
      <w:r>
        <w:t>owed to you by the family monthly</w:t>
      </w:r>
    </w:p>
    <w:p w14:paraId="20F9A7C3" w14:textId="77777777" w:rsidR="00D75A5E" w:rsidRDefault="00A64706">
      <w:pPr>
        <w:pStyle w:val="BodyText"/>
        <w:spacing w:before="79"/>
      </w:pPr>
      <w:r>
        <w:t>2</w:t>
      </w:r>
      <w:r>
        <w:rPr>
          <w:spacing w:val="-38"/>
        </w:rPr>
        <w:t xml:space="preserve"> </w:t>
      </w:r>
      <w:r>
        <w:rPr>
          <w:w w:val="75"/>
        </w:rPr>
        <w:t>.</w:t>
      </w:r>
      <w:r>
        <w:rPr>
          <w:spacing w:val="8"/>
        </w:rPr>
        <w:t xml:space="preserve"> </w:t>
      </w:r>
      <w:r>
        <w:t>Social</w:t>
      </w:r>
      <w:r>
        <w:rPr>
          <w:spacing w:val="-15"/>
        </w:rPr>
        <w:t xml:space="preserve"> </w:t>
      </w:r>
      <w:r>
        <w:t>Service</w:t>
      </w:r>
      <w:r>
        <w:rPr>
          <w:spacing w:val="-15"/>
        </w:rPr>
        <w:t xml:space="preserve"> </w:t>
      </w:r>
      <w:r>
        <w:rPr>
          <w:spacing w:val="-2"/>
        </w:rPr>
        <w:t>Notice</w:t>
      </w:r>
    </w:p>
    <w:p w14:paraId="24A5A52E" w14:textId="77777777" w:rsidR="00D75A5E" w:rsidRDefault="00A64706">
      <w:pPr>
        <w:pStyle w:val="BodyText"/>
        <w:spacing w:before="104"/>
      </w:pPr>
      <w:r>
        <w:t>3</w:t>
      </w:r>
      <w:r>
        <w:rPr>
          <w:spacing w:val="-38"/>
        </w:rPr>
        <w:t xml:space="preserve"> </w:t>
      </w:r>
      <w:r>
        <w:rPr>
          <w:w w:val="80"/>
        </w:rPr>
        <w:t>.</w:t>
      </w:r>
      <w:r>
        <w:rPr>
          <w:spacing w:val="28"/>
        </w:rPr>
        <w:t xml:space="preserve"> </w:t>
      </w:r>
      <w:r>
        <w:t>Monthly</w:t>
      </w:r>
      <w:r>
        <w:rPr>
          <w:spacing w:val="-15"/>
        </w:rPr>
        <w:t xml:space="preserve"> </w:t>
      </w:r>
      <w:r>
        <w:t>invoice</w:t>
      </w:r>
      <w:r>
        <w:rPr>
          <w:spacing w:val="-14"/>
        </w:rPr>
        <w:t xml:space="preserve"> </w:t>
      </w:r>
      <w:r>
        <w:t>for</w:t>
      </w:r>
      <w:r>
        <w:rPr>
          <w:spacing w:val="-14"/>
        </w:rPr>
        <w:t xml:space="preserve"> </w:t>
      </w:r>
      <w:r>
        <w:t>claiming</w:t>
      </w:r>
      <w:r>
        <w:rPr>
          <w:spacing w:val="-14"/>
        </w:rPr>
        <w:t xml:space="preserve"> </w:t>
      </w:r>
      <w:r>
        <w:t>for</w:t>
      </w:r>
      <w:r>
        <w:rPr>
          <w:spacing w:val="-14"/>
        </w:rPr>
        <w:t xml:space="preserve"> </w:t>
      </w:r>
      <w:r>
        <w:rPr>
          <w:spacing w:val="-2"/>
        </w:rPr>
        <w:t>payment</w:t>
      </w:r>
    </w:p>
    <w:p w14:paraId="01BE982D" w14:textId="77777777" w:rsidR="00D75A5E" w:rsidRDefault="00A64706">
      <w:pPr>
        <w:pStyle w:val="BodyText"/>
        <w:spacing w:before="105"/>
      </w:pPr>
      <w:r>
        <w:t>4</w:t>
      </w:r>
      <w:r>
        <w:rPr>
          <w:spacing w:val="-38"/>
        </w:rPr>
        <w:t xml:space="preserve"> </w:t>
      </w:r>
      <w:r>
        <w:rPr>
          <w:w w:val="80"/>
        </w:rPr>
        <w:t>.</w:t>
      </w:r>
      <w:r>
        <w:rPr>
          <w:spacing w:val="24"/>
        </w:rPr>
        <w:t xml:space="preserve"> </w:t>
      </w:r>
      <w:r>
        <w:t>Monthly</w:t>
      </w:r>
      <w:r>
        <w:rPr>
          <w:spacing w:val="-14"/>
        </w:rPr>
        <w:t xml:space="preserve"> </w:t>
      </w:r>
      <w:r>
        <w:t>receipt</w:t>
      </w:r>
      <w:r>
        <w:rPr>
          <w:spacing w:val="-13"/>
        </w:rPr>
        <w:t xml:space="preserve"> </w:t>
      </w:r>
      <w:r>
        <w:t>of</w:t>
      </w:r>
      <w:r>
        <w:rPr>
          <w:spacing w:val="-13"/>
        </w:rPr>
        <w:t xml:space="preserve"> </w:t>
      </w:r>
      <w:r>
        <w:t>payment</w:t>
      </w:r>
      <w:r>
        <w:rPr>
          <w:spacing w:val="-13"/>
        </w:rPr>
        <w:t xml:space="preserve"> </w:t>
      </w:r>
      <w:r>
        <w:t>(remittance</w:t>
      </w:r>
      <w:r>
        <w:rPr>
          <w:spacing w:val="-13"/>
        </w:rPr>
        <w:t xml:space="preserve"> </w:t>
      </w:r>
      <w:r>
        <w:rPr>
          <w:spacing w:val="-2"/>
        </w:rPr>
        <w:t>advice)</w:t>
      </w:r>
    </w:p>
    <w:p w14:paraId="07E0AE3F" w14:textId="77777777" w:rsidR="00D75A5E" w:rsidRDefault="00A64706">
      <w:pPr>
        <w:pStyle w:val="BodyText"/>
        <w:spacing w:before="205" w:line="264" w:lineRule="auto"/>
        <w:ind w:right="770"/>
      </w:pPr>
      <w:r>
        <w:t>If</w:t>
      </w:r>
      <w:r>
        <w:rPr>
          <w:spacing w:val="-11"/>
        </w:rPr>
        <w:t xml:space="preserve"> </w:t>
      </w:r>
      <w:r>
        <w:t>the</w:t>
      </w:r>
      <w:r>
        <w:rPr>
          <w:spacing w:val="-11"/>
        </w:rPr>
        <w:t xml:space="preserve"> </w:t>
      </w:r>
      <w:r>
        <w:t>letters</w:t>
      </w:r>
      <w:r>
        <w:rPr>
          <w:spacing w:val="-11"/>
        </w:rPr>
        <w:t xml:space="preserve"> </w:t>
      </w:r>
      <w:r>
        <w:t>contain</w:t>
      </w:r>
      <w:r>
        <w:rPr>
          <w:spacing w:val="-11"/>
        </w:rPr>
        <w:t xml:space="preserve"> </w:t>
      </w:r>
      <w:r>
        <w:t>any</w:t>
      </w:r>
      <w:r>
        <w:rPr>
          <w:spacing w:val="-11"/>
        </w:rPr>
        <w:t xml:space="preserve"> </w:t>
      </w:r>
      <w:r>
        <w:t>errors</w:t>
      </w:r>
      <w:r>
        <w:rPr>
          <w:spacing w:val="-11"/>
        </w:rPr>
        <w:t xml:space="preserve"> </w:t>
      </w:r>
      <w:r>
        <w:t>to</w:t>
      </w:r>
      <w:r>
        <w:rPr>
          <w:spacing w:val="-11"/>
        </w:rPr>
        <w:t xml:space="preserve"> </w:t>
      </w:r>
      <w:r>
        <w:t>the</w:t>
      </w:r>
      <w:r>
        <w:rPr>
          <w:spacing w:val="-11"/>
        </w:rPr>
        <w:t xml:space="preserve"> </w:t>
      </w:r>
      <w:r>
        <w:t>following,</w:t>
      </w:r>
      <w:r>
        <w:rPr>
          <w:spacing w:val="-11"/>
        </w:rPr>
        <w:t xml:space="preserve"> </w:t>
      </w:r>
      <w:r>
        <w:t xml:space="preserve">call </w:t>
      </w:r>
      <w:r>
        <w:rPr>
          <w:w w:val="90"/>
        </w:rPr>
        <w:t>the</w:t>
      </w:r>
      <w:r>
        <w:rPr>
          <w:spacing w:val="9"/>
        </w:rPr>
        <w:t xml:space="preserve"> </w:t>
      </w:r>
      <w:r>
        <w:rPr>
          <w:w w:val="90"/>
        </w:rPr>
        <w:t>DCYF</w:t>
      </w:r>
      <w:r>
        <w:rPr>
          <w:spacing w:val="10"/>
        </w:rPr>
        <w:t xml:space="preserve"> </w:t>
      </w:r>
      <w:r>
        <w:rPr>
          <w:w w:val="90"/>
        </w:rPr>
        <w:t>Provider</w:t>
      </w:r>
      <w:r>
        <w:rPr>
          <w:spacing w:val="9"/>
        </w:rPr>
        <w:t xml:space="preserve"> </w:t>
      </w:r>
      <w:r>
        <w:rPr>
          <w:w w:val="90"/>
        </w:rPr>
        <w:t>Line</w:t>
      </w:r>
      <w:r>
        <w:rPr>
          <w:spacing w:val="10"/>
        </w:rPr>
        <w:t xml:space="preserve"> </w:t>
      </w:r>
      <w:r>
        <w:rPr>
          <w:w w:val="90"/>
        </w:rPr>
        <w:t>at</w:t>
      </w:r>
      <w:r>
        <w:rPr>
          <w:spacing w:val="9"/>
        </w:rPr>
        <w:t xml:space="preserve"> </w:t>
      </w:r>
      <w:r>
        <w:rPr>
          <w:w w:val="90"/>
        </w:rPr>
        <w:t>1-800-394-4571</w:t>
      </w:r>
      <w:r>
        <w:rPr>
          <w:spacing w:val="10"/>
        </w:rPr>
        <w:t xml:space="preserve"> </w:t>
      </w:r>
      <w:r>
        <w:rPr>
          <w:w w:val="90"/>
        </w:rPr>
        <w:t>to</w:t>
      </w:r>
      <w:r>
        <w:rPr>
          <w:spacing w:val="9"/>
        </w:rPr>
        <w:t xml:space="preserve"> </w:t>
      </w:r>
      <w:r>
        <w:rPr>
          <w:spacing w:val="-2"/>
          <w:w w:val="90"/>
        </w:rPr>
        <w:t>correct:</w:t>
      </w:r>
    </w:p>
    <w:p w14:paraId="51896DB2" w14:textId="77777777" w:rsidR="00D75A5E" w:rsidRDefault="00A64706">
      <w:pPr>
        <w:pStyle w:val="BodyText"/>
        <w:spacing w:before="179" w:line="338" w:lineRule="auto"/>
        <w:ind w:right="1465"/>
      </w:pPr>
      <w:r>
        <w:rPr>
          <w:w w:val="80"/>
        </w:rPr>
        <w:t>1</w:t>
      </w:r>
      <w:r>
        <w:rPr>
          <w:spacing w:val="-23"/>
          <w:w w:val="80"/>
        </w:rPr>
        <w:t xml:space="preserve"> </w:t>
      </w:r>
      <w:r>
        <w:rPr>
          <w:w w:val="80"/>
        </w:rPr>
        <w:t>.</w:t>
      </w:r>
      <w:r>
        <w:rPr>
          <w:spacing w:val="80"/>
        </w:rPr>
        <w:t xml:space="preserve"> </w:t>
      </w:r>
      <w:r>
        <w:rPr>
          <w:w w:val="95"/>
        </w:rPr>
        <w:t>Provider name and SSPS provider number 2</w:t>
      </w:r>
      <w:r>
        <w:rPr>
          <w:spacing w:val="-18"/>
          <w:w w:val="95"/>
        </w:rPr>
        <w:t xml:space="preserve"> </w:t>
      </w:r>
      <w:r>
        <w:rPr>
          <w:w w:val="80"/>
        </w:rPr>
        <w:t>.</w:t>
      </w:r>
      <w:r>
        <w:rPr>
          <w:spacing w:val="40"/>
        </w:rPr>
        <w:t xml:space="preserve"> </w:t>
      </w:r>
      <w:r>
        <w:rPr>
          <w:w w:val="95"/>
        </w:rPr>
        <w:t>Services Authorized</w:t>
      </w:r>
    </w:p>
    <w:p w14:paraId="20422916" w14:textId="77777777" w:rsidR="00D75A5E" w:rsidRDefault="00A64706">
      <w:pPr>
        <w:pStyle w:val="BodyText"/>
      </w:pPr>
      <w:r>
        <w:rPr>
          <w:spacing w:val="-2"/>
          <w:w w:val="95"/>
        </w:rPr>
        <w:t>3</w:t>
      </w:r>
      <w:r>
        <w:rPr>
          <w:spacing w:val="-35"/>
          <w:w w:val="95"/>
        </w:rPr>
        <w:t xml:space="preserve"> </w:t>
      </w:r>
      <w:r>
        <w:rPr>
          <w:spacing w:val="-2"/>
          <w:w w:val="80"/>
        </w:rPr>
        <w:t>.</w:t>
      </w:r>
      <w:r>
        <w:rPr>
          <w:spacing w:val="18"/>
        </w:rPr>
        <w:t xml:space="preserve"> </w:t>
      </w:r>
      <w:r>
        <w:rPr>
          <w:spacing w:val="-2"/>
          <w:w w:val="95"/>
        </w:rPr>
        <w:t>Children’s</w:t>
      </w:r>
      <w:r>
        <w:rPr>
          <w:spacing w:val="-11"/>
          <w:w w:val="95"/>
        </w:rPr>
        <w:t xml:space="preserve"> </w:t>
      </w:r>
      <w:r>
        <w:rPr>
          <w:spacing w:val="-4"/>
          <w:w w:val="95"/>
        </w:rPr>
        <w:t>names</w:t>
      </w:r>
    </w:p>
    <w:p w14:paraId="252EFCF9" w14:textId="77777777" w:rsidR="00D75A5E" w:rsidRDefault="00A64706">
      <w:pPr>
        <w:pStyle w:val="BodyText"/>
        <w:spacing w:before="105" w:line="338" w:lineRule="auto"/>
        <w:ind w:right="1638"/>
        <w:jc w:val="both"/>
      </w:pPr>
      <w:r>
        <w:rPr>
          <w:noProof/>
        </w:rPr>
        <mc:AlternateContent>
          <mc:Choice Requires="wps">
            <w:drawing>
              <wp:anchor distT="0" distB="0" distL="0" distR="0" simplePos="0" relativeHeight="251658253" behindDoc="0" locked="0" layoutInCell="1" allowOverlap="1" wp14:anchorId="67807E62" wp14:editId="477D72F5">
                <wp:simplePos x="0" y="0"/>
                <wp:positionH relativeFrom="page">
                  <wp:posOffset>625352</wp:posOffset>
                </wp:positionH>
                <wp:positionV relativeFrom="paragraph">
                  <wp:posOffset>711240</wp:posOffset>
                </wp:positionV>
                <wp:extent cx="6555105" cy="103505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1F4B5F01"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67807E62" id="Textbox 52" o:spid="_x0000_s1036" type="#_x0000_t202" style="position:absolute;left:0;text-align:left;margin-left:49.25pt;margin-top:56pt;width:516.15pt;height:81.5pt;rotation:-45;z-index:251658253;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" filled="f" stroked="f">
                <v:textbox inset="0,0,0,0">
                  <w:txbxContent>
                    <w:p w14:paraId="1F4B5F01"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t>4</w:t>
      </w:r>
      <w:r>
        <w:rPr>
          <w:spacing w:val="-16"/>
        </w:rPr>
        <w:t xml:space="preserve"> </w:t>
      </w:r>
      <w:r>
        <w:rPr>
          <w:w w:val="80"/>
        </w:rPr>
        <w:t>.</w:t>
      </w:r>
      <w:r>
        <w:rPr>
          <w:spacing w:val="5"/>
        </w:rPr>
        <w:t xml:space="preserve"> </w:t>
      </w:r>
      <w:r>
        <w:t>Number</w:t>
      </w:r>
      <w:r>
        <w:rPr>
          <w:spacing w:val="-12"/>
        </w:rPr>
        <w:t xml:space="preserve"> </w:t>
      </w:r>
      <w:r>
        <w:t>of</w:t>
      </w:r>
      <w:r>
        <w:rPr>
          <w:spacing w:val="-12"/>
        </w:rPr>
        <w:t xml:space="preserve"> </w:t>
      </w:r>
      <w:r>
        <w:t>units</w:t>
      </w:r>
      <w:r>
        <w:rPr>
          <w:spacing w:val="-12"/>
        </w:rPr>
        <w:t xml:space="preserve"> </w:t>
      </w:r>
      <w:r>
        <w:t>and</w:t>
      </w:r>
      <w:r>
        <w:rPr>
          <w:spacing w:val="-12"/>
        </w:rPr>
        <w:t xml:space="preserve"> </w:t>
      </w:r>
      <w:r>
        <w:t>rate</w:t>
      </w:r>
      <w:r>
        <w:rPr>
          <w:spacing w:val="-12"/>
        </w:rPr>
        <w:t xml:space="preserve"> </w:t>
      </w:r>
      <w:r>
        <w:t>for</w:t>
      </w:r>
      <w:r>
        <w:rPr>
          <w:spacing w:val="-12"/>
        </w:rPr>
        <w:t xml:space="preserve"> </w:t>
      </w:r>
      <w:r>
        <w:t>each</w:t>
      </w:r>
      <w:r>
        <w:rPr>
          <w:spacing w:val="-12"/>
        </w:rPr>
        <w:t xml:space="preserve"> </w:t>
      </w:r>
      <w:r>
        <w:t>child 5</w:t>
      </w:r>
      <w:r>
        <w:rPr>
          <w:spacing w:val="-16"/>
        </w:rPr>
        <w:t xml:space="preserve"> </w:t>
      </w:r>
      <w:r>
        <w:rPr>
          <w:w w:val="80"/>
        </w:rPr>
        <w:t>.</w:t>
      </w:r>
      <w:r>
        <w:rPr>
          <w:spacing w:val="9"/>
        </w:rPr>
        <w:t xml:space="preserve"> </w:t>
      </w:r>
      <w:r>
        <w:t>Begin</w:t>
      </w:r>
      <w:r>
        <w:rPr>
          <w:spacing w:val="-11"/>
        </w:rPr>
        <w:t xml:space="preserve"> </w:t>
      </w:r>
      <w:r>
        <w:t>and</w:t>
      </w:r>
      <w:r>
        <w:rPr>
          <w:spacing w:val="-11"/>
        </w:rPr>
        <w:t xml:space="preserve"> </w:t>
      </w:r>
      <w:r>
        <w:t>end</w:t>
      </w:r>
      <w:r>
        <w:rPr>
          <w:spacing w:val="-11"/>
        </w:rPr>
        <w:t xml:space="preserve"> </w:t>
      </w:r>
      <w:r>
        <w:t>date</w:t>
      </w:r>
      <w:r>
        <w:rPr>
          <w:spacing w:val="-11"/>
        </w:rPr>
        <w:t xml:space="preserve"> </w:t>
      </w:r>
      <w:r>
        <w:t>of</w:t>
      </w:r>
      <w:r>
        <w:rPr>
          <w:spacing w:val="-11"/>
        </w:rPr>
        <w:t xml:space="preserve"> </w:t>
      </w:r>
      <w:r>
        <w:t>the</w:t>
      </w:r>
      <w:r>
        <w:rPr>
          <w:spacing w:val="-11"/>
        </w:rPr>
        <w:t xml:space="preserve"> </w:t>
      </w:r>
      <w:r>
        <w:t>authorization 6</w:t>
      </w:r>
      <w:r>
        <w:rPr>
          <w:spacing w:val="-24"/>
        </w:rPr>
        <w:t xml:space="preserve"> </w:t>
      </w:r>
      <w:r>
        <w:rPr>
          <w:w w:val="80"/>
        </w:rPr>
        <w:t>.</w:t>
      </w:r>
      <w:r>
        <w:rPr>
          <w:spacing w:val="40"/>
        </w:rPr>
        <w:t xml:space="preserve"> </w:t>
      </w:r>
      <w:r>
        <w:t>Family’s monthly copayment amount</w:t>
      </w:r>
    </w:p>
    <w:p w14:paraId="16AB96FB" w14:textId="77777777" w:rsidR="00D75A5E" w:rsidRDefault="00A64706">
      <w:pPr>
        <w:pStyle w:val="BodyText"/>
        <w:spacing w:before="101" w:line="264" w:lineRule="auto"/>
        <w:ind w:right="931"/>
      </w:pPr>
      <w:r>
        <w:t>You will also receive Social Service Notices when there</w:t>
      </w:r>
      <w:r>
        <w:rPr>
          <w:spacing w:val="-5"/>
        </w:rPr>
        <w:t xml:space="preserve"> </w:t>
      </w:r>
      <w:r>
        <w:t>are</w:t>
      </w:r>
      <w:r>
        <w:rPr>
          <w:spacing w:val="-5"/>
        </w:rPr>
        <w:t xml:space="preserve"> </w:t>
      </w:r>
      <w:r>
        <w:t>changes</w:t>
      </w:r>
      <w:r>
        <w:rPr>
          <w:spacing w:val="-5"/>
        </w:rPr>
        <w:t xml:space="preserve"> </w:t>
      </w:r>
      <w:r>
        <w:t>to</w:t>
      </w:r>
      <w:r>
        <w:rPr>
          <w:spacing w:val="-5"/>
        </w:rPr>
        <w:t xml:space="preserve"> </w:t>
      </w:r>
      <w:r>
        <w:t>authorizations</w:t>
      </w:r>
      <w:r>
        <w:rPr>
          <w:spacing w:val="-5"/>
        </w:rPr>
        <w:t xml:space="preserve"> </w:t>
      </w:r>
      <w:r>
        <w:t>or</w:t>
      </w:r>
      <w:r>
        <w:rPr>
          <w:spacing w:val="-5"/>
        </w:rPr>
        <w:t xml:space="preserve"> </w:t>
      </w:r>
      <w:r>
        <w:t>when</w:t>
      </w:r>
      <w:r>
        <w:rPr>
          <w:spacing w:val="-5"/>
        </w:rPr>
        <w:t xml:space="preserve"> </w:t>
      </w:r>
      <w:r>
        <w:t>child care</w:t>
      </w:r>
      <w:r>
        <w:rPr>
          <w:spacing w:val="-16"/>
        </w:rPr>
        <w:t xml:space="preserve"> </w:t>
      </w:r>
      <w:r>
        <w:t>subsidies</w:t>
      </w:r>
      <w:r>
        <w:rPr>
          <w:spacing w:val="-15"/>
        </w:rPr>
        <w:t xml:space="preserve"> </w:t>
      </w:r>
      <w:r>
        <w:t>end</w:t>
      </w:r>
      <w:r>
        <w:rPr>
          <w:spacing w:val="-38"/>
        </w:rPr>
        <w:t xml:space="preserve"> </w:t>
      </w:r>
      <w:r>
        <w:rPr>
          <w:w w:val="80"/>
        </w:rPr>
        <w:t>.</w:t>
      </w:r>
      <w:r>
        <w:rPr>
          <w:spacing w:val="-3"/>
          <w:w w:val="80"/>
        </w:rPr>
        <w:t xml:space="preserve"> </w:t>
      </w:r>
      <w:r>
        <w:t>To</w:t>
      </w:r>
      <w:r>
        <w:rPr>
          <w:spacing w:val="-15"/>
        </w:rPr>
        <w:t xml:space="preserve"> </w:t>
      </w:r>
      <w:r>
        <w:t>receive</w:t>
      </w:r>
      <w:r>
        <w:rPr>
          <w:spacing w:val="-16"/>
        </w:rPr>
        <w:t xml:space="preserve"> </w:t>
      </w:r>
      <w:r>
        <w:t>notification</w:t>
      </w:r>
      <w:r>
        <w:rPr>
          <w:spacing w:val="-15"/>
        </w:rPr>
        <w:t xml:space="preserve"> </w:t>
      </w:r>
      <w:r>
        <w:t>by</w:t>
      </w:r>
      <w:r>
        <w:rPr>
          <w:spacing w:val="-15"/>
        </w:rPr>
        <w:t xml:space="preserve"> </w:t>
      </w:r>
      <w:r>
        <w:t xml:space="preserve">email for authorization start, change, or end dates, you </w:t>
      </w:r>
      <w:r>
        <w:rPr>
          <w:spacing w:val="-2"/>
        </w:rPr>
        <w:t>may</w:t>
      </w:r>
      <w:r>
        <w:rPr>
          <w:spacing w:val="-12"/>
        </w:rPr>
        <w:t xml:space="preserve"> </w:t>
      </w:r>
      <w:r>
        <w:rPr>
          <w:spacing w:val="-2"/>
        </w:rPr>
        <w:t>contact</w:t>
      </w:r>
      <w:r>
        <w:rPr>
          <w:spacing w:val="-12"/>
        </w:rPr>
        <w:t xml:space="preserve"> </w:t>
      </w:r>
      <w:r>
        <w:rPr>
          <w:spacing w:val="-2"/>
        </w:rPr>
        <w:t>the</w:t>
      </w:r>
      <w:r>
        <w:rPr>
          <w:spacing w:val="-12"/>
        </w:rPr>
        <w:t xml:space="preserve"> </w:t>
      </w:r>
      <w:r>
        <w:rPr>
          <w:spacing w:val="-2"/>
        </w:rPr>
        <w:t>DCYF</w:t>
      </w:r>
      <w:r>
        <w:rPr>
          <w:spacing w:val="-12"/>
        </w:rPr>
        <w:t xml:space="preserve"> </w:t>
      </w:r>
      <w:r>
        <w:rPr>
          <w:spacing w:val="-2"/>
        </w:rPr>
        <w:t>Provider</w:t>
      </w:r>
      <w:r>
        <w:rPr>
          <w:spacing w:val="-12"/>
        </w:rPr>
        <w:t xml:space="preserve"> </w:t>
      </w:r>
      <w:r>
        <w:rPr>
          <w:spacing w:val="-2"/>
        </w:rPr>
        <w:t>Line</w:t>
      </w:r>
      <w:r>
        <w:rPr>
          <w:spacing w:val="-12"/>
        </w:rPr>
        <w:t xml:space="preserve"> </w:t>
      </w:r>
      <w:r>
        <w:rPr>
          <w:spacing w:val="-2"/>
        </w:rPr>
        <w:t>at</w:t>
      </w:r>
      <w:r>
        <w:rPr>
          <w:spacing w:val="-12"/>
        </w:rPr>
        <w:t xml:space="preserve"> </w:t>
      </w:r>
      <w:r>
        <w:rPr>
          <w:spacing w:val="-2"/>
        </w:rPr>
        <w:t>1-800-394-</w:t>
      </w:r>
      <w:r>
        <w:rPr>
          <w:spacing w:val="-8"/>
        </w:rPr>
        <w:t xml:space="preserve">4571 or email </w:t>
      </w:r>
      <w:hyperlink r:id="rId49">
        <w:r>
          <w:rPr>
            <w:b/>
            <w:spacing w:val="-8"/>
          </w:rPr>
          <w:t>providerhelp@dcyf.wa.gov</w:t>
        </w:r>
      </w:hyperlink>
      <w:r>
        <w:rPr>
          <w:b/>
          <w:spacing w:val="-9"/>
        </w:rPr>
        <w:t xml:space="preserve"> </w:t>
      </w:r>
      <w:r>
        <w:rPr>
          <w:spacing w:val="-8"/>
        </w:rPr>
        <w:t xml:space="preserve">and give </w:t>
      </w:r>
      <w:r>
        <w:t>them</w:t>
      </w:r>
      <w:r>
        <w:rPr>
          <w:spacing w:val="-2"/>
        </w:rPr>
        <w:t xml:space="preserve"> </w:t>
      </w:r>
      <w:r>
        <w:t>an</w:t>
      </w:r>
      <w:r>
        <w:rPr>
          <w:spacing w:val="-2"/>
        </w:rPr>
        <w:t xml:space="preserve"> </w:t>
      </w:r>
      <w:r>
        <w:t>email</w:t>
      </w:r>
      <w:r>
        <w:rPr>
          <w:spacing w:val="-2"/>
        </w:rPr>
        <w:t xml:space="preserve"> </w:t>
      </w:r>
      <w:r>
        <w:t>address</w:t>
      </w:r>
      <w:r>
        <w:rPr>
          <w:spacing w:val="-35"/>
        </w:rPr>
        <w:t xml:space="preserve"> </w:t>
      </w:r>
      <w:r>
        <w:rPr>
          <w:w w:val="80"/>
        </w:rPr>
        <w:t xml:space="preserve">. </w:t>
      </w:r>
      <w:r>
        <w:t>Learn</w:t>
      </w:r>
      <w:r>
        <w:rPr>
          <w:spacing w:val="-2"/>
        </w:rPr>
        <w:t xml:space="preserve"> </w:t>
      </w:r>
      <w:r>
        <w:t>more</w:t>
      </w:r>
      <w:r>
        <w:rPr>
          <w:spacing w:val="-2"/>
        </w:rPr>
        <w:t xml:space="preserve"> </w:t>
      </w:r>
      <w:r>
        <w:t>about</w:t>
      </w:r>
      <w:r>
        <w:rPr>
          <w:spacing w:val="-2"/>
        </w:rPr>
        <w:t xml:space="preserve"> </w:t>
      </w:r>
      <w:r>
        <w:t>SSPS</w:t>
      </w:r>
      <w:r>
        <w:rPr>
          <w:spacing w:val="-2"/>
        </w:rPr>
        <w:t xml:space="preserve"> </w:t>
      </w:r>
      <w:r>
        <w:t xml:space="preserve">at </w:t>
      </w:r>
      <w:hyperlink r:id="rId50">
        <w:r>
          <w:rPr>
            <w:b/>
            <w:spacing w:val="-2"/>
            <w:w w:val="95"/>
          </w:rPr>
          <w:t>www.dcyf.wa.gov/services/ssps</w:t>
        </w:r>
      </w:hyperlink>
      <w:r>
        <w:rPr>
          <w:spacing w:val="-2"/>
          <w:w w:val="95"/>
        </w:rPr>
        <w:t xml:space="preserve"> </w:t>
      </w:r>
      <w:r>
        <w:rPr>
          <w:spacing w:val="-2"/>
          <w:w w:val="80"/>
        </w:rPr>
        <w:t>.</w:t>
      </w:r>
    </w:p>
    <w:p w14:paraId="4FCBC957" w14:textId="77777777" w:rsidR="00D75A5E" w:rsidRDefault="00A64706">
      <w:pPr>
        <w:pStyle w:val="BodyText"/>
        <w:spacing w:before="175" w:line="264" w:lineRule="auto"/>
        <w:ind w:right="941"/>
      </w:pPr>
      <w:r>
        <w:t>The invoice is sent to you through the U</w:t>
      </w:r>
      <w:r>
        <w:rPr>
          <w:spacing w:val="-32"/>
        </w:rPr>
        <w:t xml:space="preserve"> </w:t>
      </w:r>
      <w:r>
        <w:rPr>
          <w:w w:val="80"/>
        </w:rPr>
        <w:t>.S</w:t>
      </w:r>
      <w:r>
        <w:rPr>
          <w:spacing w:val="-20"/>
          <w:w w:val="80"/>
        </w:rPr>
        <w:t xml:space="preserve"> </w:t>
      </w:r>
      <w:r>
        <w:rPr>
          <w:w w:val="80"/>
        </w:rPr>
        <w:t xml:space="preserve">. </w:t>
      </w:r>
      <w:r>
        <w:t>Mail usually before the last day of each month</w:t>
      </w:r>
      <w:r>
        <w:rPr>
          <w:spacing w:val="-28"/>
        </w:rPr>
        <w:t xml:space="preserve"> </w:t>
      </w:r>
      <w:r>
        <w:rPr>
          <w:w w:val="80"/>
        </w:rPr>
        <w:t xml:space="preserve">. </w:t>
      </w:r>
      <w:r>
        <w:t>The first</w:t>
      </w:r>
      <w:r>
        <w:rPr>
          <w:spacing w:val="-16"/>
        </w:rPr>
        <w:t xml:space="preserve"> </w:t>
      </w:r>
      <w:r>
        <w:t>invoice</w:t>
      </w:r>
      <w:r>
        <w:rPr>
          <w:spacing w:val="-15"/>
        </w:rPr>
        <w:t xml:space="preserve"> </w:t>
      </w:r>
      <w:r>
        <w:t>for</w:t>
      </w:r>
      <w:r>
        <w:rPr>
          <w:spacing w:val="-15"/>
        </w:rPr>
        <w:t xml:space="preserve"> </w:t>
      </w:r>
      <w:r>
        <w:t>a</w:t>
      </w:r>
      <w:r>
        <w:rPr>
          <w:spacing w:val="-16"/>
        </w:rPr>
        <w:t xml:space="preserve"> </w:t>
      </w:r>
      <w:r>
        <w:t>new</w:t>
      </w:r>
      <w:r>
        <w:rPr>
          <w:spacing w:val="-15"/>
        </w:rPr>
        <w:t xml:space="preserve"> </w:t>
      </w:r>
      <w:r>
        <w:t>authorization</w:t>
      </w:r>
      <w:r>
        <w:rPr>
          <w:spacing w:val="-15"/>
        </w:rPr>
        <w:t xml:space="preserve"> </w:t>
      </w:r>
      <w:r>
        <w:t>may</w:t>
      </w:r>
      <w:r>
        <w:rPr>
          <w:spacing w:val="-15"/>
        </w:rPr>
        <w:t xml:space="preserve"> </w:t>
      </w:r>
      <w:r>
        <w:t>not</w:t>
      </w:r>
      <w:r>
        <w:rPr>
          <w:spacing w:val="-16"/>
        </w:rPr>
        <w:t xml:space="preserve"> </w:t>
      </w:r>
      <w:r>
        <w:t>arrive until the middle of the following month</w:t>
      </w:r>
      <w:r>
        <w:rPr>
          <w:spacing w:val="-33"/>
        </w:rPr>
        <w:t xml:space="preserve"> </w:t>
      </w:r>
      <w:r>
        <w:rPr>
          <w:w w:val="80"/>
        </w:rPr>
        <w:t xml:space="preserve">. </w:t>
      </w:r>
      <w:r>
        <w:t>You may also</w:t>
      </w:r>
      <w:r>
        <w:rPr>
          <w:spacing w:val="-2"/>
        </w:rPr>
        <w:t xml:space="preserve"> </w:t>
      </w:r>
      <w:r>
        <w:t>access</w:t>
      </w:r>
      <w:r>
        <w:rPr>
          <w:spacing w:val="-2"/>
        </w:rPr>
        <w:t xml:space="preserve"> </w:t>
      </w:r>
      <w:r>
        <w:t>invoices</w:t>
      </w:r>
      <w:r>
        <w:rPr>
          <w:spacing w:val="-2"/>
        </w:rPr>
        <w:t xml:space="preserve"> </w:t>
      </w:r>
      <w:r>
        <w:t>through</w:t>
      </w:r>
      <w:r>
        <w:rPr>
          <w:spacing w:val="-2"/>
        </w:rPr>
        <w:t xml:space="preserve"> </w:t>
      </w:r>
      <w:r>
        <w:t>the</w:t>
      </w:r>
      <w:r>
        <w:rPr>
          <w:spacing w:val="-2"/>
        </w:rPr>
        <w:t xml:space="preserve"> </w:t>
      </w:r>
      <w:r>
        <w:t>SSPS</w:t>
      </w:r>
      <w:r>
        <w:rPr>
          <w:spacing w:val="-2"/>
        </w:rPr>
        <w:t xml:space="preserve"> </w:t>
      </w:r>
      <w:r>
        <w:t>Web-Based Provider Portal</w:t>
      </w:r>
      <w:r>
        <w:rPr>
          <w:spacing w:val="-28"/>
        </w:rPr>
        <w:t xml:space="preserve"> </w:t>
      </w:r>
      <w:r>
        <w:rPr>
          <w:w w:val="80"/>
        </w:rPr>
        <w:t>.</w:t>
      </w:r>
    </w:p>
    <w:p w14:paraId="57F7E43F" w14:textId="77777777" w:rsidR="00D75A5E" w:rsidRDefault="00A64706">
      <w:pPr>
        <w:pStyle w:val="BodyText"/>
        <w:spacing w:before="176" w:line="264" w:lineRule="auto"/>
        <w:ind w:right="692"/>
      </w:pPr>
      <w:r>
        <w:rPr>
          <w:spacing w:val="-2"/>
        </w:rPr>
        <w:t>When</w:t>
      </w:r>
      <w:r>
        <w:rPr>
          <w:spacing w:val="-13"/>
        </w:rPr>
        <w:t xml:space="preserve"> </w:t>
      </w:r>
      <w:r>
        <w:rPr>
          <w:spacing w:val="-2"/>
        </w:rPr>
        <w:t>you</w:t>
      </w:r>
      <w:r>
        <w:rPr>
          <w:spacing w:val="-13"/>
        </w:rPr>
        <w:t xml:space="preserve"> </w:t>
      </w:r>
      <w:r>
        <w:rPr>
          <w:spacing w:val="-2"/>
        </w:rPr>
        <w:t>receive</w:t>
      </w:r>
      <w:r>
        <w:rPr>
          <w:spacing w:val="-13"/>
        </w:rPr>
        <w:t xml:space="preserve"> </w:t>
      </w:r>
      <w:r>
        <w:rPr>
          <w:spacing w:val="-2"/>
        </w:rPr>
        <w:t>the</w:t>
      </w:r>
      <w:r>
        <w:rPr>
          <w:spacing w:val="-13"/>
        </w:rPr>
        <w:t xml:space="preserve"> </w:t>
      </w:r>
      <w:r>
        <w:rPr>
          <w:spacing w:val="-2"/>
        </w:rPr>
        <w:t>invoice,</w:t>
      </w:r>
      <w:r>
        <w:rPr>
          <w:spacing w:val="-13"/>
        </w:rPr>
        <w:t xml:space="preserve"> </w:t>
      </w:r>
      <w:r>
        <w:rPr>
          <w:spacing w:val="-2"/>
        </w:rPr>
        <w:t>review</w:t>
      </w:r>
      <w:r>
        <w:rPr>
          <w:spacing w:val="-13"/>
        </w:rPr>
        <w:t xml:space="preserve"> </w:t>
      </w:r>
      <w:r>
        <w:rPr>
          <w:spacing w:val="-2"/>
        </w:rPr>
        <w:t>your</w:t>
      </w:r>
      <w:r>
        <w:rPr>
          <w:spacing w:val="-13"/>
        </w:rPr>
        <w:t xml:space="preserve"> </w:t>
      </w:r>
      <w:r>
        <w:rPr>
          <w:spacing w:val="-2"/>
        </w:rPr>
        <w:t xml:space="preserve">electronic </w:t>
      </w:r>
      <w:r>
        <w:t>attendance records to determine the number of units to claim for payment based on the child’s attendance</w:t>
      </w:r>
      <w:r>
        <w:rPr>
          <w:spacing w:val="-10"/>
        </w:rPr>
        <w:t xml:space="preserve"> </w:t>
      </w:r>
      <w:r>
        <w:t>and</w:t>
      </w:r>
      <w:r>
        <w:rPr>
          <w:spacing w:val="-10"/>
        </w:rPr>
        <w:t xml:space="preserve"> </w:t>
      </w:r>
      <w:r>
        <w:t>authorization</w:t>
      </w:r>
      <w:r>
        <w:rPr>
          <w:spacing w:val="-38"/>
        </w:rPr>
        <w:t xml:space="preserve"> </w:t>
      </w:r>
      <w:r>
        <w:rPr>
          <w:w w:val="80"/>
        </w:rPr>
        <w:t xml:space="preserve">. </w:t>
      </w:r>
      <w:r>
        <w:t>The</w:t>
      </w:r>
      <w:r>
        <w:rPr>
          <w:spacing w:val="-10"/>
        </w:rPr>
        <w:t xml:space="preserve"> </w:t>
      </w:r>
      <w:r>
        <w:t>units</w:t>
      </w:r>
      <w:r>
        <w:rPr>
          <w:spacing w:val="-10"/>
        </w:rPr>
        <w:t xml:space="preserve"> </w:t>
      </w:r>
      <w:r>
        <w:t>and</w:t>
      </w:r>
      <w:r>
        <w:rPr>
          <w:spacing w:val="-10"/>
        </w:rPr>
        <w:t xml:space="preserve"> </w:t>
      </w:r>
      <w:r>
        <w:t>services of care you can correctly claim for payment include the following:</w:t>
      </w:r>
    </w:p>
    <w:p w14:paraId="5BFC3654" w14:textId="77777777" w:rsidR="00D75A5E" w:rsidRDefault="00D75A5E">
      <w:pPr>
        <w:pStyle w:val="BodyText"/>
        <w:spacing w:line="264" w:lineRule="auto"/>
        <w:sectPr w:rsidR="00D75A5E">
          <w:pgSz w:w="12240" w:h="15840"/>
          <w:pgMar w:top="940" w:right="360" w:bottom="760" w:left="720" w:header="0" w:footer="566" w:gutter="0"/>
          <w:cols w:num="2" w:space="720" w:equalWidth="0">
            <w:col w:w="5080" w:space="319"/>
            <w:col w:w="5761"/>
          </w:cols>
        </w:sectPr>
      </w:pPr>
    </w:p>
    <w:p w14:paraId="75BD0E80" w14:textId="77777777" w:rsidR="00D75A5E" w:rsidRDefault="00A64706">
      <w:pPr>
        <w:pStyle w:val="Heading3"/>
        <w:spacing w:before="77"/>
      </w:pPr>
      <w:r>
        <w:rPr>
          <w:noProof/>
        </w:rPr>
        <w:lastRenderedPageBreak/>
        <w:drawing>
          <wp:anchor distT="0" distB="0" distL="0" distR="0" simplePos="0" relativeHeight="251658278" behindDoc="1" locked="0" layoutInCell="1" allowOverlap="1" wp14:anchorId="32AFF66C" wp14:editId="238D69C6">
            <wp:simplePos x="0" y="0"/>
            <wp:positionH relativeFrom="page">
              <wp:posOffset>4480559</wp:posOffset>
            </wp:positionH>
            <wp:positionV relativeFrom="page">
              <wp:posOffset>746759</wp:posOffset>
            </wp:positionV>
            <wp:extent cx="2606040" cy="8257029"/>
            <wp:effectExtent l="0" t="0" r="0" b="0"/>
            <wp:wrapNone/>
            <wp:docPr id="53" name="Image 53" descr="Young child sitting at a table playing with toy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Young child sitting at a table playing with toys."/>
                    <pic:cNvPicPr/>
                  </pic:nvPicPr>
                  <pic:blipFill>
                    <a:blip r:embed="rId51" cstate="print"/>
                    <a:stretch>
                      <a:fillRect/>
                    </a:stretch>
                  </pic:blipFill>
                  <pic:spPr>
                    <a:xfrm>
                      <a:off x="0" y="0"/>
                      <a:ext cx="2606040" cy="8257029"/>
                    </a:xfrm>
                    <a:prstGeom prst="rect">
                      <a:avLst/>
                    </a:prstGeom>
                  </pic:spPr>
                </pic:pic>
              </a:graphicData>
            </a:graphic>
          </wp:anchor>
        </w:drawing>
      </w:r>
      <w:r>
        <w:rPr>
          <w:color w:val="4D4D4F"/>
          <w:w w:val="75"/>
        </w:rPr>
        <w:t>THE</w:t>
      </w:r>
      <w:r>
        <w:rPr>
          <w:color w:val="4D4D4F"/>
          <w:spacing w:val="4"/>
        </w:rPr>
        <w:t xml:space="preserve"> </w:t>
      </w:r>
      <w:r>
        <w:rPr>
          <w:color w:val="4D4D4F"/>
          <w:w w:val="75"/>
        </w:rPr>
        <w:t>DAYS/UNITS</w:t>
      </w:r>
      <w:r>
        <w:rPr>
          <w:color w:val="4D4D4F"/>
          <w:spacing w:val="4"/>
        </w:rPr>
        <w:t xml:space="preserve"> </w:t>
      </w:r>
      <w:r>
        <w:rPr>
          <w:color w:val="4D4D4F"/>
          <w:w w:val="75"/>
        </w:rPr>
        <w:t>OF</w:t>
      </w:r>
      <w:r>
        <w:rPr>
          <w:color w:val="4D4D4F"/>
          <w:spacing w:val="4"/>
        </w:rPr>
        <w:t xml:space="preserve"> </w:t>
      </w:r>
      <w:r>
        <w:rPr>
          <w:color w:val="4D4D4F"/>
          <w:w w:val="75"/>
        </w:rPr>
        <w:t>CARE</w:t>
      </w:r>
      <w:r>
        <w:rPr>
          <w:color w:val="4D4D4F"/>
          <w:spacing w:val="4"/>
        </w:rPr>
        <w:t xml:space="preserve"> </w:t>
      </w:r>
      <w:r>
        <w:rPr>
          <w:color w:val="4D4D4F"/>
          <w:w w:val="75"/>
        </w:rPr>
        <w:t>PROVIDED</w:t>
      </w:r>
      <w:r>
        <w:rPr>
          <w:color w:val="4D4D4F"/>
          <w:spacing w:val="5"/>
        </w:rPr>
        <w:t xml:space="preserve"> </w:t>
      </w:r>
      <w:r>
        <w:rPr>
          <w:color w:val="4D4D4F"/>
          <w:w w:val="75"/>
        </w:rPr>
        <w:t>TO</w:t>
      </w:r>
      <w:r>
        <w:rPr>
          <w:color w:val="4D4D4F"/>
          <w:spacing w:val="4"/>
        </w:rPr>
        <w:t xml:space="preserve"> </w:t>
      </w:r>
      <w:r>
        <w:rPr>
          <w:color w:val="4D4D4F"/>
          <w:w w:val="75"/>
        </w:rPr>
        <w:t>EACH</w:t>
      </w:r>
      <w:r>
        <w:rPr>
          <w:color w:val="4D4D4F"/>
          <w:spacing w:val="4"/>
        </w:rPr>
        <w:t xml:space="preserve"> </w:t>
      </w:r>
      <w:r>
        <w:rPr>
          <w:color w:val="4D4D4F"/>
          <w:spacing w:val="-4"/>
          <w:w w:val="75"/>
        </w:rPr>
        <w:t>CHILD</w:t>
      </w:r>
    </w:p>
    <w:p w14:paraId="70E24A78" w14:textId="77777777" w:rsidR="00D75A5E" w:rsidRDefault="00A64706">
      <w:pPr>
        <w:pStyle w:val="ListParagraph"/>
        <w:numPr>
          <w:ilvl w:val="0"/>
          <w:numId w:val="10"/>
        </w:numPr>
        <w:tabs>
          <w:tab w:val="left" w:pos="598"/>
          <w:tab w:val="left" w:pos="600"/>
        </w:tabs>
        <w:spacing w:before="63" w:line="264" w:lineRule="auto"/>
        <w:ind w:right="5065"/>
      </w:pPr>
      <w:r>
        <w:rPr>
          <w:b/>
        </w:rPr>
        <w:t>Full-Day</w:t>
      </w:r>
      <w:r>
        <w:rPr>
          <w:b/>
          <w:spacing w:val="-16"/>
        </w:rPr>
        <w:t xml:space="preserve"> </w:t>
      </w:r>
      <w:r>
        <w:rPr>
          <w:b/>
        </w:rPr>
        <w:t>Unit.</w:t>
      </w:r>
      <w:r>
        <w:rPr>
          <w:b/>
          <w:spacing w:val="-15"/>
        </w:rPr>
        <w:t xml:space="preserve"> </w:t>
      </w:r>
      <w:r>
        <w:t>A</w:t>
      </w:r>
      <w:r>
        <w:rPr>
          <w:spacing w:val="-15"/>
        </w:rPr>
        <w:t xml:space="preserve"> </w:t>
      </w:r>
      <w:r>
        <w:t>full</w:t>
      </w:r>
      <w:r>
        <w:rPr>
          <w:spacing w:val="-16"/>
        </w:rPr>
        <w:t xml:space="preserve"> </w:t>
      </w:r>
      <w:r>
        <w:t>day</w:t>
      </w:r>
      <w:r>
        <w:rPr>
          <w:spacing w:val="-15"/>
        </w:rPr>
        <w:t xml:space="preserve"> </w:t>
      </w:r>
      <w:r>
        <w:t>unit</w:t>
      </w:r>
      <w:r>
        <w:rPr>
          <w:spacing w:val="-15"/>
        </w:rPr>
        <w:t xml:space="preserve"> </w:t>
      </w:r>
      <w:r>
        <w:t>is</w:t>
      </w:r>
      <w:r>
        <w:rPr>
          <w:spacing w:val="-15"/>
        </w:rPr>
        <w:t xml:space="preserve"> </w:t>
      </w:r>
      <w:r>
        <w:t>equal</w:t>
      </w:r>
      <w:r>
        <w:rPr>
          <w:spacing w:val="-16"/>
        </w:rPr>
        <w:t xml:space="preserve"> </w:t>
      </w:r>
      <w:r>
        <w:t>to</w:t>
      </w:r>
      <w:r>
        <w:rPr>
          <w:spacing w:val="-15"/>
        </w:rPr>
        <w:t xml:space="preserve"> </w:t>
      </w:r>
      <w:r>
        <w:t>5-10</w:t>
      </w:r>
      <w:r>
        <w:rPr>
          <w:spacing w:val="-15"/>
        </w:rPr>
        <w:t xml:space="preserve"> </w:t>
      </w:r>
      <w:r>
        <w:t>hours</w:t>
      </w:r>
      <w:r>
        <w:rPr>
          <w:spacing w:val="-16"/>
        </w:rPr>
        <w:t xml:space="preserve"> </w:t>
      </w:r>
      <w:r>
        <w:t>of</w:t>
      </w:r>
      <w:r>
        <w:rPr>
          <w:spacing w:val="-15"/>
        </w:rPr>
        <w:t xml:space="preserve"> </w:t>
      </w:r>
      <w:r>
        <w:t>care</w:t>
      </w:r>
      <w:r>
        <w:rPr>
          <w:spacing w:val="-38"/>
        </w:rPr>
        <w:t xml:space="preserve"> </w:t>
      </w:r>
      <w:r>
        <w:rPr>
          <w:w w:val="80"/>
        </w:rPr>
        <w:t>.</w:t>
      </w:r>
      <w:r>
        <w:rPr>
          <w:spacing w:val="-3"/>
          <w:w w:val="80"/>
        </w:rPr>
        <w:t xml:space="preserve"> </w:t>
      </w:r>
      <w:r>
        <w:t>If care</w:t>
      </w:r>
      <w:r>
        <w:rPr>
          <w:spacing w:val="-1"/>
        </w:rPr>
        <w:t xml:space="preserve"> </w:t>
      </w:r>
      <w:r>
        <w:t>is</w:t>
      </w:r>
      <w:r>
        <w:rPr>
          <w:spacing w:val="-1"/>
        </w:rPr>
        <w:t xml:space="preserve"> </w:t>
      </w:r>
      <w:r>
        <w:t>authorized</w:t>
      </w:r>
      <w:r>
        <w:rPr>
          <w:spacing w:val="-1"/>
        </w:rPr>
        <w:t xml:space="preserve"> </w:t>
      </w:r>
      <w:r>
        <w:t>and</w:t>
      </w:r>
      <w:r>
        <w:rPr>
          <w:spacing w:val="-1"/>
        </w:rPr>
        <w:t xml:space="preserve"> </w:t>
      </w:r>
      <w:r>
        <w:t>provided</w:t>
      </w:r>
      <w:r>
        <w:rPr>
          <w:spacing w:val="-1"/>
        </w:rPr>
        <w:t xml:space="preserve"> </w:t>
      </w:r>
      <w:r>
        <w:t>between</w:t>
      </w:r>
      <w:r>
        <w:rPr>
          <w:spacing w:val="-1"/>
        </w:rPr>
        <w:t xml:space="preserve"> </w:t>
      </w:r>
      <w:r>
        <w:t>5-10</w:t>
      </w:r>
      <w:r>
        <w:rPr>
          <w:spacing w:val="-1"/>
        </w:rPr>
        <w:t xml:space="preserve"> </w:t>
      </w:r>
      <w:r>
        <w:t>hours</w:t>
      </w:r>
      <w:r>
        <w:rPr>
          <w:spacing w:val="-1"/>
        </w:rPr>
        <w:t xml:space="preserve"> </w:t>
      </w:r>
      <w:r>
        <w:t>in</w:t>
      </w:r>
      <w:r>
        <w:rPr>
          <w:spacing w:val="-1"/>
        </w:rPr>
        <w:t xml:space="preserve"> </w:t>
      </w:r>
      <w:r>
        <w:t>one day,</w:t>
      </w:r>
      <w:r>
        <w:rPr>
          <w:spacing w:val="-11"/>
        </w:rPr>
        <w:t xml:space="preserve"> </w:t>
      </w:r>
      <w:r>
        <w:t>you</w:t>
      </w:r>
      <w:r>
        <w:rPr>
          <w:spacing w:val="-11"/>
        </w:rPr>
        <w:t xml:space="preserve"> </w:t>
      </w:r>
      <w:r>
        <w:t>may</w:t>
      </w:r>
      <w:r>
        <w:rPr>
          <w:spacing w:val="-11"/>
        </w:rPr>
        <w:t xml:space="preserve"> </w:t>
      </w:r>
      <w:r>
        <w:t>claim</w:t>
      </w:r>
      <w:r>
        <w:rPr>
          <w:spacing w:val="-11"/>
        </w:rPr>
        <w:t xml:space="preserve"> </w:t>
      </w:r>
      <w:r>
        <w:t>a</w:t>
      </w:r>
      <w:r>
        <w:rPr>
          <w:spacing w:val="-11"/>
        </w:rPr>
        <w:t xml:space="preserve"> </w:t>
      </w:r>
      <w:r>
        <w:t>full</w:t>
      </w:r>
      <w:r>
        <w:rPr>
          <w:spacing w:val="-11"/>
        </w:rPr>
        <w:t xml:space="preserve"> </w:t>
      </w:r>
      <w:r>
        <w:t>day</w:t>
      </w:r>
      <w:r>
        <w:rPr>
          <w:spacing w:val="-11"/>
        </w:rPr>
        <w:t xml:space="preserve"> </w:t>
      </w:r>
      <w:r>
        <w:t>unit</w:t>
      </w:r>
      <w:r>
        <w:rPr>
          <w:spacing w:val="-11"/>
        </w:rPr>
        <w:t xml:space="preserve"> </w:t>
      </w:r>
      <w:r>
        <w:t>for</w:t>
      </w:r>
      <w:r>
        <w:rPr>
          <w:spacing w:val="-11"/>
        </w:rPr>
        <w:t xml:space="preserve"> </w:t>
      </w:r>
      <w:r>
        <w:t>that</w:t>
      </w:r>
      <w:r>
        <w:rPr>
          <w:spacing w:val="-11"/>
        </w:rPr>
        <w:t xml:space="preserve"> </w:t>
      </w:r>
      <w:r>
        <w:t>day</w:t>
      </w:r>
      <w:r>
        <w:rPr>
          <w:spacing w:val="-38"/>
        </w:rPr>
        <w:t xml:space="preserve"> </w:t>
      </w:r>
      <w:r>
        <w:rPr>
          <w:w w:val="80"/>
        </w:rPr>
        <w:t xml:space="preserve">. </w:t>
      </w:r>
      <w:r>
        <w:t>For</w:t>
      </w:r>
      <w:r>
        <w:rPr>
          <w:spacing w:val="-11"/>
        </w:rPr>
        <w:t xml:space="preserve"> </w:t>
      </w:r>
      <w:r>
        <w:t>absent</w:t>
      </w:r>
      <w:r>
        <w:rPr>
          <w:spacing w:val="-11"/>
        </w:rPr>
        <w:t xml:space="preserve"> </w:t>
      </w:r>
      <w:r>
        <w:t>days, see the absent day section below</w:t>
      </w:r>
      <w:r>
        <w:rPr>
          <w:spacing w:val="-25"/>
        </w:rPr>
        <w:t xml:space="preserve"> </w:t>
      </w:r>
      <w:r>
        <w:rPr>
          <w:w w:val="80"/>
        </w:rPr>
        <w:t>.</w:t>
      </w:r>
    </w:p>
    <w:p w14:paraId="344FD51B" w14:textId="77777777" w:rsidR="00D75A5E" w:rsidRDefault="00A64706">
      <w:pPr>
        <w:pStyle w:val="ListParagraph"/>
        <w:numPr>
          <w:ilvl w:val="0"/>
          <w:numId w:val="10"/>
        </w:numPr>
        <w:tabs>
          <w:tab w:val="left" w:pos="598"/>
          <w:tab w:val="left" w:pos="600"/>
        </w:tabs>
        <w:spacing w:line="264" w:lineRule="auto"/>
        <w:ind w:right="5064"/>
      </w:pPr>
      <w:r>
        <w:rPr>
          <w:b/>
          <w:spacing w:val="-2"/>
        </w:rPr>
        <w:t>Half-Day</w:t>
      </w:r>
      <w:r>
        <w:rPr>
          <w:b/>
          <w:spacing w:val="-14"/>
        </w:rPr>
        <w:t xml:space="preserve"> </w:t>
      </w:r>
      <w:r>
        <w:rPr>
          <w:b/>
          <w:spacing w:val="-2"/>
        </w:rPr>
        <w:t>Unit.</w:t>
      </w:r>
      <w:r>
        <w:rPr>
          <w:b/>
          <w:spacing w:val="-13"/>
        </w:rPr>
        <w:t xml:space="preserve"> </w:t>
      </w:r>
      <w:r>
        <w:rPr>
          <w:spacing w:val="-2"/>
        </w:rPr>
        <w:t>A</w:t>
      </w:r>
      <w:r>
        <w:rPr>
          <w:spacing w:val="-13"/>
        </w:rPr>
        <w:t xml:space="preserve"> </w:t>
      </w:r>
      <w:r>
        <w:rPr>
          <w:spacing w:val="-2"/>
        </w:rPr>
        <w:t>half-day</w:t>
      </w:r>
      <w:r>
        <w:rPr>
          <w:spacing w:val="-14"/>
        </w:rPr>
        <w:t xml:space="preserve"> </w:t>
      </w:r>
      <w:r>
        <w:rPr>
          <w:spacing w:val="-2"/>
        </w:rPr>
        <w:t>unit</w:t>
      </w:r>
      <w:r>
        <w:rPr>
          <w:spacing w:val="-13"/>
        </w:rPr>
        <w:t xml:space="preserve"> </w:t>
      </w:r>
      <w:r>
        <w:rPr>
          <w:spacing w:val="-2"/>
        </w:rPr>
        <w:t>is</w:t>
      </w:r>
      <w:r>
        <w:rPr>
          <w:spacing w:val="-13"/>
        </w:rPr>
        <w:t xml:space="preserve"> </w:t>
      </w:r>
      <w:r>
        <w:rPr>
          <w:spacing w:val="-2"/>
        </w:rPr>
        <w:t>equal</w:t>
      </w:r>
      <w:r>
        <w:rPr>
          <w:spacing w:val="-13"/>
        </w:rPr>
        <w:t xml:space="preserve"> </w:t>
      </w:r>
      <w:r>
        <w:rPr>
          <w:spacing w:val="-2"/>
        </w:rPr>
        <w:t>to</w:t>
      </w:r>
      <w:r>
        <w:rPr>
          <w:spacing w:val="-14"/>
        </w:rPr>
        <w:t xml:space="preserve"> </w:t>
      </w:r>
      <w:r>
        <w:rPr>
          <w:spacing w:val="-2"/>
        </w:rPr>
        <w:t>up</w:t>
      </w:r>
      <w:r>
        <w:rPr>
          <w:spacing w:val="-13"/>
        </w:rPr>
        <w:t xml:space="preserve"> </w:t>
      </w:r>
      <w:r>
        <w:rPr>
          <w:spacing w:val="-2"/>
        </w:rPr>
        <w:t>to</w:t>
      </w:r>
      <w:r>
        <w:rPr>
          <w:spacing w:val="-13"/>
        </w:rPr>
        <w:t xml:space="preserve"> </w:t>
      </w:r>
      <w:r>
        <w:rPr>
          <w:spacing w:val="-2"/>
        </w:rPr>
        <w:t>4</w:t>
      </w:r>
      <w:r>
        <w:rPr>
          <w:spacing w:val="-14"/>
        </w:rPr>
        <w:t xml:space="preserve"> </w:t>
      </w:r>
      <w:r>
        <w:rPr>
          <w:spacing w:val="-2"/>
        </w:rPr>
        <w:t>hours</w:t>
      </w:r>
      <w:r>
        <w:rPr>
          <w:spacing w:val="-13"/>
        </w:rPr>
        <w:t xml:space="preserve"> </w:t>
      </w:r>
      <w:r>
        <w:rPr>
          <w:spacing w:val="-2"/>
        </w:rPr>
        <w:t>and</w:t>
      </w:r>
      <w:r>
        <w:rPr>
          <w:spacing w:val="-13"/>
        </w:rPr>
        <w:t xml:space="preserve"> </w:t>
      </w:r>
      <w:r>
        <w:rPr>
          <w:spacing w:val="-2"/>
        </w:rPr>
        <w:t xml:space="preserve">59 </w:t>
      </w:r>
      <w:r>
        <w:t>minutes</w:t>
      </w:r>
      <w:r>
        <w:rPr>
          <w:spacing w:val="-38"/>
        </w:rPr>
        <w:t xml:space="preserve"> </w:t>
      </w:r>
      <w:r>
        <w:rPr>
          <w:w w:val="80"/>
        </w:rPr>
        <w:t>.</w:t>
      </w:r>
      <w:r>
        <w:rPr>
          <w:spacing w:val="-3"/>
          <w:w w:val="80"/>
        </w:rPr>
        <w:t xml:space="preserve"> </w:t>
      </w:r>
      <w:r>
        <w:t>If</w:t>
      </w:r>
      <w:r>
        <w:rPr>
          <w:spacing w:val="-13"/>
        </w:rPr>
        <w:t xml:space="preserve"> </w:t>
      </w:r>
      <w:r>
        <w:t>care</w:t>
      </w:r>
      <w:r>
        <w:rPr>
          <w:spacing w:val="-14"/>
        </w:rPr>
        <w:t xml:space="preserve"> </w:t>
      </w:r>
      <w:r>
        <w:t>is</w:t>
      </w:r>
      <w:r>
        <w:rPr>
          <w:spacing w:val="-14"/>
        </w:rPr>
        <w:t xml:space="preserve"> </w:t>
      </w:r>
      <w:r>
        <w:t>authorized</w:t>
      </w:r>
      <w:r>
        <w:rPr>
          <w:spacing w:val="-14"/>
        </w:rPr>
        <w:t xml:space="preserve"> </w:t>
      </w:r>
      <w:r>
        <w:t>and</w:t>
      </w:r>
      <w:r>
        <w:rPr>
          <w:spacing w:val="-14"/>
        </w:rPr>
        <w:t xml:space="preserve"> </w:t>
      </w:r>
      <w:r>
        <w:t>provided</w:t>
      </w:r>
      <w:r>
        <w:rPr>
          <w:spacing w:val="-14"/>
        </w:rPr>
        <w:t xml:space="preserve"> </w:t>
      </w:r>
      <w:r>
        <w:t>less</w:t>
      </w:r>
      <w:r>
        <w:rPr>
          <w:spacing w:val="-14"/>
        </w:rPr>
        <w:t xml:space="preserve"> </w:t>
      </w:r>
      <w:r>
        <w:t>than</w:t>
      </w:r>
      <w:r>
        <w:rPr>
          <w:spacing w:val="-14"/>
        </w:rPr>
        <w:t xml:space="preserve"> </w:t>
      </w:r>
      <w:r>
        <w:t>five</w:t>
      </w:r>
      <w:r>
        <w:rPr>
          <w:spacing w:val="-14"/>
        </w:rPr>
        <w:t xml:space="preserve"> </w:t>
      </w:r>
      <w:r>
        <w:t>hours in one day, you may claim a half-day unit for that day</w:t>
      </w:r>
      <w:r>
        <w:rPr>
          <w:spacing w:val="-33"/>
        </w:rPr>
        <w:t xml:space="preserve"> </w:t>
      </w:r>
      <w:r>
        <w:rPr>
          <w:w w:val="80"/>
        </w:rPr>
        <w:t xml:space="preserve">. </w:t>
      </w:r>
      <w:r>
        <w:t>For absent days, see the absent day section below</w:t>
      </w:r>
      <w:r>
        <w:rPr>
          <w:spacing w:val="-28"/>
        </w:rPr>
        <w:t xml:space="preserve"> </w:t>
      </w:r>
      <w:r>
        <w:rPr>
          <w:w w:val="80"/>
        </w:rPr>
        <w:t>.</w:t>
      </w:r>
    </w:p>
    <w:p w14:paraId="75AF3BDB" w14:textId="77777777" w:rsidR="00D75A5E" w:rsidRDefault="00A64706">
      <w:pPr>
        <w:pStyle w:val="ListParagraph"/>
        <w:numPr>
          <w:ilvl w:val="0"/>
          <w:numId w:val="10"/>
        </w:numPr>
        <w:tabs>
          <w:tab w:val="left" w:pos="598"/>
          <w:tab w:val="left" w:pos="600"/>
        </w:tabs>
        <w:spacing w:before="77" w:line="264" w:lineRule="auto"/>
        <w:ind w:right="5483"/>
      </w:pPr>
      <w:r>
        <w:rPr>
          <w:b/>
          <w:spacing w:val="-2"/>
        </w:rPr>
        <w:t>Overtime</w:t>
      </w:r>
      <w:r>
        <w:rPr>
          <w:b/>
          <w:spacing w:val="-13"/>
        </w:rPr>
        <w:t xml:space="preserve"> </w:t>
      </w:r>
      <w:r>
        <w:rPr>
          <w:b/>
          <w:spacing w:val="-2"/>
        </w:rPr>
        <w:t>Care.</w:t>
      </w:r>
      <w:r>
        <w:rPr>
          <w:b/>
          <w:spacing w:val="-14"/>
        </w:rPr>
        <w:t xml:space="preserve"> </w:t>
      </w:r>
      <w:r>
        <w:rPr>
          <w:spacing w:val="-2"/>
        </w:rPr>
        <w:t>Some</w:t>
      </w:r>
      <w:r>
        <w:rPr>
          <w:spacing w:val="-12"/>
        </w:rPr>
        <w:t xml:space="preserve"> </w:t>
      </w:r>
      <w:r>
        <w:rPr>
          <w:spacing w:val="-2"/>
        </w:rPr>
        <w:t>children</w:t>
      </w:r>
      <w:r>
        <w:rPr>
          <w:spacing w:val="-13"/>
        </w:rPr>
        <w:t xml:space="preserve"> </w:t>
      </w:r>
      <w:r>
        <w:rPr>
          <w:spacing w:val="-2"/>
        </w:rPr>
        <w:t>need</w:t>
      </w:r>
      <w:r>
        <w:rPr>
          <w:spacing w:val="-13"/>
        </w:rPr>
        <w:t xml:space="preserve"> </w:t>
      </w:r>
      <w:r>
        <w:rPr>
          <w:spacing w:val="-2"/>
        </w:rPr>
        <w:t>care</w:t>
      </w:r>
      <w:r>
        <w:rPr>
          <w:spacing w:val="-13"/>
        </w:rPr>
        <w:t xml:space="preserve"> </w:t>
      </w:r>
      <w:r>
        <w:rPr>
          <w:spacing w:val="-2"/>
        </w:rPr>
        <w:t>for</w:t>
      </w:r>
      <w:r>
        <w:rPr>
          <w:spacing w:val="-13"/>
        </w:rPr>
        <w:t xml:space="preserve"> </w:t>
      </w:r>
      <w:r>
        <w:rPr>
          <w:spacing w:val="-2"/>
        </w:rPr>
        <w:t>more</w:t>
      </w:r>
      <w:r>
        <w:rPr>
          <w:spacing w:val="-13"/>
        </w:rPr>
        <w:t xml:space="preserve"> </w:t>
      </w:r>
      <w:r>
        <w:rPr>
          <w:spacing w:val="-2"/>
        </w:rPr>
        <w:t>than 10</w:t>
      </w:r>
      <w:r>
        <w:rPr>
          <w:spacing w:val="-11"/>
        </w:rPr>
        <w:t xml:space="preserve"> </w:t>
      </w:r>
      <w:r>
        <w:rPr>
          <w:spacing w:val="-2"/>
        </w:rPr>
        <w:t>hours</w:t>
      </w:r>
      <w:r>
        <w:rPr>
          <w:spacing w:val="-11"/>
        </w:rPr>
        <w:t xml:space="preserve"> </w:t>
      </w:r>
      <w:r>
        <w:rPr>
          <w:spacing w:val="-2"/>
        </w:rPr>
        <w:t>a</w:t>
      </w:r>
      <w:r>
        <w:rPr>
          <w:spacing w:val="-11"/>
        </w:rPr>
        <w:t xml:space="preserve"> </w:t>
      </w:r>
      <w:r>
        <w:rPr>
          <w:spacing w:val="-2"/>
        </w:rPr>
        <w:t>day</w:t>
      </w:r>
      <w:r>
        <w:rPr>
          <w:spacing w:val="-38"/>
        </w:rPr>
        <w:t xml:space="preserve"> </w:t>
      </w:r>
      <w:r>
        <w:rPr>
          <w:spacing w:val="-2"/>
          <w:w w:val="80"/>
        </w:rPr>
        <w:t>.</w:t>
      </w:r>
      <w:r>
        <w:rPr>
          <w:spacing w:val="-11"/>
        </w:rPr>
        <w:t xml:space="preserve"> </w:t>
      </w:r>
      <w:r>
        <w:rPr>
          <w:spacing w:val="-2"/>
        </w:rPr>
        <w:t>To</w:t>
      </w:r>
      <w:r>
        <w:rPr>
          <w:spacing w:val="-11"/>
        </w:rPr>
        <w:t xml:space="preserve"> </w:t>
      </w:r>
      <w:r>
        <w:rPr>
          <w:spacing w:val="-2"/>
        </w:rPr>
        <w:t>request</w:t>
      </w:r>
      <w:r>
        <w:rPr>
          <w:spacing w:val="-11"/>
        </w:rPr>
        <w:t xml:space="preserve"> </w:t>
      </w:r>
      <w:r>
        <w:rPr>
          <w:spacing w:val="-2"/>
        </w:rPr>
        <w:t>additional</w:t>
      </w:r>
      <w:r>
        <w:rPr>
          <w:spacing w:val="-11"/>
        </w:rPr>
        <w:t xml:space="preserve"> </w:t>
      </w:r>
      <w:r>
        <w:rPr>
          <w:spacing w:val="-2"/>
        </w:rPr>
        <w:t>child</w:t>
      </w:r>
      <w:r>
        <w:rPr>
          <w:spacing w:val="-11"/>
        </w:rPr>
        <w:t xml:space="preserve"> </w:t>
      </w:r>
      <w:r>
        <w:rPr>
          <w:spacing w:val="-2"/>
        </w:rPr>
        <w:t>care,</w:t>
      </w:r>
      <w:r>
        <w:rPr>
          <w:spacing w:val="-11"/>
        </w:rPr>
        <w:t xml:space="preserve"> </w:t>
      </w:r>
      <w:r>
        <w:rPr>
          <w:spacing w:val="-2"/>
        </w:rPr>
        <w:t>the</w:t>
      </w:r>
      <w:r>
        <w:rPr>
          <w:spacing w:val="-11"/>
        </w:rPr>
        <w:t xml:space="preserve"> </w:t>
      </w:r>
      <w:r>
        <w:rPr>
          <w:spacing w:val="-2"/>
        </w:rPr>
        <w:t xml:space="preserve">family </w:t>
      </w:r>
      <w:r>
        <w:t>contacts DCYF and provides documentation showing</w:t>
      </w:r>
    </w:p>
    <w:p w14:paraId="5E983299" w14:textId="679D59C8" w:rsidR="00D75A5E" w:rsidRDefault="00A64706">
      <w:pPr>
        <w:pStyle w:val="BodyText"/>
        <w:spacing w:line="264" w:lineRule="auto"/>
        <w:ind w:left="600" w:right="5068"/>
        <w:rPr>
          <w:ins w:id="21" w:author="Ramynke, Jason (DCYF)" w:date="2026-07-07T17:20:00Z" w16du:dateUtc="2026-07-07T17:20:45Z"/>
        </w:rPr>
      </w:pPr>
      <w:r>
        <w:t>additional</w:t>
      </w:r>
      <w:r>
        <w:rPr>
          <w:spacing w:val="-9"/>
        </w:rPr>
        <w:t xml:space="preserve"> </w:t>
      </w:r>
      <w:r>
        <w:t>hours</w:t>
      </w:r>
      <w:r>
        <w:rPr>
          <w:spacing w:val="-9"/>
        </w:rPr>
        <w:t xml:space="preserve"> </w:t>
      </w:r>
      <w:r>
        <w:t>needed</w:t>
      </w:r>
      <w:r>
        <w:rPr>
          <w:spacing w:val="-38"/>
        </w:rPr>
        <w:t xml:space="preserve"> </w:t>
      </w:r>
      <w:r>
        <w:rPr>
          <w:w w:val="80"/>
        </w:rPr>
        <w:t xml:space="preserve">. </w:t>
      </w:r>
      <w:r>
        <w:t>You</w:t>
      </w:r>
      <w:r>
        <w:rPr>
          <w:spacing w:val="-9"/>
        </w:rPr>
        <w:t xml:space="preserve"> </w:t>
      </w:r>
      <w:r>
        <w:t>may</w:t>
      </w:r>
      <w:r>
        <w:rPr>
          <w:spacing w:val="-9"/>
        </w:rPr>
        <w:t xml:space="preserve"> </w:t>
      </w:r>
      <w:r>
        <w:t>be</w:t>
      </w:r>
      <w:r>
        <w:rPr>
          <w:spacing w:val="-9"/>
        </w:rPr>
        <w:t xml:space="preserve"> </w:t>
      </w:r>
      <w:r>
        <w:t>paid</w:t>
      </w:r>
      <w:r>
        <w:rPr>
          <w:spacing w:val="-9"/>
        </w:rPr>
        <w:t xml:space="preserve"> </w:t>
      </w:r>
      <w:r>
        <w:t>more</w:t>
      </w:r>
      <w:r>
        <w:rPr>
          <w:spacing w:val="-9"/>
        </w:rPr>
        <w:t xml:space="preserve"> </w:t>
      </w:r>
      <w:r>
        <w:t>for</w:t>
      </w:r>
      <w:r>
        <w:rPr>
          <w:spacing w:val="-9"/>
        </w:rPr>
        <w:t xml:space="preserve"> </w:t>
      </w:r>
      <w:r>
        <w:t>this</w:t>
      </w:r>
      <w:r>
        <w:rPr>
          <w:spacing w:val="-9"/>
        </w:rPr>
        <w:t xml:space="preserve"> </w:t>
      </w:r>
      <w:r>
        <w:t>type of care if you have a written policy to charge private paying families</w:t>
      </w:r>
      <w:r>
        <w:rPr>
          <w:spacing w:val="-13"/>
        </w:rPr>
        <w:t xml:space="preserve"> </w:t>
      </w:r>
      <w:r>
        <w:t>a</w:t>
      </w:r>
      <w:r>
        <w:rPr>
          <w:spacing w:val="-13"/>
        </w:rPr>
        <w:t xml:space="preserve"> </w:t>
      </w:r>
      <w:r>
        <w:t>higher</w:t>
      </w:r>
      <w:r>
        <w:rPr>
          <w:spacing w:val="-13"/>
        </w:rPr>
        <w:t xml:space="preserve"> </w:t>
      </w:r>
      <w:r>
        <w:t>rate</w:t>
      </w:r>
      <w:r>
        <w:rPr>
          <w:spacing w:val="-13"/>
        </w:rPr>
        <w:t xml:space="preserve"> </w:t>
      </w:r>
      <w:r>
        <w:t>to</w:t>
      </w:r>
      <w:r>
        <w:rPr>
          <w:spacing w:val="-13"/>
        </w:rPr>
        <w:t xml:space="preserve"> </w:t>
      </w:r>
      <w:r>
        <w:t>care</w:t>
      </w:r>
      <w:r>
        <w:rPr>
          <w:spacing w:val="-13"/>
        </w:rPr>
        <w:t xml:space="preserve"> </w:t>
      </w:r>
      <w:r>
        <w:t>for</w:t>
      </w:r>
      <w:r>
        <w:rPr>
          <w:spacing w:val="-13"/>
        </w:rPr>
        <w:t xml:space="preserve"> </w:t>
      </w:r>
      <w:r>
        <w:t>children</w:t>
      </w:r>
      <w:r>
        <w:rPr>
          <w:spacing w:val="-13"/>
        </w:rPr>
        <w:t xml:space="preserve"> </w:t>
      </w:r>
      <w:r>
        <w:t>more</w:t>
      </w:r>
      <w:r>
        <w:rPr>
          <w:spacing w:val="-13"/>
        </w:rPr>
        <w:t xml:space="preserve"> </w:t>
      </w:r>
      <w:r>
        <w:t>than</w:t>
      </w:r>
      <w:r>
        <w:rPr>
          <w:spacing w:val="-13"/>
        </w:rPr>
        <w:t xml:space="preserve"> </w:t>
      </w:r>
      <w:r>
        <w:t>10</w:t>
      </w:r>
      <w:r>
        <w:rPr>
          <w:spacing w:val="-13"/>
        </w:rPr>
        <w:t xml:space="preserve"> </w:t>
      </w:r>
      <w:r>
        <w:t>hours in</w:t>
      </w:r>
      <w:r>
        <w:rPr>
          <w:spacing w:val="-7"/>
        </w:rPr>
        <w:t xml:space="preserve"> </w:t>
      </w:r>
      <w:r>
        <w:t>a</w:t>
      </w:r>
      <w:r>
        <w:rPr>
          <w:spacing w:val="-7"/>
        </w:rPr>
        <w:t xml:space="preserve"> </w:t>
      </w:r>
      <w:r>
        <w:t>day</w:t>
      </w:r>
      <w:r>
        <w:rPr>
          <w:spacing w:val="-37"/>
        </w:rPr>
        <w:t xml:space="preserve"> </w:t>
      </w:r>
      <w:r>
        <w:rPr>
          <w:w w:val="80"/>
        </w:rPr>
        <w:t xml:space="preserve">. </w:t>
      </w:r>
      <w:r>
        <w:t>The</w:t>
      </w:r>
      <w:r>
        <w:rPr>
          <w:spacing w:val="-7"/>
        </w:rPr>
        <w:t xml:space="preserve"> </w:t>
      </w:r>
      <w:r>
        <w:t>state</w:t>
      </w:r>
      <w:r>
        <w:rPr>
          <w:spacing w:val="-7"/>
        </w:rPr>
        <w:t xml:space="preserve"> </w:t>
      </w:r>
      <w:r>
        <w:t>will</w:t>
      </w:r>
      <w:r>
        <w:rPr>
          <w:spacing w:val="-7"/>
        </w:rPr>
        <w:t xml:space="preserve"> </w:t>
      </w:r>
      <w:r>
        <w:t>pay</w:t>
      </w:r>
      <w:r>
        <w:rPr>
          <w:spacing w:val="-7"/>
        </w:rPr>
        <w:t xml:space="preserve"> </w:t>
      </w:r>
      <w:r>
        <w:t>for</w:t>
      </w:r>
      <w:r>
        <w:rPr>
          <w:spacing w:val="-7"/>
        </w:rPr>
        <w:t xml:space="preserve"> </w:t>
      </w:r>
      <w:r>
        <w:t>care</w:t>
      </w:r>
      <w:r>
        <w:rPr>
          <w:spacing w:val="-7"/>
        </w:rPr>
        <w:t xml:space="preserve"> </w:t>
      </w:r>
      <w:r>
        <w:t>at</w:t>
      </w:r>
      <w:r>
        <w:rPr>
          <w:spacing w:val="-7"/>
        </w:rPr>
        <w:t xml:space="preserve"> </w:t>
      </w:r>
      <w:r>
        <w:t>the</w:t>
      </w:r>
      <w:r>
        <w:rPr>
          <w:spacing w:val="-7"/>
        </w:rPr>
        <w:t xml:space="preserve"> </w:t>
      </w:r>
      <w:r>
        <w:t>half-day</w:t>
      </w:r>
      <w:r>
        <w:rPr>
          <w:spacing w:val="-7"/>
        </w:rPr>
        <w:t xml:space="preserve"> </w:t>
      </w:r>
      <w:r>
        <w:t>rate</w:t>
      </w:r>
      <w:r>
        <w:rPr>
          <w:spacing w:val="-37"/>
        </w:rPr>
        <w:t xml:space="preserve"> </w:t>
      </w:r>
      <w:r>
        <w:rPr>
          <w:w w:val="80"/>
        </w:rPr>
        <w:t xml:space="preserve">. </w:t>
      </w:r>
      <w:r>
        <w:t xml:space="preserve">Care </w:t>
      </w:r>
      <w:r>
        <w:rPr>
          <w:spacing w:val="-2"/>
        </w:rPr>
        <w:t>above</w:t>
      </w:r>
      <w:r>
        <w:rPr>
          <w:spacing w:val="-11"/>
        </w:rPr>
        <w:t xml:space="preserve"> </w:t>
      </w:r>
      <w:r>
        <w:rPr>
          <w:spacing w:val="-2"/>
        </w:rPr>
        <w:t>15</w:t>
      </w:r>
      <w:r>
        <w:rPr>
          <w:spacing w:val="-11"/>
        </w:rPr>
        <w:t xml:space="preserve"> </w:t>
      </w:r>
      <w:r>
        <w:rPr>
          <w:spacing w:val="-2"/>
        </w:rPr>
        <w:t>hours</w:t>
      </w:r>
      <w:r>
        <w:rPr>
          <w:spacing w:val="-11"/>
        </w:rPr>
        <w:t xml:space="preserve"> </w:t>
      </w:r>
      <w:r>
        <w:rPr>
          <w:spacing w:val="-2"/>
        </w:rPr>
        <w:t>requires</w:t>
      </w:r>
      <w:r>
        <w:rPr>
          <w:spacing w:val="-11"/>
        </w:rPr>
        <w:t xml:space="preserve"> </w:t>
      </w:r>
      <w:r>
        <w:rPr>
          <w:spacing w:val="-2"/>
        </w:rPr>
        <w:t>supervisor</w:t>
      </w:r>
      <w:r>
        <w:rPr>
          <w:spacing w:val="-11"/>
        </w:rPr>
        <w:t xml:space="preserve"> </w:t>
      </w:r>
      <w:r>
        <w:rPr>
          <w:spacing w:val="-2"/>
        </w:rPr>
        <w:t>approval</w:t>
      </w:r>
      <w:r>
        <w:rPr>
          <w:spacing w:val="-11"/>
        </w:rPr>
        <w:t xml:space="preserve"> </w:t>
      </w:r>
      <w:r>
        <w:rPr>
          <w:spacing w:val="-2"/>
        </w:rPr>
        <w:t>and</w:t>
      </w:r>
      <w:r>
        <w:rPr>
          <w:spacing w:val="-11"/>
        </w:rPr>
        <w:t xml:space="preserve"> </w:t>
      </w:r>
      <w:r>
        <w:rPr>
          <w:spacing w:val="-2"/>
        </w:rPr>
        <w:t>is</w:t>
      </w:r>
      <w:r>
        <w:rPr>
          <w:spacing w:val="-11"/>
        </w:rPr>
        <w:t xml:space="preserve"> </w:t>
      </w:r>
      <w:r>
        <w:rPr>
          <w:spacing w:val="-2"/>
        </w:rPr>
        <w:t>paid</w:t>
      </w:r>
      <w:r>
        <w:rPr>
          <w:spacing w:val="-11"/>
        </w:rPr>
        <w:t xml:space="preserve"> </w:t>
      </w:r>
      <w:r>
        <w:rPr>
          <w:spacing w:val="-2"/>
        </w:rPr>
        <w:t>at</w:t>
      </w:r>
      <w:r>
        <w:rPr>
          <w:spacing w:val="-11"/>
        </w:rPr>
        <w:t xml:space="preserve"> </w:t>
      </w:r>
      <w:r>
        <w:rPr>
          <w:spacing w:val="-2"/>
        </w:rPr>
        <w:t xml:space="preserve">the </w:t>
      </w:r>
      <w:r>
        <w:t>maximum state child care subsidy rate</w:t>
      </w:r>
      <w:r>
        <w:rPr>
          <w:spacing w:val="-28"/>
        </w:rPr>
        <w:t xml:space="preserve"> </w:t>
      </w:r>
      <w:r>
        <w:rPr>
          <w:w w:val="80"/>
        </w:rPr>
        <w:t>.</w:t>
      </w:r>
    </w:p>
    <w:p w14:paraId="2441DDD5" w14:textId="4CC1DE8F" w:rsidR="16097EDF" w:rsidRDefault="16097EDF" w:rsidP="16097EDF">
      <w:pPr>
        <w:pStyle w:val="BodyText"/>
        <w:spacing w:line="264" w:lineRule="auto"/>
        <w:ind w:left="600" w:right="5068"/>
        <w:rPr>
          <w:ins w:id="22" w:author="Ramynke, Jason (DCYF)" w:date="2026-07-07T17:20:00Z" w16du:dateUtc="2026-07-07T17:20:46Z"/>
        </w:rPr>
      </w:pPr>
    </w:p>
    <w:p w14:paraId="78A05E29" w14:textId="01CFCE99" w:rsidR="16097EDF" w:rsidRDefault="16097EDF">
      <w:pPr>
        <w:pStyle w:val="BodyText"/>
        <w:spacing w:line="264" w:lineRule="auto"/>
        <w:ind w:left="0" w:right="5068"/>
        <w:pPrChange w:id="23" w:author="Ramynke, Jason (DCYF)" w:date="2026-07-07T17:21:00Z">
          <w:pPr>
            <w:pStyle w:val="BodyText"/>
            <w:spacing w:line="264" w:lineRule="auto"/>
            <w:ind w:left="600" w:right="5068"/>
          </w:pPr>
        </w:pPrChange>
      </w:pPr>
    </w:p>
    <w:p w14:paraId="0FDA031B" w14:textId="6090976C" w:rsidR="00D75A5E" w:rsidRDefault="00A64706">
      <w:pPr>
        <w:pStyle w:val="Heading4"/>
        <w:numPr>
          <w:ilvl w:val="1"/>
          <w:numId w:val="10"/>
        </w:numPr>
        <w:tabs>
          <w:tab w:val="left" w:pos="898"/>
          <w:tab w:val="left" w:pos="900"/>
        </w:tabs>
        <w:spacing w:before="84" w:line="264" w:lineRule="auto"/>
        <w:ind w:right="5150"/>
      </w:pPr>
      <w:r>
        <w:rPr>
          <w:w w:val="85"/>
        </w:rPr>
        <w:t xml:space="preserve">If a child attends care less than 10 hours a day, </w:t>
      </w:r>
      <w:commentRangeStart w:id="24"/>
      <w:r w:rsidDel="00581A67">
        <w:rPr>
          <w:w w:val="85"/>
        </w:rPr>
        <w:t xml:space="preserve">and is not </w:t>
      </w:r>
      <w:r w:rsidDel="00581A67">
        <w:rPr>
          <w:w w:val="90"/>
        </w:rPr>
        <w:t>scheduled</w:t>
      </w:r>
      <w:r w:rsidDel="00581A67">
        <w:rPr>
          <w:spacing w:val="-10"/>
          <w:w w:val="90"/>
        </w:rPr>
        <w:t xml:space="preserve"> </w:t>
      </w:r>
      <w:r w:rsidDel="00581A67">
        <w:rPr>
          <w:w w:val="90"/>
        </w:rPr>
        <w:t>to</w:t>
      </w:r>
      <w:r w:rsidDel="00581A67">
        <w:rPr>
          <w:spacing w:val="-9"/>
          <w:w w:val="90"/>
        </w:rPr>
        <w:t xml:space="preserve"> </w:t>
      </w:r>
      <w:r w:rsidDel="00581A67">
        <w:rPr>
          <w:w w:val="90"/>
        </w:rPr>
        <w:t>attend</w:t>
      </w:r>
      <w:r w:rsidDel="00581A67">
        <w:rPr>
          <w:spacing w:val="-9"/>
          <w:w w:val="90"/>
        </w:rPr>
        <w:t xml:space="preserve"> </w:t>
      </w:r>
      <w:r w:rsidDel="00581A67">
        <w:rPr>
          <w:w w:val="90"/>
        </w:rPr>
        <w:t>more</w:t>
      </w:r>
      <w:r w:rsidDel="00581A67">
        <w:rPr>
          <w:spacing w:val="-9"/>
          <w:w w:val="90"/>
        </w:rPr>
        <w:t xml:space="preserve"> </w:t>
      </w:r>
      <w:r w:rsidDel="00581A67">
        <w:rPr>
          <w:w w:val="90"/>
        </w:rPr>
        <w:t>than</w:t>
      </w:r>
      <w:r w:rsidDel="00581A67">
        <w:rPr>
          <w:spacing w:val="-9"/>
          <w:w w:val="90"/>
        </w:rPr>
        <w:t xml:space="preserve"> </w:t>
      </w:r>
      <w:r w:rsidDel="00581A67">
        <w:rPr>
          <w:w w:val="90"/>
        </w:rPr>
        <w:t>10</w:t>
      </w:r>
      <w:r w:rsidDel="00581A67">
        <w:rPr>
          <w:spacing w:val="-10"/>
          <w:w w:val="90"/>
        </w:rPr>
        <w:t xml:space="preserve"> </w:t>
      </w:r>
      <w:r w:rsidDel="00581A67">
        <w:rPr>
          <w:w w:val="90"/>
        </w:rPr>
        <w:t>hours</w:t>
      </w:r>
      <w:r w:rsidDel="00581A67">
        <w:rPr>
          <w:spacing w:val="-9"/>
          <w:w w:val="90"/>
        </w:rPr>
        <w:t xml:space="preserve"> </w:t>
      </w:r>
      <w:r w:rsidDel="00581A67">
        <w:rPr>
          <w:w w:val="90"/>
        </w:rPr>
        <w:t>in</w:t>
      </w:r>
      <w:r w:rsidDel="00581A67">
        <w:rPr>
          <w:spacing w:val="-9"/>
          <w:w w:val="90"/>
        </w:rPr>
        <w:t xml:space="preserve"> </w:t>
      </w:r>
      <w:r w:rsidDel="00581A67">
        <w:rPr>
          <w:w w:val="90"/>
        </w:rPr>
        <w:t>a</w:t>
      </w:r>
      <w:r w:rsidDel="00581A67">
        <w:rPr>
          <w:spacing w:val="-9"/>
          <w:w w:val="90"/>
        </w:rPr>
        <w:t xml:space="preserve"> </w:t>
      </w:r>
      <w:r w:rsidDel="00581A67">
        <w:rPr>
          <w:w w:val="90"/>
        </w:rPr>
        <w:t>day,</w:t>
      </w:r>
      <w:r w:rsidDel="00581A67">
        <w:rPr>
          <w:spacing w:val="-9"/>
          <w:w w:val="90"/>
        </w:rPr>
        <w:t xml:space="preserve"> </w:t>
      </w:r>
      <w:commentRangeEnd w:id="24"/>
      <w:r>
        <w:rPr>
          <w:rStyle w:val="CommentReference"/>
          <w:w w:val="90"/>
          <w:sz w:val="22"/>
          <w:szCs w:val="22"/>
        </w:rPr>
        <w:commentReference w:id="24"/>
      </w:r>
      <w:r>
        <w:rPr>
          <w:w w:val="90"/>
        </w:rPr>
        <w:t>even</w:t>
      </w:r>
      <w:r>
        <w:rPr>
          <w:spacing w:val="-9"/>
          <w:w w:val="90"/>
        </w:rPr>
        <w:t xml:space="preserve"> </w:t>
      </w:r>
      <w:r>
        <w:rPr>
          <w:w w:val="90"/>
        </w:rPr>
        <w:t xml:space="preserve">if authorized for overtime, you may not claim the </w:t>
      </w:r>
      <w:r>
        <w:rPr>
          <w:w w:val="95"/>
        </w:rPr>
        <w:t>overtime care.</w:t>
      </w:r>
    </w:p>
    <w:p w14:paraId="39B5EF63" w14:textId="67EAE576" w:rsidR="00D75A5E" w:rsidRDefault="00581A67" w:rsidP="051B57CF">
      <w:pPr>
        <w:spacing w:line="264" w:lineRule="auto"/>
        <w:ind w:left="900" w:right="5040"/>
        <w:rPr>
          <w:i/>
          <w:iCs/>
        </w:rPr>
      </w:pPr>
      <w:r>
        <w:rPr>
          <w:noProof/>
        </w:rPr>
        <mc:AlternateContent>
          <mc:Choice Requires="wps">
            <w:drawing>
              <wp:anchor distT="0" distB="0" distL="0" distR="0" simplePos="0" relativeHeight="251658254" behindDoc="0" locked="0" layoutInCell="1" allowOverlap="1" wp14:anchorId="031F90EC" wp14:editId="7DDAF0BC">
                <wp:simplePos x="0" y="0"/>
                <wp:positionH relativeFrom="page">
                  <wp:posOffset>1996440</wp:posOffset>
                </wp:positionH>
                <wp:positionV relativeFrom="paragraph">
                  <wp:posOffset>1355391</wp:posOffset>
                </wp:positionV>
                <wp:extent cx="6555105" cy="103505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73244A52"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031F90EC" id="Textbox 54" o:spid="_x0000_s1037" type="#_x0000_t202" style="position:absolute;left:0;text-align:left;margin-left:157.2pt;margin-top:106.7pt;width:516.15pt;height:81.5pt;rotation:-45;z-index:25165825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" filled="f" stroked="f">
                <v:textbox inset="0,0,0,0">
                  <w:txbxContent>
                    <w:p w14:paraId="73244A52"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sidR="6C5ADCDD" w:rsidRPr="051B57CF">
        <w:rPr>
          <w:i/>
          <w:iCs/>
          <w:w w:val="110"/>
        </w:rPr>
        <w:t xml:space="preserve">For example: A child is scheduled and authorized to </w:t>
      </w:r>
      <w:r w:rsidR="6C5ADCDD" w:rsidRPr="051B57CF">
        <w:rPr>
          <w:i/>
          <w:iCs/>
        </w:rPr>
        <w:t xml:space="preserve">attend Monday – Thursday from 7:30 a.m. - 5:30 p.m. – 10 </w:t>
      </w:r>
      <w:r w:rsidR="6C5ADCDD" w:rsidRPr="051B57CF">
        <w:rPr>
          <w:i/>
          <w:iCs/>
          <w:w w:val="110"/>
        </w:rPr>
        <w:t>hours.</w:t>
      </w:r>
      <w:r w:rsidR="6C5ADCDD" w:rsidRPr="051B57CF">
        <w:rPr>
          <w:i/>
          <w:iCs/>
          <w:spacing w:val="-5"/>
          <w:w w:val="110"/>
        </w:rPr>
        <w:t xml:space="preserve"> </w:t>
      </w:r>
      <w:r w:rsidR="6C5ADCDD" w:rsidRPr="051B57CF">
        <w:rPr>
          <w:i/>
          <w:iCs/>
          <w:w w:val="110"/>
        </w:rPr>
        <w:t>Providers</w:t>
      </w:r>
      <w:r w:rsidR="6C5ADCDD" w:rsidRPr="051B57CF">
        <w:rPr>
          <w:i/>
          <w:iCs/>
          <w:spacing w:val="-5"/>
          <w:w w:val="110"/>
        </w:rPr>
        <w:t xml:space="preserve"> </w:t>
      </w:r>
      <w:r w:rsidR="6C5ADCDD" w:rsidRPr="051B57CF">
        <w:rPr>
          <w:i/>
          <w:iCs/>
          <w:w w:val="110"/>
        </w:rPr>
        <w:t>can</w:t>
      </w:r>
      <w:r w:rsidR="6C5ADCDD" w:rsidRPr="051B57CF">
        <w:rPr>
          <w:i/>
          <w:iCs/>
          <w:spacing w:val="-5"/>
          <w:w w:val="110"/>
        </w:rPr>
        <w:t xml:space="preserve"> </w:t>
      </w:r>
      <w:r w:rsidR="6C5ADCDD" w:rsidRPr="051B57CF">
        <w:rPr>
          <w:i/>
          <w:iCs/>
          <w:w w:val="110"/>
        </w:rPr>
        <w:t>claim</w:t>
      </w:r>
      <w:r w:rsidR="6C5ADCDD" w:rsidRPr="051B57CF">
        <w:rPr>
          <w:i/>
          <w:iCs/>
          <w:spacing w:val="-5"/>
          <w:w w:val="110"/>
        </w:rPr>
        <w:t xml:space="preserve"> </w:t>
      </w:r>
      <w:r w:rsidR="6C5ADCDD" w:rsidRPr="051B57CF">
        <w:rPr>
          <w:i/>
          <w:iCs/>
          <w:w w:val="110"/>
        </w:rPr>
        <w:t>the</w:t>
      </w:r>
      <w:r w:rsidR="6C5ADCDD" w:rsidRPr="051B57CF">
        <w:rPr>
          <w:i/>
          <w:iCs/>
          <w:spacing w:val="-5"/>
          <w:w w:val="110"/>
        </w:rPr>
        <w:t xml:space="preserve"> </w:t>
      </w:r>
      <w:r w:rsidR="6C5ADCDD" w:rsidRPr="051B57CF">
        <w:rPr>
          <w:i/>
          <w:iCs/>
          <w:w w:val="110"/>
        </w:rPr>
        <w:t>full-day</w:t>
      </w:r>
      <w:r w:rsidR="6C5ADCDD" w:rsidRPr="051B57CF">
        <w:rPr>
          <w:i/>
          <w:iCs/>
          <w:spacing w:val="-5"/>
          <w:w w:val="110"/>
        </w:rPr>
        <w:t xml:space="preserve"> </w:t>
      </w:r>
      <w:r w:rsidR="6C5ADCDD" w:rsidRPr="051B57CF">
        <w:rPr>
          <w:i/>
          <w:iCs/>
          <w:w w:val="110"/>
        </w:rPr>
        <w:t>unit.</w:t>
      </w:r>
      <w:r w:rsidR="6C5ADCDD" w:rsidRPr="051B57CF">
        <w:rPr>
          <w:i/>
          <w:iCs/>
          <w:spacing w:val="-5"/>
          <w:w w:val="110"/>
        </w:rPr>
        <w:t xml:space="preserve"> </w:t>
      </w:r>
      <w:r w:rsidR="6C5ADCDD" w:rsidRPr="051B57CF">
        <w:rPr>
          <w:i/>
          <w:iCs/>
          <w:w w:val="110"/>
        </w:rPr>
        <w:t>The</w:t>
      </w:r>
      <w:r w:rsidR="6C5ADCDD" w:rsidRPr="051B57CF">
        <w:rPr>
          <w:i/>
          <w:iCs/>
          <w:spacing w:val="-5"/>
          <w:w w:val="110"/>
        </w:rPr>
        <w:t xml:space="preserve"> </w:t>
      </w:r>
      <w:r w:rsidR="6C5ADCDD" w:rsidRPr="051B57CF">
        <w:rPr>
          <w:i/>
          <w:iCs/>
          <w:w w:val="110"/>
        </w:rPr>
        <w:t>child</w:t>
      </w:r>
      <w:r w:rsidR="6C5ADCDD" w:rsidRPr="051B57CF">
        <w:rPr>
          <w:i/>
          <w:iCs/>
          <w:spacing w:val="-5"/>
          <w:w w:val="110"/>
        </w:rPr>
        <w:t xml:space="preserve"> </w:t>
      </w:r>
      <w:r w:rsidR="6C5ADCDD" w:rsidRPr="051B57CF">
        <w:rPr>
          <w:i/>
          <w:iCs/>
          <w:w w:val="110"/>
        </w:rPr>
        <w:t>may be</w:t>
      </w:r>
      <w:r w:rsidR="6C5ADCDD" w:rsidRPr="051B57CF">
        <w:rPr>
          <w:i/>
          <w:iCs/>
          <w:spacing w:val="-6"/>
          <w:w w:val="110"/>
        </w:rPr>
        <w:t xml:space="preserve"> </w:t>
      </w:r>
      <w:r w:rsidR="6C5ADCDD" w:rsidRPr="051B57CF">
        <w:rPr>
          <w:i/>
          <w:iCs/>
          <w:w w:val="110"/>
        </w:rPr>
        <w:t>authorized</w:t>
      </w:r>
      <w:r w:rsidR="6C5ADCDD" w:rsidRPr="051B57CF">
        <w:rPr>
          <w:i/>
          <w:iCs/>
          <w:spacing w:val="-6"/>
          <w:w w:val="110"/>
        </w:rPr>
        <w:t xml:space="preserve"> </w:t>
      </w:r>
      <w:r w:rsidR="6C5ADCDD" w:rsidRPr="051B57CF">
        <w:rPr>
          <w:i/>
          <w:iCs/>
          <w:w w:val="110"/>
        </w:rPr>
        <w:t>overtime</w:t>
      </w:r>
      <w:r w:rsidR="6C5ADCDD" w:rsidRPr="051B57CF">
        <w:rPr>
          <w:i/>
          <w:iCs/>
          <w:spacing w:val="-6"/>
          <w:w w:val="110"/>
        </w:rPr>
        <w:t xml:space="preserve"> </w:t>
      </w:r>
      <w:r w:rsidR="6C5ADCDD" w:rsidRPr="051B57CF">
        <w:rPr>
          <w:i/>
          <w:iCs/>
          <w:w w:val="110"/>
        </w:rPr>
        <w:t>care,</w:t>
      </w:r>
      <w:r w:rsidR="6C5ADCDD" w:rsidRPr="051B57CF">
        <w:rPr>
          <w:i/>
          <w:iCs/>
          <w:spacing w:val="-6"/>
          <w:w w:val="110"/>
        </w:rPr>
        <w:t xml:space="preserve"> </w:t>
      </w:r>
      <w:r w:rsidR="6C5ADCDD" w:rsidRPr="051B57CF">
        <w:rPr>
          <w:i/>
          <w:iCs/>
          <w:w w:val="110"/>
        </w:rPr>
        <w:t>however,</w:t>
      </w:r>
      <w:r w:rsidR="6C5ADCDD" w:rsidRPr="051B57CF">
        <w:rPr>
          <w:i/>
          <w:iCs/>
          <w:spacing w:val="-6"/>
          <w:w w:val="110"/>
        </w:rPr>
        <w:t xml:space="preserve"> </w:t>
      </w:r>
      <w:r w:rsidR="6C5ADCDD" w:rsidRPr="051B57CF" w:rsidDel="00F20E6C">
        <w:rPr>
          <w:i/>
          <w:iCs/>
          <w:w w:val="110"/>
        </w:rPr>
        <w:t>is</w:t>
      </w:r>
      <w:r w:rsidR="6C5ADCDD" w:rsidRPr="051B57CF" w:rsidDel="00F20E6C">
        <w:rPr>
          <w:i/>
          <w:iCs/>
          <w:spacing w:val="-6"/>
          <w:w w:val="110"/>
        </w:rPr>
        <w:t xml:space="preserve"> </w:t>
      </w:r>
      <w:r w:rsidR="6C5ADCDD" w:rsidRPr="051B57CF" w:rsidDel="00F20E6C">
        <w:rPr>
          <w:i/>
          <w:iCs/>
          <w:w w:val="110"/>
        </w:rPr>
        <w:t>not</w:t>
      </w:r>
      <w:r w:rsidR="6C5ADCDD" w:rsidRPr="051B57CF" w:rsidDel="00F20E6C">
        <w:rPr>
          <w:i/>
          <w:iCs/>
          <w:spacing w:val="-6"/>
          <w:w w:val="110"/>
        </w:rPr>
        <w:t xml:space="preserve"> </w:t>
      </w:r>
      <w:r w:rsidR="6C5ADCDD" w:rsidRPr="051B57CF" w:rsidDel="00F20E6C">
        <w:rPr>
          <w:i/>
          <w:iCs/>
          <w:w w:val="110"/>
        </w:rPr>
        <w:t>scheduled</w:t>
      </w:r>
      <w:r w:rsidR="6C5ADCDD" w:rsidRPr="051B57CF" w:rsidDel="00F20E6C">
        <w:rPr>
          <w:i/>
          <w:iCs/>
          <w:spacing w:val="-6"/>
          <w:w w:val="110"/>
        </w:rPr>
        <w:t xml:space="preserve"> </w:t>
      </w:r>
      <w:r w:rsidR="6C5ADCDD" w:rsidRPr="051B57CF">
        <w:rPr>
          <w:i/>
          <w:iCs/>
          <w:w w:val="110"/>
        </w:rPr>
        <w:t>to attend</w:t>
      </w:r>
      <w:r w:rsidR="6C5ADCDD" w:rsidRPr="051B57CF">
        <w:rPr>
          <w:i/>
          <w:iCs/>
          <w:spacing w:val="-1"/>
          <w:w w:val="110"/>
        </w:rPr>
        <w:t xml:space="preserve"> </w:t>
      </w:r>
      <w:r w:rsidR="6C5ADCDD" w:rsidRPr="051B57CF">
        <w:rPr>
          <w:i/>
          <w:iCs/>
          <w:w w:val="110"/>
        </w:rPr>
        <w:t>every</w:t>
      </w:r>
      <w:r w:rsidR="6C5ADCDD" w:rsidRPr="051B57CF">
        <w:rPr>
          <w:i/>
          <w:iCs/>
          <w:spacing w:val="-1"/>
          <w:w w:val="110"/>
        </w:rPr>
        <w:t xml:space="preserve"> </w:t>
      </w:r>
      <w:r w:rsidR="6C5ADCDD" w:rsidRPr="051B57CF">
        <w:rPr>
          <w:i/>
          <w:iCs/>
          <w:w w:val="110"/>
        </w:rPr>
        <w:t>day</w:t>
      </w:r>
      <w:r w:rsidR="6C5ADCDD" w:rsidRPr="051B57CF">
        <w:rPr>
          <w:i/>
          <w:iCs/>
          <w:spacing w:val="-1"/>
          <w:w w:val="110"/>
        </w:rPr>
        <w:t xml:space="preserve"> </w:t>
      </w:r>
      <w:r w:rsidR="6C5ADCDD" w:rsidRPr="051B57CF">
        <w:rPr>
          <w:i/>
          <w:iCs/>
          <w:w w:val="110"/>
        </w:rPr>
        <w:t>more</w:t>
      </w:r>
      <w:r w:rsidR="6C5ADCDD" w:rsidRPr="051B57CF">
        <w:rPr>
          <w:i/>
          <w:iCs/>
          <w:spacing w:val="-1"/>
          <w:w w:val="110"/>
        </w:rPr>
        <w:t xml:space="preserve"> </w:t>
      </w:r>
      <w:r w:rsidR="6C5ADCDD" w:rsidRPr="051B57CF">
        <w:rPr>
          <w:i/>
          <w:iCs/>
          <w:w w:val="110"/>
        </w:rPr>
        <w:t>than</w:t>
      </w:r>
      <w:r w:rsidR="6C5ADCDD" w:rsidRPr="051B57CF">
        <w:rPr>
          <w:i/>
          <w:iCs/>
          <w:spacing w:val="-1"/>
          <w:w w:val="110"/>
        </w:rPr>
        <w:t xml:space="preserve"> </w:t>
      </w:r>
      <w:r w:rsidR="6C5ADCDD" w:rsidRPr="051B57CF">
        <w:rPr>
          <w:i/>
          <w:iCs/>
        </w:rPr>
        <w:t xml:space="preserve">10 </w:t>
      </w:r>
      <w:r w:rsidR="6C5ADCDD" w:rsidRPr="051B57CF">
        <w:rPr>
          <w:i/>
          <w:iCs/>
          <w:w w:val="110"/>
        </w:rPr>
        <w:t>hours.</w:t>
      </w:r>
      <w:r w:rsidR="6C5ADCDD" w:rsidRPr="051B57CF">
        <w:rPr>
          <w:i/>
          <w:iCs/>
          <w:spacing w:val="-1"/>
          <w:w w:val="110"/>
        </w:rPr>
        <w:t xml:space="preserve"> </w:t>
      </w:r>
      <w:r w:rsidR="6C5ADCDD" w:rsidRPr="051B57CF">
        <w:rPr>
          <w:i/>
          <w:iCs/>
          <w:w w:val="110"/>
        </w:rPr>
        <w:t>If</w:t>
      </w:r>
      <w:r w:rsidR="6C5ADCDD" w:rsidRPr="051B57CF">
        <w:rPr>
          <w:i/>
          <w:iCs/>
          <w:spacing w:val="-1"/>
          <w:w w:val="110"/>
        </w:rPr>
        <w:t xml:space="preserve"> </w:t>
      </w:r>
      <w:r w:rsidR="6C5ADCDD" w:rsidRPr="051B57CF">
        <w:rPr>
          <w:i/>
          <w:iCs/>
          <w:w w:val="110"/>
        </w:rPr>
        <w:t>the</w:t>
      </w:r>
      <w:r w:rsidR="6C5ADCDD" w:rsidRPr="051B57CF">
        <w:rPr>
          <w:i/>
          <w:iCs/>
          <w:spacing w:val="-1"/>
          <w:w w:val="110"/>
        </w:rPr>
        <w:t xml:space="preserve"> </w:t>
      </w:r>
      <w:r w:rsidR="6C5ADCDD" w:rsidRPr="051B57CF">
        <w:rPr>
          <w:i/>
          <w:iCs/>
          <w:w w:val="110"/>
        </w:rPr>
        <w:t>child</w:t>
      </w:r>
      <w:r w:rsidR="6C5ADCDD" w:rsidRPr="051B57CF">
        <w:rPr>
          <w:i/>
          <w:iCs/>
          <w:spacing w:val="-1"/>
          <w:w w:val="110"/>
        </w:rPr>
        <w:t xml:space="preserve"> </w:t>
      </w:r>
      <w:r w:rsidR="6C5ADCDD" w:rsidRPr="051B57CF">
        <w:rPr>
          <w:i/>
          <w:iCs/>
          <w:w w:val="110"/>
        </w:rPr>
        <w:t xml:space="preserve">attends </w:t>
      </w:r>
      <w:r w:rsidR="6C5ADCDD" w:rsidRPr="051B57CF">
        <w:rPr>
          <w:i/>
          <w:iCs/>
        </w:rPr>
        <w:t xml:space="preserve">10 </w:t>
      </w:r>
      <w:r w:rsidR="6C5ADCDD" w:rsidRPr="051B57CF">
        <w:rPr>
          <w:i/>
          <w:iCs/>
          <w:w w:val="110"/>
        </w:rPr>
        <w:t>or fewer hours of care</w:t>
      </w:r>
      <w:r w:rsidR="6C5ADCDD" w:rsidRPr="051B57CF" w:rsidDel="00581A67">
        <w:rPr>
          <w:i/>
          <w:iCs/>
          <w:w w:val="110"/>
        </w:rPr>
        <w:t xml:space="preserve"> and is not scheduled to attend</w:t>
      </w:r>
      <w:r w:rsidR="6C5ADCDD" w:rsidRPr="051B57CF">
        <w:rPr>
          <w:i/>
          <w:iCs/>
          <w:w w:val="110"/>
        </w:rPr>
        <w:t>, even</w:t>
      </w:r>
      <w:r w:rsidR="6C5ADCDD" w:rsidRPr="051B57CF">
        <w:rPr>
          <w:i/>
          <w:iCs/>
          <w:spacing w:val="-6"/>
          <w:w w:val="110"/>
        </w:rPr>
        <w:t xml:space="preserve"> </w:t>
      </w:r>
      <w:r w:rsidR="6C5ADCDD" w:rsidRPr="051B57CF">
        <w:rPr>
          <w:i/>
          <w:iCs/>
          <w:w w:val="110"/>
        </w:rPr>
        <w:t>if</w:t>
      </w:r>
      <w:r w:rsidR="6C5ADCDD" w:rsidRPr="051B57CF">
        <w:rPr>
          <w:i/>
          <w:iCs/>
          <w:spacing w:val="-6"/>
          <w:w w:val="110"/>
        </w:rPr>
        <w:t xml:space="preserve"> </w:t>
      </w:r>
      <w:r w:rsidR="6C5ADCDD" w:rsidRPr="051B57CF">
        <w:rPr>
          <w:i/>
          <w:iCs/>
          <w:w w:val="110"/>
        </w:rPr>
        <w:t>authorized</w:t>
      </w:r>
      <w:r w:rsidR="6C5ADCDD" w:rsidRPr="051B57CF">
        <w:rPr>
          <w:i/>
          <w:iCs/>
          <w:spacing w:val="-6"/>
          <w:w w:val="110"/>
        </w:rPr>
        <w:t xml:space="preserve"> </w:t>
      </w:r>
      <w:r w:rsidR="6C5ADCDD" w:rsidRPr="051B57CF">
        <w:rPr>
          <w:i/>
          <w:iCs/>
          <w:w w:val="110"/>
        </w:rPr>
        <w:t>for</w:t>
      </w:r>
      <w:r w:rsidR="6C5ADCDD" w:rsidRPr="051B57CF">
        <w:rPr>
          <w:i/>
          <w:iCs/>
          <w:spacing w:val="-6"/>
          <w:w w:val="110"/>
        </w:rPr>
        <w:t xml:space="preserve"> </w:t>
      </w:r>
      <w:r w:rsidR="6C5ADCDD" w:rsidRPr="051B57CF">
        <w:rPr>
          <w:i/>
          <w:iCs/>
          <w:w w:val="110"/>
        </w:rPr>
        <w:t>overtime,</w:t>
      </w:r>
      <w:r w:rsidR="6C5ADCDD" w:rsidRPr="051B57CF">
        <w:rPr>
          <w:i/>
          <w:iCs/>
          <w:spacing w:val="-6"/>
          <w:w w:val="110"/>
        </w:rPr>
        <w:t xml:space="preserve"> </w:t>
      </w:r>
      <w:r w:rsidR="6C5ADCDD" w:rsidRPr="051B57CF">
        <w:rPr>
          <w:i/>
          <w:iCs/>
          <w:w w:val="110"/>
        </w:rPr>
        <w:t>the</w:t>
      </w:r>
      <w:r w:rsidR="6C5ADCDD" w:rsidRPr="051B57CF">
        <w:rPr>
          <w:i/>
          <w:iCs/>
          <w:spacing w:val="-6"/>
          <w:w w:val="110"/>
        </w:rPr>
        <w:t xml:space="preserve"> </w:t>
      </w:r>
      <w:r w:rsidR="6C5ADCDD" w:rsidRPr="051B57CF">
        <w:rPr>
          <w:i/>
          <w:iCs/>
          <w:w w:val="110"/>
        </w:rPr>
        <w:t>provider</w:t>
      </w:r>
      <w:r w:rsidR="6C5ADCDD" w:rsidRPr="051B57CF">
        <w:rPr>
          <w:i/>
          <w:iCs/>
          <w:spacing w:val="-6"/>
          <w:w w:val="110"/>
        </w:rPr>
        <w:t xml:space="preserve"> </w:t>
      </w:r>
      <w:r w:rsidR="6C5ADCDD" w:rsidRPr="051B57CF">
        <w:rPr>
          <w:i/>
          <w:iCs/>
          <w:w w:val="110"/>
        </w:rPr>
        <w:t>cannot</w:t>
      </w:r>
      <w:r w:rsidR="6C5ADCDD" w:rsidRPr="051B57CF">
        <w:rPr>
          <w:i/>
          <w:iCs/>
          <w:spacing w:val="-6"/>
          <w:w w:val="110"/>
        </w:rPr>
        <w:t xml:space="preserve"> </w:t>
      </w:r>
      <w:r w:rsidR="6C5ADCDD" w:rsidRPr="051B57CF">
        <w:rPr>
          <w:i/>
          <w:iCs/>
          <w:w w:val="110"/>
        </w:rPr>
        <w:t xml:space="preserve">claim the overtime care. A child is scheduled and authorized to </w:t>
      </w:r>
      <w:r w:rsidR="6C5ADCDD" w:rsidRPr="051B57CF">
        <w:rPr>
          <w:i/>
          <w:iCs/>
        </w:rPr>
        <w:t xml:space="preserve">attend Monday – Thursday from 7:30 a.m. - 7:30 p.m. – 12 </w:t>
      </w:r>
      <w:r w:rsidR="6C5ADCDD" w:rsidRPr="051B57CF">
        <w:rPr>
          <w:i/>
          <w:iCs/>
          <w:w w:val="110"/>
        </w:rPr>
        <w:t xml:space="preserve">hours. The child is scheduled and authorized to attend each day </w:t>
      </w:r>
      <w:r w:rsidR="6C5ADCDD" w:rsidRPr="051B57CF">
        <w:rPr>
          <w:i/>
          <w:iCs/>
        </w:rPr>
        <w:t xml:space="preserve">12 </w:t>
      </w:r>
      <w:r w:rsidR="6C5ADCDD" w:rsidRPr="051B57CF">
        <w:rPr>
          <w:i/>
          <w:iCs/>
          <w:w w:val="110"/>
        </w:rPr>
        <w:t xml:space="preserve">hours of care. </w:t>
      </w:r>
      <w:commentRangeStart w:id="25"/>
      <w:commentRangeStart w:id="26"/>
      <w:r w:rsidR="6C5ADCDD" w:rsidRPr="051B57CF">
        <w:rPr>
          <w:i/>
          <w:iCs/>
          <w:w w:val="110"/>
        </w:rPr>
        <w:t xml:space="preserve">If the child attends care, however, is picked up earlier than scheduled and leaving after less than </w:t>
      </w:r>
      <w:r w:rsidR="6C5ADCDD" w:rsidRPr="051B57CF">
        <w:rPr>
          <w:i/>
          <w:iCs/>
        </w:rPr>
        <w:t xml:space="preserve">10 </w:t>
      </w:r>
      <w:r w:rsidR="6C5ADCDD" w:rsidRPr="051B57CF">
        <w:rPr>
          <w:i/>
          <w:iCs/>
          <w:w w:val="110"/>
        </w:rPr>
        <w:t xml:space="preserve">hours of care, providers can claim </w:t>
      </w:r>
      <w:r w:rsidR="6C5ADCDD" w:rsidRPr="051B57CF" w:rsidDel="00581A67">
        <w:rPr>
          <w:i/>
          <w:iCs/>
          <w:w w:val="110"/>
        </w:rPr>
        <w:t xml:space="preserve">the full-day unit as well as </w:t>
      </w:r>
      <w:r w:rsidR="6C5ADCDD" w:rsidRPr="051B57CF">
        <w:rPr>
          <w:i/>
          <w:iCs/>
          <w:w w:val="110"/>
        </w:rPr>
        <w:t>the overtime care</w:t>
      </w:r>
      <w:ins w:id="27" w:author="James, Christin (DCYF)" w:date="2026-07-07T22:27:00Z" w16du:dateUtc="2026-07-07T22:27:51Z">
        <w:r w:rsidR="094F63DA" w:rsidRPr="051B57CF">
          <w:rPr>
            <w:i/>
            <w:iCs/>
            <w:w w:val="110"/>
          </w:rPr>
          <w:t xml:space="preserve"> if they have attended at least one overtime day that month and </w:t>
        </w:r>
      </w:ins>
      <w:ins w:id="28" w:author="James, Christin (DCYF)" w:date="2026-07-07T23:11:00Z" w16du:dateUtc="2026-07-07T23:11:52Z">
        <w:r w:rsidR="1F3479C8" w:rsidRPr="051B57CF">
          <w:rPr>
            <w:i/>
            <w:iCs/>
            <w:w w:val="110"/>
          </w:rPr>
          <w:t xml:space="preserve">are </w:t>
        </w:r>
      </w:ins>
      <w:ins w:id="29" w:author="James, Christin (DCYF)" w:date="2026-07-07T22:29:00Z" w16du:dateUtc="2026-07-07T22:29:05Z">
        <w:r w:rsidR="26AB73AC" w:rsidRPr="051B57CF">
          <w:rPr>
            <w:i/>
            <w:iCs/>
            <w:w w:val="110"/>
          </w:rPr>
          <w:t>eligible</w:t>
        </w:r>
      </w:ins>
      <w:ins w:id="30" w:author="James, Christin (DCYF)" w:date="2026-07-07T22:27:00Z" w16du:dateUtc="2026-07-07T22:27:51Z">
        <w:r w:rsidR="094F63DA" w:rsidRPr="051B57CF">
          <w:rPr>
            <w:i/>
            <w:iCs/>
            <w:w w:val="110"/>
          </w:rPr>
          <w:t xml:space="preserve"> based on attendance based claiming tiers (see attendance based claiming tier section)</w:t>
        </w:r>
      </w:ins>
      <w:r w:rsidR="6C5ADCDD" w:rsidRPr="051B57CF">
        <w:rPr>
          <w:i/>
          <w:iCs/>
          <w:w w:val="110"/>
        </w:rPr>
        <w:t>.</w:t>
      </w:r>
      <w:commentRangeEnd w:id="25"/>
      <w:r w:rsidR="008E4DBF">
        <w:rPr>
          <w:rStyle w:val="CommentReference"/>
          <w:i/>
          <w:iCs/>
          <w:sz w:val="22"/>
          <w:szCs w:val="22"/>
        </w:rPr>
        <w:commentReference w:id="25"/>
      </w:r>
      <w:commentRangeEnd w:id="26"/>
      <w:r>
        <w:rPr>
          <w:rStyle w:val="CommentReference"/>
          <w:i/>
          <w:iCs/>
          <w:sz w:val="22"/>
          <w:szCs w:val="22"/>
        </w:rPr>
        <w:commentReference w:id="26"/>
      </w:r>
    </w:p>
    <w:p w14:paraId="13AD74DF" w14:textId="5F9C0F3B" w:rsidR="00D75A5E" w:rsidDel="00581A67" w:rsidRDefault="00A64706">
      <w:pPr>
        <w:pStyle w:val="Heading4"/>
        <w:numPr>
          <w:ilvl w:val="1"/>
          <w:numId w:val="10"/>
        </w:numPr>
        <w:tabs>
          <w:tab w:val="left" w:pos="900"/>
        </w:tabs>
        <w:spacing w:before="169" w:line="264" w:lineRule="auto"/>
        <w:ind w:right="5210"/>
      </w:pPr>
      <w:r w:rsidDel="00581A67">
        <w:rPr>
          <w:w w:val="90"/>
        </w:rPr>
        <w:t>If</w:t>
      </w:r>
      <w:r w:rsidDel="00581A67">
        <w:rPr>
          <w:spacing w:val="-10"/>
          <w:w w:val="90"/>
        </w:rPr>
        <w:t xml:space="preserve"> </w:t>
      </w:r>
      <w:r w:rsidDel="00581A67">
        <w:rPr>
          <w:w w:val="90"/>
        </w:rPr>
        <w:t>a</w:t>
      </w:r>
      <w:r w:rsidDel="00581A67">
        <w:rPr>
          <w:spacing w:val="-9"/>
          <w:w w:val="90"/>
        </w:rPr>
        <w:t xml:space="preserve"> </w:t>
      </w:r>
      <w:r w:rsidDel="00581A67">
        <w:rPr>
          <w:w w:val="90"/>
        </w:rPr>
        <w:t>child</w:t>
      </w:r>
      <w:r w:rsidDel="00581A67">
        <w:rPr>
          <w:spacing w:val="-9"/>
          <w:w w:val="90"/>
        </w:rPr>
        <w:t xml:space="preserve"> </w:t>
      </w:r>
      <w:r w:rsidDel="00581A67">
        <w:rPr>
          <w:w w:val="90"/>
        </w:rPr>
        <w:t>is</w:t>
      </w:r>
      <w:r w:rsidDel="00581A67">
        <w:rPr>
          <w:spacing w:val="-9"/>
          <w:w w:val="90"/>
        </w:rPr>
        <w:t xml:space="preserve"> </w:t>
      </w:r>
      <w:r w:rsidDel="00581A67">
        <w:rPr>
          <w:w w:val="90"/>
        </w:rPr>
        <w:t>scheduled</w:t>
      </w:r>
      <w:r w:rsidDel="00581A67">
        <w:rPr>
          <w:spacing w:val="-9"/>
          <w:w w:val="90"/>
        </w:rPr>
        <w:t xml:space="preserve"> </w:t>
      </w:r>
      <w:r w:rsidDel="00581A67">
        <w:rPr>
          <w:w w:val="90"/>
        </w:rPr>
        <w:t>and</w:t>
      </w:r>
      <w:r w:rsidDel="00581A67">
        <w:rPr>
          <w:spacing w:val="-10"/>
          <w:w w:val="90"/>
        </w:rPr>
        <w:t xml:space="preserve"> </w:t>
      </w:r>
      <w:r w:rsidDel="00581A67">
        <w:rPr>
          <w:w w:val="90"/>
        </w:rPr>
        <w:t>authorized</w:t>
      </w:r>
      <w:r w:rsidDel="00581A67">
        <w:rPr>
          <w:spacing w:val="-9"/>
          <w:w w:val="90"/>
        </w:rPr>
        <w:t xml:space="preserve"> </w:t>
      </w:r>
      <w:r w:rsidDel="00581A67">
        <w:rPr>
          <w:w w:val="90"/>
        </w:rPr>
        <w:t>overtime</w:t>
      </w:r>
      <w:r w:rsidDel="00581A67">
        <w:rPr>
          <w:spacing w:val="-9"/>
          <w:w w:val="90"/>
        </w:rPr>
        <w:t xml:space="preserve"> </w:t>
      </w:r>
      <w:r w:rsidDel="00581A67">
        <w:rPr>
          <w:w w:val="90"/>
        </w:rPr>
        <w:t>care</w:t>
      </w:r>
      <w:r w:rsidDel="00581A67">
        <w:rPr>
          <w:spacing w:val="-9"/>
          <w:w w:val="90"/>
        </w:rPr>
        <w:t xml:space="preserve"> </w:t>
      </w:r>
      <w:r>
        <w:t>but does not attend that day, you may claim the overtime care as long as it would not put you over capacity.</w:t>
      </w:r>
      <w:ins w:id="32" w:author="Ramynke, Jason (DCYF)" w:date="2026-07-07T17:21:00Z" w16du:dateUtc="2026-07-07T17:21:55Z">
        <w:r w:rsidR="799BDFAD">
          <w:t xml:space="preserve"> </w:t>
        </w:r>
        <w:commentRangeStart w:id="33"/>
        <w:r w:rsidR="799BDFAD">
          <w:t xml:space="preserve">You must follow claiming rules regarding days claimed. </w:t>
        </w:r>
      </w:ins>
      <w:commentRangeEnd w:id="33"/>
      <w:r w:rsidR="00490E3D">
        <w:rPr>
          <w:rStyle w:val="CommentReference"/>
          <w:sz w:val="22"/>
          <w:szCs w:val="22"/>
        </w:rPr>
        <w:commentReference w:id="33"/>
      </w:r>
    </w:p>
    <w:p w14:paraId="00694291" w14:textId="6CD494D5" w:rsidR="00D75A5E" w:rsidDel="00581A67" w:rsidRDefault="00A64706" w:rsidP="16097EDF">
      <w:pPr>
        <w:spacing w:line="264" w:lineRule="auto"/>
        <w:ind w:left="900" w:right="4891"/>
        <w:rPr>
          <w:i/>
          <w:iCs/>
        </w:rPr>
      </w:pPr>
      <w:r w:rsidRPr="16097EDF" w:rsidDel="00581A67">
        <w:rPr>
          <w:i/>
          <w:iCs/>
          <w:w w:val="110"/>
        </w:rPr>
        <w:t xml:space="preserve">For example, a child is scheduled to attend Monday – </w:t>
      </w:r>
      <w:r w:rsidRPr="16097EDF" w:rsidDel="00581A67">
        <w:rPr>
          <w:i/>
          <w:iCs/>
        </w:rPr>
        <w:t xml:space="preserve">Thursday from 7:30 a.m. - 7:30 p.m., 12 hours, and is absent </w:t>
      </w:r>
      <w:r w:rsidRPr="16097EDF" w:rsidDel="00581A67">
        <w:rPr>
          <w:i/>
          <w:iCs/>
          <w:w w:val="110"/>
        </w:rPr>
        <w:lastRenderedPageBreak/>
        <w:t>the</w:t>
      </w:r>
      <w:r w:rsidRPr="16097EDF" w:rsidDel="00581A67">
        <w:rPr>
          <w:i/>
          <w:iCs/>
          <w:spacing w:val="-8"/>
          <w:w w:val="110"/>
        </w:rPr>
        <w:t xml:space="preserve"> </w:t>
      </w:r>
      <w:r w:rsidRPr="16097EDF" w:rsidDel="00581A67">
        <w:rPr>
          <w:i/>
          <w:iCs/>
          <w:w w:val="110"/>
        </w:rPr>
        <w:t>entire</w:t>
      </w:r>
      <w:r w:rsidRPr="16097EDF" w:rsidDel="00581A67">
        <w:rPr>
          <w:i/>
          <w:iCs/>
          <w:spacing w:val="-8"/>
          <w:w w:val="110"/>
        </w:rPr>
        <w:t xml:space="preserve"> </w:t>
      </w:r>
      <w:r w:rsidRPr="16097EDF" w:rsidDel="00581A67">
        <w:rPr>
          <w:i/>
          <w:iCs/>
          <w:w w:val="110"/>
        </w:rPr>
        <w:t>day.</w:t>
      </w:r>
      <w:r w:rsidRPr="16097EDF" w:rsidDel="00581A67">
        <w:rPr>
          <w:i/>
          <w:iCs/>
          <w:spacing w:val="-8"/>
          <w:w w:val="110"/>
        </w:rPr>
        <w:t xml:space="preserve"> </w:t>
      </w:r>
      <w:r w:rsidRPr="16097EDF" w:rsidDel="00581A67">
        <w:rPr>
          <w:i/>
          <w:iCs/>
          <w:w w:val="110"/>
        </w:rPr>
        <w:t>Providers</w:t>
      </w:r>
      <w:r w:rsidRPr="16097EDF" w:rsidDel="00581A67">
        <w:rPr>
          <w:i/>
          <w:iCs/>
          <w:spacing w:val="-8"/>
          <w:w w:val="110"/>
        </w:rPr>
        <w:t xml:space="preserve"> </w:t>
      </w:r>
      <w:r w:rsidRPr="16097EDF" w:rsidDel="00581A67">
        <w:rPr>
          <w:i/>
          <w:iCs/>
          <w:w w:val="110"/>
        </w:rPr>
        <w:t>can</w:t>
      </w:r>
      <w:r w:rsidRPr="16097EDF" w:rsidDel="00581A67">
        <w:rPr>
          <w:i/>
          <w:iCs/>
          <w:spacing w:val="-8"/>
          <w:w w:val="110"/>
        </w:rPr>
        <w:t xml:space="preserve"> </w:t>
      </w:r>
      <w:r w:rsidRPr="16097EDF" w:rsidDel="00581A67">
        <w:rPr>
          <w:i/>
          <w:iCs/>
          <w:w w:val="110"/>
        </w:rPr>
        <w:t>claim</w:t>
      </w:r>
      <w:r w:rsidRPr="16097EDF" w:rsidDel="00581A67">
        <w:rPr>
          <w:i/>
          <w:iCs/>
          <w:spacing w:val="-8"/>
          <w:w w:val="110"/>
        </w:rPr>
        <w:t xml:space="preserve"> </w:t>
      </w:r>
      <w:r w:rsidRPr="16097EDF" w:rsidDel="00581A67">
        <w:rPr>
          <w:i/>
          <w:iCs/>
          <w:w w:val="110"/>
        </w:rPr>
        <w:t>the</w:t>
      </w:r>
      <w:r w:rsidRPr="16097EDF" w:rsidDel="00581A67">
        <w:rPr>
          <w:i/>
          <w:iCs/>
          <w:spacing w:val="-8"/>
          <w:w w:val="110"/>
        </w:rPr>
        <w:t xml:space="preserve"> </w:t>
      </w:r>
      <w:r w:rsidRPr="16097EDF" w:rsidDel="00581A67">
        <w:rPr>
          <w:i/>
          <w:iCs/>
          <w:w w:val="110"/>
        </w:rPr>
        <w:t>full-day</w:t>
      </w:r>
      <w:r w:rsidRPr="16097EDF" w:rsidDel="00581A67">
        <w:rPr>
          <w:i/>
          <w:iCs/>
          <w:spacing w:val="-8"/>
          <w:w w:val="110"/>
        </w:rPr>
        <w:t xml:space="preserve"> </w:t>
      </w:r>
      <w:r w:rsidRPr="16097EDF" w:rsidDel="00581A67">
        <w:rPr>
          <w:i/>
          <w:iCs/>
          <w:w w:val="110"/>
        </w:rPr>
        <w:t>unit</w:t>
      </w:r>
      <w:r w:rsidRPr="16097EDF" w:rsidDel="00581A67">
        <w:rPr>
          <w:i/>
          <w:iCs/>
          <w:spacing w:val="-8"/>
          <w:w w:val="110"/>
        </w:rPr>
        <w:t xml:space="preserve"> </w:t>
      </w:r>
      <w:r w:rsidRPr="16097EDF" w:rsidDel="00581A67">
        <w:rPr>
          <w:i/>
          <w:iCs/>
          <w:w w:val="110"/>
        </w:rPr>
        <w:t>as</w:t>
      </w:r>
      <w:r w:rsidRPr="16097EDF" w:rsidDel="00581A67">
        <w:rPr>
          <w:i/>
          <w:iCs/>
          <w:spacing w:val="-8"/>
          <w:w w:val="110"/>
        </w:rPr>
        <w:t xml:space="preserve"> </w:t>
      </w:r>
      <w:r w:rsidRPr="16097EDF">
        <w:rPr>
          <w:i/>
          <w:iCs/>
        </w:rPr>
        <w:t>well as the overtime care.</w:t>
      </w:r>
      <w:ins w:id="34" w:author="Ramynke, Jason (DCYF)" w:date="2026-07-07T17:22:00Z" w16du:dateUtc="2026-07-07T17:22:19Z">
        <w:r w:rsidR="55E6ABB8" w:rsidRPr="16097EDF">
          <w:rPr>
            <w:i/>
            <w:iCs/>
          </w:rPr>
          <w:t xml:space="preserve"> When the child attended at least one day of overtime within the month.</w:t>
        </w:r>
      </w:ins>
    </w:p>
    <w:p w14:paraId="612B66F3" w14:textId="77777777" w:rsidR="00D75A5E" w:rsidRDefault="00D75A5E">
      <w:pPr>
        <w:spacing w:line="264" w:lineRule="auto"/>
        <w:rPr>
          <w:i/>
        </w:rPr>
        <w:sectPr w:rsidR="00D75A5E">
          <w:pgSz w:w="12240" w:h="15840"/>
          <w:pgMar w:top="1080" w:right="360" w:bottom="760" w:left="720" w:header="0" w:footer="566" w:gutter="0"/>
          <w:cols w:space="720"/>
        </w:sectPr>
      </w:pPr>
    </w:p>
    <w:p w14:paraId="3CEE00E1" w14:textId="6A167889" w:rsidR="00F20E6C" w:rsidRDefault="00F20E6C">
      <w:pPr>
        <w:pStyle w:val="Heading3"/>
        <w:spacing w:before="77"/>
        <w:ind w:left="0"/>
        <w:rPr>
          <w:ins w:id="35" w:author="James, Christin (DCYF)" w:date="2026-07-01T13:35:00Z" w16du:dateUtc="2026-07-01T20:35:00Z"/>
          <w:color w:val="4D4D4F"/>
          <w:w w:val="75"/>
        </w:rPr>
        <w:pPrChange w:id="36" w:author="James, Christin (DCYF)" w:date="2026-07-01T15:15:00Z" w16du:dateUtc="2026-07-01T22:15:00Z">
          <w:pPr>
            <w:pStyle w:val="Heading3"/>
            <w:spacing w:before="77"/>
          </w:pPr>
        </w:pPrChange>
      </w:pPr>
      <w:commentRangeStart w:id="37"/>
      <w:ins w:id="38" w:author="James, Christin (DCYF)" w:date="2026-07-01T13:35:00Z" w16du:dateUtc="2026-07-01T20:35:00Z">
        <w:r w:rsidRPr="16097EDF">
          <w:rPr>
            <w:color w:val="4D4D4F"/>
          </w:rPr>
          <w:lastRenderedPageBreak/>
          <w:t>A</w:t>
        </w:r>
      </w:ins>
      <w:ins w:id="39" w:author="James, Christin (DCYF)" w:date="2026-07-01T13:36:00Z" w16du:dateUtc="2026-07-01T20:36:00Z">
        <w:r w:rsidRPr="16097EDF">
          <w:rPr>
            <w:color w:val="4D4D4F"/>
          </w:rPr>
          <w:t>TTENDANCE BASED CLAIMING TIER</w:t>
        </w:r>
      </w:ins>
      <w:ins w:id="40" w:author="Ramynke, Jason (DCYF)" w:date="2026-07-07T17:23:00Z" w16du:dateUtc="2026-07-07T17:23:28Z">
        <w:r w:rsidR="706C3731" w:rsidRPr="16097EDF">
          <w:rPr>
            <w:color w:val="4D4D4F"/>
          </w:rPr>
          <w:t>S</w:t>
        </w:r>
      </w:ins>
      <w:commentRangeEnd w:id="37"/>
      <w:r>
        <w:rPr>
          <w:rStyle w:val="CommentReference"/>
          <w:color w:val="4D4D4F"/>
          <w:w w:val="75"/>
          <w:sz w:val="24"/>
          <w:szCs w:val="24"/>
        </w:rPr>
        <w:commentReference w:id="37"/>
      </w:r>
    </w:p>
    <w:p w14:paraId="5FED6865" w14:textId="6B9247BE" w:rsidR="009E06BF" w:rsidRPr="000B524D" w:rsidRDefault="009E06BF" w:rsidP="009E06BF">
      <w:pPr>
        <w:rPr>
          <w:ins w:id="41" w:author="James, Christin (DCYF)" w:date="2026-07-01T14:58:00Z" w16du:dateUtc="2026-07-01T21:58:00Z"/>
        </w:rPr>
      </w:pPr>
      <w:ins w:id="42" w:author="James, Christin (DCYF)" w:date="2026-07-01T14:58:00Z" w16du:dateUtc="2026-07-01T21:58:00Z">
        <w:r>
          <w:t xml:space="preserve">The state legislature passed a bill during the 2026 legislative session that changes child care subsidy’s billing rules. The bill can be found here: </w:t>
        </w:r>
        <w:r>
          <w:fldChar w:fldCharType="begin"/>
        </w:r>
      </w:ins>
      <w:ins w:id="43" w:author="James, Christin (DCYF)" w:date="2026-07-01T15:13:00Z" w16du:dateUtc="2026-07-01T22:13:00Z">
        <w:r w:rsidR="00971ACE">
          <w:instrText>HYPERLINK "https://app.leg.wa.gov/BillSummary/?BillNumber=2689&amp;Year=2025"</w:instrText>
        </w:r>
      </w:ins>
      <w:ins w:id="44" w:author="James, Christin (DCYF)" w:date="2026-07-01T14:58:00Z" w16du:dateUtc="2026-07-01T21:58:00Z">
        <w:r>
          <w:fldChar w:fldCharType="separate"/>
        </w:r>
      </w:ins>
      <w:ins w:id="45" w:author="James, Christin (DCYF)" w:date="2026-07-01T15:13:00Z" w16du:dateUtc="2026-07-01T22:13:00Z">
        <w:r w:rsidR="00971ACE">
          <w:rPr>
            <w:rStyle w:val="Hyperlink"/>
          </w:rPr>
          <w:t>HB 2689 Washington State Legislature (https://app.leg.wa.gov/BillSummary/?BillNumber=2689&amp;Year=2025)</w:t>
        </w:r>
      </w:ins>
      <w:ins w:id="46" w:author="James, Christin (DCYF)" w:date="2026-07-01T14:58:00Z" w16du:dateUtc="2026-07-01T21:58:00Z">
        <w:r>
          <w:fldChar w:fldCharType="end"/>
        </w:r>
      </w:ins>
    </w:p>
    <w:p w14:paraId="31CAE666" w14:textId="77777777" w:rsidR="009E06BF" w:rsidRDefault="009E06BF" w:rsidP="009E06BF">
      <w:pPr>
        <w:rPr>
          <w:ins w:id="47" w:author="James, Christin (DCYF)" w:date="2026-07-01T14:58:00Z" w16du:dateUtc="2026-07-01T21:58:00Z"/>
          <w:b/>
          <w:bCs/>
        </w:rPr>
      </w:pPr>
    </w:p>
    <w:p w14:paraId="4FF5AC9F" w14:textId="77777777" w:rsidR="009E06BF" w:rsidRDefault="009E06BF" w:rsidP="009E06BF">
      <w:pPr>
        <w:rPr>
          <w:ins w:id="48" w:author="James, Christin (DCYF)" w:date="2026-07-01T14:58:00Z" w16du:dateUtc="2026-07-01T21:58:00Z"/>
          <w:b/>
          <w:bCs/>
        </w:rPr>
      </w:pPr>
      <w:ins w:id="49" w:author="James, Christin (DCYF)" w:date="2026-07-01T14:58:00Z" w16du:dateUtc="2026-07-01T21:58:00Z">
        <w:r>
          <w:rPr>
            <w:b/>
            <w:bCs/>
          </w:rPr>
          <w:t>How is it changing</w:t>
        </w:r>
        <w:r w:rsidRPr="00C43596">
          <w:rPr>
            <w:b/>
            <w:bCs/>
          </w:rPr>
          <w:t>?</w:t>
        </w:r>
      </w:ins>
    </w:p>
    <w:p w14:paraId="1EEC3A3D" w14:textId="18A72848" w:rsidR="009E06BF" w:rsidRDefault="009E06BF" w:rsidP="009E06BF">
      <w:pPr>
        <w:rPr>
          <w:ins w:id="50" w:author="James, Christin (DCYF)" w:date="2026-07-01T14:58:00Z" w16du:dateUtc="2026-07-01T21:58:00Z"/>
        </w:rPr>
      </w:pPr>
      <w:ins w:id="51" w:author="James, Christin (DCYF)" w:date="2026-07-01T14:58:00Z" w16du:dateUtc="2026-07-01T21:58:00Z">
        <w:r>
          <w:t>Effective October 2026, Centers will</w:t>
        </w:r>
      </w:ins>
      <w:ins w:id="52" w:author="Ramynke, Jason (DCYF)" w:date="2026-07-07T17:23:00Z" w16du:dateUtc="2026-07-07T17:23:50Z">
        <w:r w:rsidR="1B2CC486">
          <w:t xml:space="preserve"> claim payment </w:t>
        </w:r>
      </w:ins>
      <w:ins w:id="53" w:author="James, Christin (DCYF)" w:date="2026-07-01T14:58:00Z" w16du:dateUtc="2026-07-01T21:58:00Z">
        <w:del w:id="54" w:author="Ramynke, Jason (DCYF)" w:date="2026-07-07T17:23:00Z" w16du:dateUtc="2026-07-07T17:23:51Z">
          <w:r w:rsidDel="009E06BF">
            <w:delText xml:space="preserve"> select the billing option</w:delText>
          </w:r>
        </w:del>
        <w:r>
          <w:t xml:space="preserve"> based on the number of days the child attended</w:t>
        </w:r>
      </w:ins>
      <w:ins w:id="55" w:author="Ramynke, Jason (DCYF)" w:date="2026-07-07T17:24:00Z" w16du:dateUtc="2026-07-07T17:24:33Z">
        <w:r w:rsidR="4693B60E">
          <w:t xml:space="preserve"> within the month. Providers have four tiers based on the</w:t>
        </w:r>
      </w:ins>
      <w:ins w:id="56" w:author="James, Christin (DCYF)" w:date="2026-07-01T14:58:00Z" w16du:dateUtc="2026-07-01T21:58:00Z">
        <w:del w:id="57" w:author="Ramynke, Jason (DCYF)" w:date="2026-07-07T17:24:00Z" w16du:dateUtc="2026-07-07T17:24:27Z">
          <w:r w:rsidDel="009E06BF">
            <w:delText>, A, B, C or D. You will choose the option that matches the</w:delText>
          </w:r>
        </w:del>
        <w:r>
          <w:t xml:space="preserve"> number of </w:t>
        </w:r>
        <w:r w:rsidRPr="2353352F">
          <w:rPr>
            <w:b/>
            <w:bCs/>
          </w:rPr>
          <w:t>days</w:t>
        </w:r>
        <w:r>
          <w:t xml:space="preserve"> the child attends per month</w:t>
        </w:r>
      </w:ins>
      <w:ins w:id="58" w:author="Ramynke, Jason (DCYF)" w:date="2026-07-07T17:24:00Z" w16du:dateUtc="2026-07-07T17:24:46Z">
        <w:r w:rsidR="121722A9">
          <w:t xml:space="preserve">. </w:t>
        </w:r>
      </w:ins>
      <w:ins w:id="59" w:author="James, Christin (DCYF)" w:date="2026-07-01T14:58:00Z" w16du:dateUtc="2026-07-01T21:58:00Z">
        <w:r>
          <w:t xml:space="preserve"> </w:t>
        </w:r>
        <w:del w:id="60" w:author="Ramynke, Jason (DCYF)" w:date="2026-07-07T17:24:00Z" w16du:dateUtc="2026-07-07T17:24:54Z">
          <w:r w:rsidDel="009E06BF">
            <w:delText xml:space="preserve">and the number of eligible days the child care is open.  </w:delText>
          </w:r>
        </w:del>
      </w:ins>
    </w:p>
    <w:p w14:paraId="6782EDE8" w14:textId="73632529" w:rsidR="009E06BF" w:rsidRDefault="38F2A402">
      <w:pPr>
        <w:pStyle w:val="ListParagraph"/>
        <w:widowControl/>
        <w:numPr>
          <w:ilvl w:val="0"/>
          <w:numId w:val="6"/>
        </w:numPr>
        <w:autoSpaceDE/>
        <w:autoSpaceDN/>
        <w:spacing w:before="0" w:line="278" w:lineRule="auto"/>
        <w:contextualSpacing/>
        <w:rPr>
          <w:ins w:id="61" w:author="James, Christin (DCYF)" w:date="2026-07-01T14:58:00Z" w16du:dateUtc="2026-07-01T21:58:00Z"/>
        </w:rPr>
        <w:pPrChange w:id="62" w:author="Ramynke, Jason (DCYF)" w:date="2026-07-07T17:25:00Z">
          <w:pPr>
            <w:pStyle w:val="ListParagraph"/>
            <w:widowControl/>
            <w:numPr>
              <w:numId w:val="13"/>
            </w:numPr>
            <w:spacing w:before="0" w:line="278" w:lineRule="auto"/>
            <w:ind w:left="720" w:hanging="360"/>
            <w:contextualSpacing/>
          </w:pPr>
        </w:pPrChange>
      </w:pPr>
      <w:ins w:id="63" w:author="Ramynke, Jason (DCYF)" w:date="2026-08-21T15:41:00Z" w16du:dateUtc="2026-08-21T15:41:54Z">
        <w:r>
          <w:t>For a c</w:t>
        </w:r>
      </w:ins>
      <w:ins w:id="64" w:author="James, Christin (DCYF)" w:date="2026-07-01T14:58:00Z" w16du:dateUtc="2026-07-01T21:58:00Z">
        <w:del w:id="65" w:author="Ramynke, Jason (DCYF)" w:date="2026-08-21T15:41:00Z" w16du:dateUtc="2026-08-21T15:41:56Z">
          <w:r w:rsidR="009E06BF" w:rsidDel="009E06BF">
            <w:delText>C</w:delText>
          </w:r>
        </w:del>
        <w:r w:rsidR="009E06BF">
          <w:t>hild attends zero days</w:t>
        </w:r>
      </w:ins>
      <w:ins w:id="66" w:author="Ramynke, Jason (DCYF)" w:date="2026-07-07T17:25:00Z" w16du:dateUtc="2026-07-07T17:25:18Z">
        <w:r w:rsidR="584BC787">
          <w:t xml:space="preserve"> per month</w:t>
        </w:r>
      </w:ins>
      <w:ins w:id="67" w:author="James, Christin (DCYF)" w:date="2026-07-01T14:58:00Z" w16du:dateUtc="2026-07-01T21:58:00Z">
        <w:r w:rsidR="009E06BF">
          <w:t xml:space="preserve"> – </w:t>
        </w:r>
      </w:ins>
      <w:ins w:id="68" w:author="Ramynke, Jason (DCYF)" w:date="2026-07-07T17:25:00Z" w16du:dateUtc="2026-07-07T17:25:29Z">
        <w:r w:rsidR="5E9F7645">
          <w:t>y</w:t>
        </w:r>
        <w:r w:rsidR="2CA8D8B2">
          <w:t xml:space="preserve">ou may not claim any payment. </w:t>
        </w:r>
      </w:ins>
      <w:ins w:id="69" w:author="James, Christin (DCYF)" w:date="2026-07-01T14:58:00Z" w16du:dateUtc="2026-07-01T21:58:00Z">
        <w:del w:id="70" w:author="Ramynke, Jason (DCYF)" w:date="2026-07-07T17:25:00Z" w16du:dateUtc="2026-07-07T17:25:30Z">
          <w:r w:rsidR="009E06BF" w:rsidDel="009E06BF">
            <w:delText>0 days</w:delText>
          </w:r>
        </w:del>
      </w:ins>
    </w:p>
    <w:p w14:paraId="60A8273C" w14:textId="0D4EF515" w:rsidR="009E06BF" w:rsidRDefault="009E06BF">
      <w:pPr>
        <w:pStyle w:val="ListParagraph"/>
        <w:widowControl/>
        <w:numPr>
          <w:ilvl w:val="0"/>
          <w:numId w:val="6"/>
        </w:numPr>
        <w:spacing w:before="0" w:line="278" w:lineRule="auto"/>
        <w:contextualSpacing/>
        <w:rPr>
          <w:ins w:id="71" w:author="James, Christin (DCYF)" w:date="2026-07-01T14:58:00Z" w16du:dateUtc="2026-07-01T21:58:00Z"/>
          <w:rFonts w:ascii="Calibri" w:eastAsia="Calibri" w:hAnsi="Calibri" w:cs="Calibri"/>
          <w:u w:val="single"/>
        </w:rPr>
        <w:pPrChange w:id="72" w:author="Ramynke, Jason (DCYF)" w:date="2026-07-07T17:25:00Z">
          <w:pPr>
            <w:pStyle w:val="ListParagraph"/>
            <w:widowControl/>
            <w:numPr>
              <w:numId w:val="13"/>
            </w:numPr>
            <w:spacing w:before="0" w:line="278" w:lineRule="auto"/>
            <w:ind w:left="720" w:hanging="360"/>
            <w:contextualSpacing/>
          </w:pPr>
        </w:pPrChange>
      </w:pPr>
      <w:ins w:id="73" w:author="James, Christin (DCYF)" w:date="2026-07-01T14:58:00Z" w16du:dateUtc="2026-07-01T14:58:00Z">
        <w:del w:id="74" w:author="Ramynke, Jason (DCYF)" w:date="2026-08-21T15:42:00Z" w16du:dateUtc="2026-08-21T15:42:31Z">
          <w:r w:rsidDel="009E06BF">
            <w:delText xml:space="preserve">Child attends 8 days or less, bill </w:delText>
          </w:r>
          <w:r w:rsidRPr="2353352F" w:rsidDel="009E06BF">
            <w:rPr>
              <w:b/>
              <w:bCs/>
            </w:rPr>
            <w:delText>up to</w:delText>
          </w:r>
          <w:r w:rsidDel="009E06BF">
            <w:delText xml:space="preserve"> 11 days</w:delText>
          </w:r>
        </w:del>
      </w:ins>
      <w:ins w:id="75" w:author="James, Christin (DCYF)" w:date="2026-07-07T14:14:00Z" w16du:dateUtc="2026-07-07T21:14:00Z">
        <w:del w:id="76" w:author="Ramynke, Jason (DCYF)" w:date="2026-08-21T15:42:00Z" w16du:dateUtc="2026-08-21T15:42:31Z">
          <w:r w:rsidDel="00B27B00">
            <w:delText>.</w:delText>
          </w:r>
        </w:del>
      </w:ins>
      <w:ins w:id="77" w:author="Ramynke, Jason (DCYF)" w:date="2026-08-21T15:42:00Z" w16du:dateUtc="2026-08-21T15:42:31Z">
        <w:r w:rsidR="384602BA" w:rsidRPr="2353352F">
          <w:rPr>
            <w:rFonts w:ascii="Calibri" w:eastAsia="Calibri" w:hAnsi="Calibri" w:cs="Calibri"/>
            <w:u w:val="single"/>
          </w:rPr>
          <w:t>For a child who has attended 1-8 days in a calendar month, a provider may claim payment up to the full number of days the child was authorized and scheduled to attend, or for 11 days, whichever is fewer.</w:t>
        </w:r>
      </w:ins>
    </w:p>
    <w:p w14:paraId="4F65E89F" w14:textId="492AC968" w:rsidR="009E06BF" w:rsidRPr="008A6DB6" w:rsidRDefault="009E06BF">
      <w:pPr>
        <w:pStyle w:val="ListParagraph"/>
        <w:widowControl/>
        <w:numPr>
          <w:ilvl w:val="0"/>
          <w:numId w:val="6"/>
        </w:numPr>
        <w:autoSpaceDE/>
        <w:autoSpaceDN/>
        <w:spacing w:line="278" w:lineRule="auto"/>
        <w:rPr>
          <w:ins w:id="78" w:author="James, Christin (DCYF)" w:date="2026-07-01T14:58:00Z" w16du:dateUtc="2026-07-01T21:58:00Z"/>
          <w:rFonts w:ascii="Calibri" w:eastAsia="Calibri" w:hAnsi="Calibri" w:cs="Calibri"/>
          <w:u w:val="single"/>
        </w:rPr>
        <w:pPrChange w:id="79" w:author="Ramynke, Jason (DCYF)" w:date="2026-07-07T17:25:00Z">
          <w:pPr>
            <w:widowControl/>
            <w:numPr>
              <w:numId w:val="13"/>
            </w:numPr>
            <w:spacing w:line="278" w:lineRule="auto"/>
            <w:ind w:left="720" w:hanging="360"/>
          </w:pPr>
        </w:pPrChange>
      </w:pPr>
      <w:ins w:id="80" w:author="James, Christin (DCYF)" w:date="2026-07-01T14:58:00Z" w16du:dateUtc="2026-07-01T21:58:00Z">
        <w:del w:id="81" w:author="Ramynke, Jason (DCYF)" w:date="2026-08-21T15:42:00Z" w16du:dateUtc="2026-08-21T15:42:50Z">
          <w:r w:rsidDel="009E06BF">
            <w:delText xml:space="preserve">hild attends 9 to 15 days or less, bill </w:delText>
          </w:r>
          <w:r w:rsidRPr="23F26365" w:rsidDel="009E06BF">
            <w:rPr>
              <w:b/>
              <w:bCs/>
            </w:rPr>
            <w:delText>up to</w:delText>
          </w:r>
          <w:r w:rsidDel="009E06BF">
            <w:delText xml:space="preserve"> 15 days</w:delText>
          </w:r>
        </w:del>
      </w:ins>
      <w:ins w:id="82" w:author="James, Christin (DCYF)" w:date="2026-07-07T14:14:00Z" w16du:dateUtc="2026-07-07T21:14:00Z">
        <w:del w:id="83" w:author="Ramynke, Jason (DCYF)" w:date="2026-08-21T15:42:00Z" w16du:dateUtc="2026-08-21T15:42:50Z">
          <w:r w:rsidDel="009E06BF">
            <w:delText>.</w:delText>
          </w:r>
        </w:del>
      </w:ins>
      <w:ins w:id="84" w:author="Ramynke, Jason (DCYF)" w:date="2026-08-21T15:42:00Z" w16du:dateUtc="2026-08-21T15:42:50Z">
        <w:r w:rsidR="0A0F4B34" w:rsidRPr="23F26365">
          <w:rPr>
            <w:rFonts w:ascii="Calibri" w:eastAsia="Calibri" w:hAnsi="Calibri" w:cs="Calibri"/>
            <w:u w:val="single"/>
          </w:rPr>
          <w:t xml:space="preserve">For a child who has attended </w:t>
        </w:r>
      </w:ins>
      <w:ins w:id="85" w:author="James, Christin (DCYF)" w:date="2026-08-24T18:36:00Z" w16du:dateUtc="2026-08-24T18:36:15Z">
        <w:r w:rsidR="3F7ADD7D" w:rsidRPr="23F26365">
          <w:rPr>
            <w:rFonts w:ascii="Calibri" w:eastAsia="Calibri" w:hAnsi="Calibri" w:cs="Calibri"/>
            <w:u w:val="single"/>
          </w:rPr>
          <w:t>9-15</w:t>
        </w:r>
      </w:ins>
      <w:ins w:id="86" w:author="Ramynke, Jason (DCYF)" w:date="2026-08-21T15:42:00Z" w16du:dateUtc="2026-08-21T15:42:50Z">
        <w:del w:id="87" w:author="James, Christin (DCYF)" w:date="2026-08-24T18:36:00Z" w16du:dateUtc="2026-08-24T18:36:13Z">
          <w:r w:rsidRPr="23F26365" w:rsidDel="0A0F4B34">
            <w:rPr>
              <w:rFonts w:ascii="Calibri" w:eastAsia="Calibri" w:hAnsi="Calibri" w:cs="Calibri"/>
              <w:u w:val="single"/>
            </w:rPr>
            <w:delText>1-8</w:delText>
          </w:r>
        </w:del>
        <w:r w:rsidR="0A0F4B34" w:rsidRPr="23F26365">
          <w:rPr>
            <w:rFonts w:ascii="Calibri" w:eastAsia="Calibri" w:hAnsi="Calibri" w:cs="Calibri"/>
            <w:u w:val="single"/>
          </w:rPr>
          <w:t xml:space="preserve"> days in a calendar month, a provider may claim payment up to the full number of days the child was authorized and scheduled to attend, or for 1</w:t>
        </w:r>
      </w:ins>
      <w:ins w:id="88" w:author="James, Christin (DCYF)" w:date="2026-08-24T18:36:00Z" w16du:dateUtc="2026-08-24T18:36:52Z">
        <w:r w:rsidR="46EAF562" w:rsidRPr="23F26365">
          <w:rPr>
            <w:rFonts w:ascii="Calibri" w:eastAsia="Calibri" w:hAnsi="Calibri" w:cs="Calibri"/>
            <w:u w:val="single"/>
          </w:rPr>
          <w:t xml:space="preserve">5 </w:t>
        </w:r>
      </w:ins>
      <w:ins w:id="89" w:author="Ramynke, Jason (DCYF)" w:date="2026-08-21T15:42:00Z" w16du:dateUtc="2026-08-21T15:42:50Z">
        <w:del w:id="90" w:author="James, Christin (DCYF)" w:date="2026-08-24T18:36:00Z" w16du:dateUtc="2026-08-24T18:36:42Z">
          <w:r w:rsidRPr="23F26365" w:rsidDel="0A0F4B34">
            <w:rPr>
              <w:rFonts w:ascii="Calibri" w:eastAsia="Calibri" w:hAnsi="Calibri" w:cs="Calibri"/>
              <w:u w:val="single"/>
            </w:rPr>
            <w:delText xml:space="preserve">1 </w:delText>
          </w:r>
        </w:del>
        <w:r w:rsidR="0A0F4B34" w:rsidRPr="23F26365">
          <w:rPr>
            <w:rFonts w:ascii="Calibri" w:eastAsia="Calibri" w:hAnsi="Calibri" w:cs="Calibri"/>
            <w:u w:val="single"/>
          </w:rPr>
          <w:t>days, whichever is fewer</w:t>
        </w:r>
      </w:ins>
      <w:ins w:id="91" w:author="James, Christin (DCYF)" w:date="2026-08-24T18:39:00Z" w16du:dateUtc="2026-08-24T18:39:41Z">
        <w:r w:rsidR="61453F1A" w:rsidRPr="23F26365">
          <w:rPr>
            <w:rFonts w:ascii="Calibri" w:eastAsia="Calibri" w:hAnsi="Calibri" w:cs="Calibri"/>
            <w:u w:val="single"/>
          </w:rPr>
          <w:t>.</w:t>
        </w:r>
      </w:ins>
    </w:p>
    <w:p w14:paraId="0F80BF70" w14:textId="1E9D5440" w:rsidR="009E06BF" w:rsidRDefault="009E06BF">
      <w:pPr>
        <w:pStyle w:val="ListParagraph"/>
        <w:widowControl/>
        <w:numPr>
          <w:ilvl w:val="0"/>
          <w:numId w:val="6"/>
        </w:numPr>
        <w:rPr>
          <w:ins w:id="92" w:author="Ramynke, Jason (DCYF)" w:date="2026-08-21T15:43:00Z" w16du:dateUtc="2026-08-21T15:43:12Z"/>
          <w:rFonts w:ascii="Calibri" w:eastAsia="Calibri" w:hAnsi="Calibri" w:cs="Calibri"/>
          <w:u w:val="single"/>
        </w:rPr>
        <w:pPrChange w:id="93" w:author="Ramynke, Jason (DCYF)" w:date="2026-07-07T17:25:00Z">
          <w:pPr>
            <w:widowControl/>
            <w:numPr>
              <w:numId w:val="13"/>
            </w:numPr>
            <w:ind w:left="720" w:hanging="360"/>
          </w:pPr>
        </w:pPrChange>
      </w:pPr>
      <w:ins w:id="94" w:author="James, Christin (DCYF)" w:date="2026-07-01T14:58:00Z" w16du:dateUtc="2026-07-01T21:58:00Z">
        <w:del w:id="95" w:author="Ramynke, Jason (DCYF)" w:date="2026-08-21T15:43:00Z" w16du:dateUtc="2026-08-21T15:43:12Z">
          <w:r w:rsidDel="009E06BF">
            <w:delText>hild attends 16 days or more, bill</w:delText>
          </w:r>
          <w:r w:rsidRPr="23F26365" w:rsidDel="009E06BF">
            <w:rPr>
              <w:b/>
              <w:bCs/>
            </w:rPr>
            <w:delText xml:space="preserve"> up to</w:delText>
          </w:r>
          <w:r w:rsidDel="009E06BF">
            <w:delText xml:space="preserve"> the full number of billable days</w:delText>
          </w:r>
        </w:del>
      </w:ins>
      <w:ins w:id="96" w:author="James, Christin (DCYF)" w:date="2026-07-07T14:14:00Z" w16du:dateUtc="2026-07-07T21:14:00Z">
        <w:del w:id="97" w:author="Ramynke, Jason (DCYF)" w:date="2026-08-21T15:43:00Z" w16du:dateUtc="2026-08-21T15:43:12Z">
          <w:r w:rsidDel="009E06BF">
            <w:delText>.</w:delText>
          </w:r>
        </w:del>
      </w:ins>
      <w:ins w:id="98" w:author="Ramynke, Jason (DCYF)" w:date="2026-08-21T15:43:00Z" w16du:dateUtc="2026-08-21T15:43:12Z">
        <w:r w:rsidR="3975995A" w:rsidRPr="23F26365">
          <w:rPr>
            <w:rFonts w:ascii="Calibri" w:eastAsia="Calibri" w:hAnsi="Calibri" w:cs="Calibri"/>
            <w:u w:val="single"/>
          </w:rPr>
          <w:t>For a child who has attended for 16 or more days in a calendar month, a provider may claim payment up to the full number of days the child was authorized and scheduled to attend.</w:t>
        </w:r>
      </w:ins>
    </w:p>
    <w:p w14:paraId="4DA3B7DB" w14:textId="20EC831F" w:rsidR="2353352F" w:rsidRDefault="2353352F">
      <w:pPr>
        <w:widowControl/>
        <w:rPr>
          <w:del w:id="99" w:author="Ramynke, Jason (DCYF)" w:date="2026-08-21T15:43:00Z" w16du:dateUtc="2026-08-21T15:43:29Z"/>
        </w:rPr>
        <w:pPrChange w:id="100" w:author="Ramynke, Jason (DCYF)" w:date="2026-08-21T15:43:00Z">
          <w:pPr>
            <w:pStyle w:val="ListParagraph"/>
            <w:widowControl/>
            <w:numPr>
              <w:numId w:val="6"/>
            </w:numPr>
            <w:ind w:left="720" w:hanging="360"/>
          </w:pPr>
        </w:pPrChange>
      </w:pPr>
    </w:p>
    <w:p w14:paraId="10CE7773" w14:textId="14FB2A4E" w:rsidR="2353352F" w:rsidRDefault="2353352F">
      <w:pPr>
        <w:widowControl/>
        <w:pPrChange w:id="101" w:author="Ramynke, Jason (DCYF)" w:date="2026-08-21T15:41:00Z">
          <w:pPr>
            <w:pStyle w:val="ListParagraph"/>
            <w:widowControl/>
            <w:numPr>
              <w:numId w:val="6"/>
            </w:numPr>
            <w:ind w:left="720" w:hanging="360"/>
          </w:pPr>
        </w:pPrChange>
      </w:pPr>
    </w:p>
    <w:p w14:paraId="081433EA" w14:textId="2DAC41BE" w:rsidR="2353352F" w:rsidRDefault="2353352F" w:rsidP="2353352F">
      <w:pPr>
        <w:widowControl/>
      </w:pPr>
    </w:p>
    <w:p w14:paraId="1D584660" w14:textId="35CC90CD" w:rsidR="2353352F" w:rsidRDefault="2353352F">
      <w:pPr>
        <w:rPr>
          <w:ins w:id="102" w:author="James, Christin (DCYF)" w:date="2026-07-01T14:58:00Z" w16du:dateUtc="2026-07-01T21:58:00Z"/>
          <w:rFonts w:ascii="Calibri" w:eastAsia="Calibri" w:hAnsi="Calibri" w:cs="Calibri"/>
          <w:u w:val="single"/>
        </w:rPr>
      </w:pPr>
    </w:p>
    <w:p w14:paraId="15E595CF" w14:textId="77777777" w:rsidR="009E06BF" w:rsidRDefault="009E06BF" w:rsidP="009E06BF">
      <w:pPr>
        <w:ind w:left="720"/>
        <w:rPr>
          <w:ins w:id="103" w:author="James, Christin (DCYF)" w:date="2026-07-01T14:58:00Z" w16du:dateUtc="2026-07-01T21:58:00Z"/>
        </w:rPr>
      </w:pPr>
    </w:p>
    <w:p w14:paraId="1B5DF622" w14:textId="7A854ABC" w:rsidR="009E06BF" w:rsidRDefault="009E06BF" w:rsidP="2353352F">
      <w:pPr>
        <w:pStyle w:val="ListParagraph"/>
        <w:widowControl/>
        <w:numPr>
          <w:ilvl w:val="0"/>
          <w:numId w:val="14"/>
        </w:numPr>
        <w:autoSpaceDE/>
        <w:autoSpaceDN/>
        <w:spacing w:before="0" w:after="160"/>
        <w:contextualSpacing/>
        <w:rPr>
          <w:ins w:id="104" w:author="Ramynke, Jason (DCYF)" w:date="2026-07-07T17:44:00Z" w16du:dateUtc="2026-07-07T17:44:47Z"/>
        </w:rPr>
      </w:pPr>
      <w:ins w:id="105" w:author="James, Christin (DCYF)" w:date="2026-07-01T14:58:00Z" w16du:dateUtc="2026-07-01T21:58:00Z">
        <w:r>
          <w:t xml:space="preserve">Billing is based on </w:t>
        </w:r>
        <w:r w:rsidRPr="2353352F">
          <w:rPr>
            <w:b/>
            <w:bCs/>
          </w:rPr>
          <w:t>attendance</w:t>
        </w:r>
        <w:r>
          <w:t xml:space="preserve"> and the </w:t>
        </w:r>
        <w:r w:rsidRPr="2353352F">
          <w:rPr>
            <w:b/>
            <w:bCs/>
          </w:rPr>
          <w:t>day</w:t>
        </w:r>
      </w:ins>
      <w:ins w:id="106" w:author="Ramynke, Jason (DCYF)" w:date="2026-07-07T17:28:00Z" w16du:dateUtc="2026-07-07T17:28:24Z">
        <w:r w:rsidR="7AB835DA" w:rsidRPr="2353352F">
          <w:rPr>
            <w:b/>
            <w:bCs/>
          </w:rPr>
          <w:t>s</w:t>
        </w:r>
      </w:ins>
      <w:ins w:id="107" w:author="James, Christin (DCYF)" w:date="2026-07-01T14:58:00Z" w16du:dateUtc="2026-07-01T21:58:00Z">
        <w:r>
          <w:t xml:space="preserve"> a child is </w:t>
        </w:r>
      </w:ins>
      <w:ins w:id="108" w:author="Ramynke, Jason (DCYF)" w:date="2026-08-21T15:43:00Z" w16du:dateUtc="2026-08-21T15:43:39Z">
        <w:r w:rsidR="4B324DBE">
          <w:t xml:space="preserve">authorized and </w:t>
        </w:r>
      </w:ins>
      <w:ins w:id="109" w:author="James, Christin (DCYF)" w:date="2026-07-01T14:58:00Z" w16du:dateUtc="2026-07-01T21:58:00Z">
        <w:r w:rsidRPr="2353352F">
          <w:rPr>
            <w:b/>
            <w:bCs/>
          </w:rPr>
          <w:t>scheduled to attend</w:t>
        </w:r>
        <w:r>
          <w:t xml:space="preserve"> care. </w:t>
        </w:r>
      </w:ins>
    </w:p>
    <w:p w14:paraId="4613D7FE" w14:textId="76884160" w:rsidR="009E06BF" w:rsidRDefault="1C9759A2" w:rsidP="16097EDF">
      <w:pPr>
        <w:pStyle w:val="ListParagraph"/>
        <w:widowControl/>
        <w:numPr>
          <w:ilvl w:val="0"/>
          <w:numId w:val="14"/>
        </w:numPr>
        <w:autoSpaceDE/>
        <w:autoSpaceDN/>
        <w:spacing w:before="0" w:after="160"/>
        <w:contextualSpacing/>
        <w:rPr>
          <w:ins w:id="110" w:author="Ramynke, Jason (DCYF)" w:date="2026-07-07T17:47:00Z" w16du:dateUtc="2026-07-07T17:47:34Z"/>
        </w:rPr>
      </w:pPr>
      <w:ins w:id="111" w:author="Ramynke, Jason (DCYF)" w:date="2026-07-07T17:45:00Z" w16du:dateUtc="2026-07-07T17:45:34Z">
        <w:r>
          <w:t>You first determine the number of days a child attend</w:t>
        </w:r>
      </w:ins>
      <w:ins w:id="112" w:author="Ramynke, Jason (DCYF)" w:date="2026-07-07T17:46:00Z" w16du:dateUtc="2026-07-07T17:46:56Z">
        <w:r w:rsidR="5D9EDBDE">
          <w:t xml:space="preserve">ed care during the month. Eligible holidays, and </w:t>
        </w:r>
      </w:ins>
      <w:ins w:id="113" w:author="Ramynke, Jason (DCYF)" w:date="2026-07-07T17:47:00Z" w16du:dateUtc="2026-07-07T17:47:59Z">
        <w:r w:rsidR="5D9EDBDE">
          <w:t xml:space="preserve">professional development closure days count as days attended within a month as long as the child attends at least one day during the month. This determines the </w:t>
        </w:r>
      </w:ins>
      <w:ins w:id="114" w:author="Ramynke, Jason (DCYF)" w:date="2026-07-07T17:48:00Z" w16du:dateUtc="2026-07-07T17:48:03Z">
        <w:r w:rsidR="5D9EDBDE">
          <w:t>claiming tier.</w:t>
        </w:r>
      </w:ins>
    </w:p>
    <w:p w14:paraId="6D9ABEA2" w14:textId="30896A1E" w:rsidR="009E06BF" w:rsidRDefault="5D9EDBDE" w:rsidP="22B35AEC">
      <w:pPr>
        <w:pStyle w:val="ListParagraph"/>
        <w:widowControl/>
        <w:numPr>
          <w:ilvl w:val="0"/>
          <w:numId w:val="14"/>
        </w:numPr>
        <w:autoSpaceDE/>
        <w:autoSpaceDN/>
        <w:spacing w:before="0" w:after="160"/>
        <w:contextualSpacing/>
        <w:rPr>
          <w:ins w:id="115" w:author="Ramynke, Jason (DCYF)" w:date="2026-07-07T17:48:00Z" w16du:dateUtc="2026-07-07T17:48:52Z"/>
        </w:rPr>
      </w:pPr>
      <w:ins w:id="116" w:author="Ramynke, Jason (DCYF)" w:date="2026-07-07T17:48:00Z" w16du:dateUtc="2026-07-07T17:48:49Z">
        <w:r>
          <w:t xml:space="preserve">You then determine the number of absent days the child had during the month. An absent day is a day that you were open and the child was </w:t>
        </w:r>
      </w:ins>
      <w:ins w:id="117" w:author="James, Christin (DCYF)" w:date="2026-08-20T22:03:00Z" w16du:dateUtc="2026-08-20T22:03:34Z">
        <w:r w:rsidR="38F54A70">
          <w:t xml:space="preserve">authorized and </w:t>
        </w:r>
      </w:ins>
      <w:ins w:id="118" w:author="Ramynke, Jason (DCYF)" w:date="2026-07-07T17:48:00Z" w16du:dateUtc="2026-07-07T17:48:49Z">
        <w:r>
          <w:t xml:space="preserve">scheduled </w:t>
        </w:r>
        <w:del w:id="119" w:author="James, Christin (DCYF)" w:date="2026-08-20T22:03:00Z" w16du:dateUtc="2026-08-20T22:03:36Z">
          <w:r w:rsidDel="5D9EDBDE">
            <w:delText>and e</w:delText>
          </w:r>
        </w:del>
        <w:del w:id="120" w:author="James, Christin (DCYF)" w:date="2026-08-20T22:03:00Z" w16du:dateUtc="2026-08-20T22:03:37Z">
          <w:r w:rsidDel="5D9EDBDE">
            <w:delText>xpecte</w:delText>
          </w:r>
        </w:del>
        <w:del w:id="121" w:author="James, Christin (DCYF)" w:date="2026-08-20T22:03:00Z" w16du:dateUtc="2026-08-20T22:03:38Z">
          <w:r w:rsidDel="5D9EDBDE">
            <w:delText>d</w:delText>
          </w:r>
        </w:del>
        <w:r>
          <w:t xml:space="preserve"> to attend. </w:t>
        </w:r>
      </w:ins>
    </w:p>
    <w:p w14:paraId="4BF1C31F" w14:textId="1AACFE11" w:rsidR="009E06BF" w:rsidRDefault="5D9EDBDE" w:rsidP="16097EDF">
      <w:pPr>
        <w:pStyle w:val="ListParagraph"/>
        <w:widowControl/>
        <w:numPr>
          <w:ilvl w:val="0"/>
          <w:numId w:val="14"/>
        </w:numPr>
        <w:autoSpaceDE/>
        <w:autoSpaceDN/>
        <w:spacing w:before="0" w:after="160"/>
        <w:contextualSpacing/>
        <w:rPr>
          <w:ins w:id="122" w:author="Ramynke, Jason (DCYF)" w:date="2026-07-07T17:51:00Z" w16du:dateUtc="2026-07-07T17:51:16Z"/>
        </w:rPr>
      </w:pPr>
      <w:ins w:id="123" w:author="Ramynke, Jason (DCYF)" w:date="2026-07-07T17:48:00Z" w16du:dateUtc="2026-07-07T17:48:58Z">
        <w:r>
          <w:t xml:space="preserve">You will then </w:t>
        </w:r>
      </w:ins>
      <w:ins w:id="124" w:author="Ramynke, Jason (DCYF)" w:date="2026-07-07T17:49:00Z" w16du:dateUtc="2026-07-07T17:49:26Z">
        <w:r>
          <w:t>claim the number of units that correspond to the</w:t>
        </w:r>
      </w:ins>
      <w:ins w:id="125" w:author="Ramynke, Jason (DCYF)" w:date="2026-07-07T17:55:00Z" w16du:dateUtc="2026-07-07T17:55:35Z">
        <w:r w:rsidR="4AE26E7B">
          <w:t xml:space="preserve"> number of days in the </w:t>
        </w:r>
      </w:ins>
      <w:ins w:id="126" w:author="Ramynke, Jason (DCYF)" w:date="2026-07-07T17:49:00Z" w16du:dateUtc="2026-07-07T17:49:26Z">
        <w:r>
          <w:t xml:space="preserve">correct claiming tier. </w:t>
        </w:r>
      </w:ins>
    </w:p>
    <w:p w14:paraId="6301ACA7" w14:textId="7D4136D3" w:rsidR="009E06BF" w:rsidRDefault="009E06BF">
      <w:pPr>
        <w:pStyle w:val="ListParagraph"/>
        <w:widowControl/>
        <w:numPr>
          <w:ilvl w:val="0"/>
          <w:numId w:val="5"/>
        </w:numPr>
        <w:autoSpaceDE/>
        <w:autoSpaceDN/>
        <w:spacing w:before="0" w:after="160"/>
        <w:contextualSpacing/>
        <w:rPr>
          <w:ins w:id="127" w:author="Ramynke, Jason (DCYF)" w:date="2026-07-07T17:52:00Z" w16du:dateUtc="2026-07-07T17:52:16Z"/>
          <w:b/>
          <w:bCs/>
        </w:rPr>
        <w:pPrChange w:id="128" w:author="Ramynke, Jason (DCYF)" w:date="2026-07-07T17:54:00Z">
          <w:pPr>
            <w:pStyle w:val="ListParagraph"/>
            <w:widowControl/>
            <w:numPr>
              <w:numId w:val="14"/>
            </w:numPr>
            <w:spacing w:before="0" w:after="160"/>
            <w:ind w:left="360" w:hanging="360"/>
            <w:contextualSpacing/>
          </w:pPr>
        </w:pPrChange>
      </w:pPr>
      <w:ins w:id="129" w:author="James, Christin (DCYF)" w:date="2026-07-01T14:58:00Z" w16du:dateUtc="2026-07-01T21:58:00Z">
        <w:r>
          <w:t xml:space="preserve">Subsidy authorizes child care in half or full day </w:t>
        </w:r>
        <w:r w:rsidRPr="16097EDF">
          <w:rPr>
            <w:b/>
            <w:bCs/>
          </w:rPr>
          <w:t xml:space="preserve">units </w:t>
        </w:r>
        <w:r>
          <w:t xml:space="preserve">based on the parent’s work schedule which can vary day-to-day, week-to-week and include early mornings, </w:t>
        </w:r>
      </w:ins>
      <w:ins w:id="130" w:author="Ramynke, Jason (DCYF)" w:date="2026-07-07T17:28:00Z" w16du:dateUtc="2026-07-07T17:28:55Z">
        <w:r w:rsidR="286950F6">
          <w:t>evening</w:t>
        </w:r>
      </w:ins>
      <w:ins w:id="131" w:author="Ramynke, Jason (DCYF)" w:date="2026-07-07T17:29:00Z" w16du:dateUtc="2026-07-07T17:29:06Z">
        <w:r w:rsidR="286950F6">
          <w:t xml:space="preserve">, overnight, </w:t>
        </w:r>
      </w:ins>
      <w:ins w:id="132" w:author="James, Christin (DCYF)" w:date="2026-07-01T14:58:00Z" w16du:dateUtc="2026-07-01T21:58:00Z">
        <w:del w:id="133" w:author="Ramynke, Jason (DCYF)" w:date="2026-07-07T17:29:00Z" w16du:dateUtc="2026-07-07T17:29:09Z">
          <w:r w:rsidDel="009E06BF">
            <w:delText>a typical swing (4 pm – 10 pm), graveyard shifts,</w:delText>
          </w:r>
        </w:del>
        <w:r>
          <w:t xml:space="preserve"> and weekends. Two half day </w:t>
        </w:r>
        <w:r w:rsidRPr="16097EDF">
          <w:rPr>
            <w:b/>
            <w:bCs/>
          </w:rPr>
          <w:t>units</w:t>
        </w:r>
        <w:r>
          <w:t xml:space="preserve"> can equal </w:t>
        </w:r>
        <w:r w:rsidRPr="16097EDF">
          <w:rPr>
            <w:b/>
            <w:bCs/>
          </w:rPr>
          <w:t>one full day uni</w:t>
        </w:r>
      </w:ins>
      <w:ins w:id="134" w:author="Ramynke, Jason (DCYF)" w:date="2026-07-07T17:51:00Z" w16du:dateUtc="2026-07-07T17:51:30Z">
        <w:r w:rsidR="6C4CF781" w:rsidRPr="16097EDF">
          <w:rPr>
            <w:b/>
            <w:bCs/>
          </w:rPr>
          <w:t>ts.</w:t>
        </w:r>
      </w:ins>
    </w:p>
    <w:p w14:paraId="59335178" w14:textId="2D584F3F" w:rsidR="009E06BF" w:rsidRDefault="6C4CF781">
      <w:pPr>
        <w:pStyle w:val="ListParagraph"/>
        <w:widowControl/>
        <w:numPr>
          <w:ilvl w:val="0"/>
          <w:numId w:val="5"/>
        </w:numPr>
        <w:autoSpaceDE/>
        <w:autoSpaceDN/>
        <w:spacing w:before="0" w:after="160" w:line="278" w:lineRule="auto"/>
        <w:contextualSpacing/>
        <w:rPr>
          <w:ins w:id="135" w:author="Ramynke, Jason (DCYF)" w:date="2026-07-07T17:52:00Z" w16du:dateUtc="2026-07-07T17:52:17Z"/>
        </w:rPr>
        <w:pPrChange w:id="136" w:author="Ramynke, Jason (DCYF)" w:date="2026-07-07T17:54:00Z">
          <w:pPr>
            <w:widowControl/>
            <w:spacing w:after="160" w:line="278" w:lineRule="auto"/>
            <w:contextualSpacing/>
          </w:pPr>
        </w:pPrChange>
      </w:pPr>
      <w:ins w:id="137" w:author="Ramynke, Jason (DCYF)" w:date="2026-07-07T17:52:00Z" w16du:dateUtc="2026-07-07T17:52:17Z">
        <w:r w:rsidRPr="16097EDF">
          <w:rPr>
            <w:b/>
            <w:bCs/>
          </w:rPr>
          <w:t>DAY</w:t>
        </w:r>
        <w:r>
          <w:t xml:space="preserve"> means a calendar day.</w:t>
        </w:r>
      </w:ins>
      <w:ins w:id="138" w:author="Ramynke, Jason (DCYF)" w:date="2026-07-07T18:00:00Z" w16du:dateUtc="2026-07-07T18:00:26Z">
        <w:r w:rsidR="12C1D241">
          <w:t xml:space="preserve"> </w:t>
        </w:r>
      </w:ins>
      <w:ins w:id="139" w:author="Ramynke, Jason (DCYF)" w:date="2026-07-07T17:52:00Z" w16du:dateUtc="2026-07-07T17:52:17Z">
        <w:r>
          <w:t xml:space="preserve">Each day the child attends counts towards the allowable claiming tier. </w:t>
        </w:r>
      </w:ins>
    </w:p>
    <w:p w14:paraId="48974EAD" w14:textId="6DFA7BE9" w:rsidR="009E06BF" w:rsidRDefault="6C4CF781">
      <w:pPr>
        <w:pStyle w:val="ListParagraph"/>
        <w:widowControl/>
        <w:numPr>
          <w:ilvl w:val="0"/>
          <w:numId w:val="5"/>
        </w:numPr>
        <w:autoSpaceDE/>
        <w:autoSpaceDN/>
        <w:spacing w:before="0" w:after="160" w:line="278" w:lineRule="auto"/>
        <w:contextualSpacing/>
        <w:rPr>
          <w:ins w:id="140" w:author="Ramynke, Jason (DCYF)" w:date="2026-07-07T17:52:00Z" w16du:dateUtc="2026-07-07T17:52:17Z"/>
        </w:rPr>
        <w:pPrChange w:id="141" w:author="Ramynke, Jason (DCYF)" w:date="2026-07-07T17:54:00Z">
          <w:pPr>
            <w:widowControl/>
            <w:spacing w:after="160" w:line="278" w:lineRule="auto"/>
            <w:contextualSpacing/>
          </w:pPr>
        </w:pPrChange>
      </w:pPr>
      <w:ins w:id="142" w:author="Ramynke, Jason (DCYF)" w:date="2026-07-07T17:52:00Z" w16du:dateUtc="2026-07-07T17:52:17Z">
        <w:r>
          <w:t xml:space="preserve">Subsidy authorizes </w:t>
        </w:r>
        <w:r w:rsidRPr="16097EDF">
          <w:rPr>
            <w:b/>
            <w:bCs/>
          </w:rPr>
          <w:t>UNITS</w:t>
        </w:r>
        <w:r>
          <w:t xml:space="preserve"> for each child. Units are authorized in half- or full days. Half-day units are payment for care provided up to 5 hours of care. Full-day units are for payment for care provided up to 10 hours of care</w:t>
        </w:r>
      </w:ins>
      <w:ins w:id="143" w:author="James, Christin (DCYF)" w:date="2026-07-07T14:16:00Z" w16du:dateUtc="2026-07-07T21:16:00Z">
        <w:r w:rsidR="00CF72BC">
          <w:t>.</w:t>
        </w:r>
      </w:ins>
    </w:p>
    <w:p w14:paraId="23B0DA93" w14:textId="180B7BEC" w:rsidR="009E06BF" w:rsidRDefault="009E06BF" w:rsidP="16097EDF">
      <w:pPr>
        <w:pStyle w:val="ListParagraph"/>
        <w:widowControl/>
        <w:numPr>
          <w:ilvl w:val="1"/>
          <w:numId w:val="14"/>
        </w:numPr>
        <w:autoSpaceDE/>
        <w:autoSpaceDN/>
        <w:spacing w:before="0" w:after="160"/>
        <w:contextualSpacing/>
        <w:rPr>
          <w:ins w:id="144" w:author="James, Christin (DCYF)" w:date="2026-07-01T14:58:00Z" w16du:dateUtc="2026-07-01T21:58:00Z"/>
          <w:del w:id="145" w:author="Ramynke, Jason (DCYF)" w:date="2026-07-07T17:51:00Z" w16du:dateUtc="2026-07-07T17:51:26Z"/>
        </w:rPr>
      </w:pPr>
      <w:ins w:id="146" w:author="James, Christin (DCYF)" w:date="2026-07-01T14:58:00Z" w16du:dateUtc="2026-07-01T14:58:00Z">
        <w:del w:id="147" w:author="Ramynke, Jason (DCYF)" w:date="2026-07-07T17:51:00Z" w16du:dateUtc="2026-07-07T17:51:26Z">
          <w:r w:rsidRPr="16097EDF" w:rsidDel="009E06BF">
            <w:rPr>
              <w:b/>
              <w:bCs/>
            </w:rPr>
            <w:delText>t.</w:delText>
          </w:r>
          <w:r w:rsidDel="009E06BF">
            <w:delText xml:space="preserve"> </w:delText>
          </w:r>
        </w:del>
      </w:ins>
    </w:p>
    <w:p w14:paraId="52BE11F7" w14:textId="450478F6" w:rsidR="009E06BF" w:rsidRDefault="009E06BF">
      <w:pPr>
        <w:widowControl/>
        <w:autoSpaceDE/>
        <w:autoSpaceDN/>
        <w:spacing w:after="160" w:line="278" w:lineRule="auto"/>
        <w:contextualSpacing/>
        <w:rPr>
          <w:ins w:id="148" w:author="James, Christin (DCYF)" w:date="2026-07-01T14:58:00Z" w16du:dateUtc="2026-07-01T21:58:00Z"/>
          <w:del w:id="149" w:author="Ramynke, Jason (DCYF)" w:date="2026-07-07T17:52:00Z" w16du:dateUtc="2026-07-07T17:52:27Z"/>
        </w:rPr>
        <w:pPrChange w:id="150" w:author="Ramynke, Jason (DCYF)" w:date="2026-07-07T17:50:00Z">
          <w:pPr>
            <w:pStyle w:val="ListParagraph"/>
            <w:widowControl/>
            <w:numPr>
              <w:ilvl w:val="1"/>
              <w:numId w:val="12"/>
            </w:numPr>
            <w:spacing w:before="0" w:after="160" w:line="278" w:lineRule="auto"/>
            <w:ind w:left="1080" w:hanging="360"/>
            <w:contextualSpacing/>
          </w:pPr>
        </w:pPrChange>
      </w:pPr>
      <w:ins w:id="151" w:author="James, Christin (DCYF)" w:date="2026-07-01T14:58:00Z" w16du:dateUtc="2026-07-01T21:58:00Z">
        <w:del w:id="152" w:author="Ramynke, Jason (DCYF)" w:date="2026-07-07T17:52:00Z" w16du:dateUtc="2026-07-07T17:52:27Z">
          <w:r w:rsidRPr="16097EDF" w:rsidDel="009E06BF">
            <w:rPr>
              <w:b/>
              <w:bCs/>
            </w:rPr>
            <w:delText>DAY</w:delText>
          </w:r>
          <w:r w:rsidDel="009E06BF">
            <w:delText xml:space="preserve"> means the day a child attended care. Each day the child attends counts toward selecting which option, A, B, C, or D, you choose as the basis for their billing. </w:delText>
          </w:r>
        </w:del>
      </w:ins>
    </w:p>
    <w:p w14:paraId="60C42564" w14:textId="77777777" w:rsidR="009E06BF" w:rsidRDefault="009E06BF">
      <w:pPr>
        <w:widowControl/>
        <w:autoSpaceDE/>
        <w:autoSpaceDN/>
        <w:spacing w:after="160" w:line="278" w:lineRule="auto"/>
        <w:contextualSpacing/>
        <w:rPr>
          <w:ins w:id="153" w:author="James, Christin (DCYF)" w:date="2026-07-01T14:58:00Z" w16du:dateUtc="2026-07-01T21:58:00Z"/>
          <w:del w:id="154" w:author="Ramynke, Jason (DCYF)" w:date="2026-07-07T17:52:00Z" w16du:dateUtc="2026-07-07T17:52:27Z"/>
        </w:rPr>
        <w:pPrChange w:id="155" w:author="Ramynke, Jason (DCYF)" w:date="2026-07-07T17:51:00Z">
          <w:pPr>
            <w:pStyle w:val="ListParagraph"/>
            <w:widowControl/>
            <w:numPr>
              <w:ilvl w:val="1"/>
              <w:numId w:val="12"/>
            </w:numPr>
            <w:spacing w:before="0" w:after="160" w:line="278" w:lineRule="auto"/>
            <w:ind w:left="1080" w:hanging="360"/>
            <w:contextualSpacing/>
          </w:pPr>
        </w:pPrChange>
      </w:pPr>
      <w:ins w:id="156" w:author="James, Christin (DCYF)" w:date="2026-07-01T14:58:00Z" w16du:dateUtc="2026-07-01T21:58:00Z">
        <w:del w:id="157" w:author="Ramynke, Jason (DCYF)" w:date="2026-07-07T17:52:00Z" w16du:dateUtc="2026-07-07T17:52:27Z">
          <w:r w:rsidDel="009E06BF">
            <w:lastRenderedPageBreak/>
            <w:delText xml:space="preserve">Subsidy authorizes </w:delText>
          </w:r>
          <w:r w:rsidRPr="16097EDF" w:rsidDel="009E06BF">
            <w:rPr>
              <w:b/>
              <w:bCs/>
            </w:rPr>
            <w:delText>UNITS</w:delText>
          </w:r>
          <w:r w:rsidDel="009E06BF">
            <w:delText xml:space="preserve"> for each child. Units are authorized in half- or full days. Half-day units are payment for care provided up to 5 hours of care. Full-day units are for payment for care provided up to 10 hours of care</w:delText>
          </w:r>
        </w:del>
      </w:ins>
    </w:p>
    <w:p w14:paraId="5FDB6669" w14:textId="5636CF92" w:rsidR="009E06BF" w:rsidRDefault="009E06BF" w:rsidP="009E06BF">
      <w:pPr>
        <w:ind w:left="360"/>
        <w:rPr>
          <w:ins w:id="158" w:author="James, Christin (DCYF)" w:date="2026-07-01T14:58:00Z" w16du:dateUtc="2026-07-01T21:58:00Z"/>
          <w:del w:id="159" w:author="Ramynke, Jason (DCYF)" w:date="2026-07-07T17:55:00Z" w16du:dateUtc="2026-07-07T17:55:43Z"/>
        </w:rPr>
      </w:pPr>
      <w:ins w:id="160" w:author="James, Christin (DCYF)" w:date="2026-07-01T14:58:00Z" w16du:dateUtc="2026-07-01T21:58:00Z">
        <w:del w:id="161" w:author="Ramynke, Jason (DCYF)" w:date="2026-07-07T17:55:00Z" w16du:dateUtc="2026-07-07T17:55:43Z">
          <w:r w:rsidRPr="16097EDF" w:rsidDel="009E06BF">
            <w:rPr>
              <w:i/>
              <w:iCs/>
            </w:rPr>
            <w:delText>Example:</w:delText>
          </w:r>
          <w:r w:rsidDel="009E06BF">
            <w:delText xml:space="preserve"> Subsidy authorizes 2 half-day units of care and 4 full day units of care for a child. The child is scheduled to attend child care Monday, Wednesday, and Fridays for 6 hours each day (full day unit) and Tuesday, Thursday three hours each day (half day unit).</w:delText>
          </w:r>
        </w:del>
      </w:ins>
    </w:p>
    <w:p w14:paraId="7EF4B85C" w14:textId="20A82325" w:rsidR="009E06BF" w:rsidRDefault="009E06BF" w:rsidP="2353352F">
      <w:pPr>
        <w:pStyle w:val="ListParagraph"/>
        <w:widowControl/>
        <w:numPr>
          <w:ilvl w:val="0"/>
          <w:numId w:val="14"/>
        </w:numPr>
        <w:autoSpaceDE/>
        <w:autoSpaceDN/>
        <w:spacing w:before="0" w:after="160"/>
        <w:contextualSpacing/>
        <w:rPr>
          <w:ins w:id="162" w:author="James, Christin (DCYF)" w:date="2026-07-01T14:58:00Z" w16du:dateUtc="2026-07-01T21:58:00Z"/>
        </w:rPr>
      </w:pPr>
      <w:ins w:id="163" w:author="James, Christin (DCYF)" w:date="2026-07-01T14:58:00Z" w16du:dateUtc="2026-07-01T21:58:00Z">
        <w:r>
          <w:t xml:space="preserve">You </w:t>
        </w:r>
      </w:ins>
      <w:ins w:id="164" w:author="Ramynke, Jason (DCYF)" w:date="2026-07-07T17:55:00Z" w16du:dateUtc="2026-07-07T17:55:55Z">
        <w:r w:rsidR="51A5D2F8">
          <w:t>may only</w:t>
        </w:r>
      </w:ins>
      <w:ins w:id="165" w:author="James, Christin (DCYF)" w:date="2026-07-01T14:58:00Z" w16du:dateUtc="2026-07-01T14:58:00Z">
        <w:del w:id="166" w:author="Ramynke, Jason (DCYF)" w:date="2026-07-07T17:55:00Z" w16du:dateUtc="2026-07-07T17:55:52Z">
          <w:r w:rsidDel="009E06BF">
            <w:delText>can</w:delText>
          </w:r>
        </w:del>
        <w:r>
          <w:t xml:space="preserve"> </w:t>
        </w:r>
      </w:ins>
      <w:ins w:id="167" w:author="Ramynke, Jason (DCYF)" w:date="2026-07-07T17:37:00Z" w16du:dateUtc="2026-07-07T17:37:52Z">
        <w:r w:rsidR="534071B1">
          <w:t>claim payment</w:t>
        </w:r>
      </w:ins>
      <w:ins w:id="168" w:author="James, Christin (DCYF)" w:date="2026-07-01T14:58:00Z" w16du:dateUtc="2026-07-01T21:58:00Z">
        <w:del w:id="169" w:author="Ramynke, Jason (DCYF)" w:date="2026-07-07T17:37:00Z" w16du:dateUtc="2026-07-07T17:37:05Z">
          <w:r w:rsidDel="009E06BF">
            <w:delText>b</w:delText>
          </w:r>
        </w:del>
        <w:del w:id="170" w:author="Ramynke, Jason (DCYF)" w:date="2026-07-07T17:36:00Z" w16du:dateUtc="2026-07-07T17:36:55Z">
          <w:r w:rsidDel="009E06BF">
            <w:delText>ill</w:delText>
          </w:r>
        </w:del>
        <w:del w:id="171" w:author="Ramynke, Jason (DCYF)" w:date="2026-08-21T15:44:00Z" w16du:dateUtc="2026-08-21T15:44:03Z">
          <w:r w:rsidDel="009E06BF">
            <w:delText xml:space="preserve"> only</w:delText>
          </w:r>
        </w:del>
        <w:r>
          <w:t xml:space="preserve"> for the days the Center is open and the child </w:t>
        </w:r>
      </w:ins>
      <w:ins w:id="172" w:author="Ramynke, Jason (DCYF)" w:date="2026-07-07T17:43:00Z" w16du:dateUtc="2026-07-07T17:43:11Z">
        <w:r w:rsidR="2B4B49D8">
          <w:t>attends</w:t>
        </w:r>
      </w:ins>
      <w:ins w:id="173" w:author="Ramynke, Jason (DCYF)" w:date="2026-07-07T17:56:00Z" w16du:dateUtc="2026-07-07T17:56:48Z">
        <w:r w:rsidR="022C8753">
          <w:t>, eligible holidays, eligible professional development day</w:t>
        </w:r>
      </w:ins>
      <w:ins w:id="174" w:author="Ramynke, Jason (DCYF)" w:date="2026-07-07T17:57:00Z" w16du:dateUtc="2026-07-07T17:57:35Z">
        <w:r w:rsidR="022C8753">
          <w:t>s</w:t>
        </w:r>
      </w:ins>
      <w:ins w:id="175" w:author="Ramynke, Jason (DCYF)" w:date="2026-07-07T18:01:00Z" w16du:dateUtc="2026-07-07T18:01:13Z">
        <w:r w:rsidR="7720A0DF">
          <w:t xml:space="preserve"> or eligible absent days</w:t>
        </w:r>
      </w:ins>
      <w:ins w:id="176" w:author="Ramynke, Jason (DCYF)" w:date="2026-07-07T17:57:00Z" w16du:dateUtc="2026-07-07T17:57:35Z">
        <w:r w:rsidR="022C8753">
          <w:t xml:space="preserve">. </w:t>
        </w:r>
      </w:ins>
      <w:ins w:id="177" w:author="James, Christin (DCYF)" w:date="2026-07-01T14:58:00Z" w16du:dateUtc="2026-07-01T21:58:00Z">
        <w:del w:id="178" w:author="Ramynke, Jason (DCYF)" w:date="2026-07-07T17:57:00Z" w16du:dateUtc="2026-07-07T17:57:39Z">
          <w:r w:rsidDel="009E06BF">
            <w:delText xml:space="preserve">is scheduled </w:delText>
          </w:r>
          <w:r w:rsidRPr="2353352F" w:rsidDel="009E06BF">
            <w:rPr>
              <w:color w:val="5F497A" w:themeColor="accent4" w:themeShade="BF"/>
            </w:rPr>
            <w:delText>(or “expected”)</w:delText>
          </w:r>
          <w:r w:rsidDel="009E06BF">
            <w:delText xml:space="preserve"> to attend.</w:delText>
          </w:r>
        </w:del>
      </w:ins>
    </w:p>
    <w:p w14:paraId="0D51A90C" w14:textId="0CDD8E42" w:rsidR="009E06BF" w:rsidRDefault="009E06BF" w:rsidP="009E06BF">
      <w:pPr>
        <w:ind w:left="360"/>
        <w:rPr>
          <w:ins w:id="179" w:author="James, Christin (DCYF)" w:date="2026-07-01T14:58:00Z" w16du:dateUtc="2026-07-01T21:58:00Z"/>
        </w:rPr>
      </w:pPr>
      <w:ins w:id="180" w:author="James, Christin (DCYF)" w:date="2026-07-01T14:58:00Z" w16du:dateUtc="2026-07-01T21:58:00Z">
        <w:r w:rsidRPr="16097EDF">
          <w:rPr>
            <w:i/>
            <w:iCs/>
          </w:rPr>
          <w:t>Example:</w:t>
        </w:r>
        <w:r>
          <w:t xml:space="preserve"> If subsidy authorizes 23 full-day units and the month has 22 eligible day</w:t>
        </w:r>
      </w:ins>
      <w:ins w:id="181" w:author="Ramynke, Jason (DCYF)" w:date="2026-07-07T17:58:00Z" w16du:dateUtc="2026-07-07T17:58:05Z">
        <w:r w:rsidR="482ABEDA">
          <w:t>s</w:t>
        </w:r>
      </w:ins>
      <w:ins w:id="182" w:author="James, Christin (DCYF)" w:date="2026-07-01T14:58:00Z" w16du:dateUtc="2026-07-01T21:58:00Z">
        <w:del w:id="183" w:author="Ramynke, Jason (DCYF)" w:date="2026-07-07T17:58:00Z" w16du:dateUtc="2026-07-07T17:58:02Z">
          <w:r w:rsidDel="009E06BF">
            <w:delText>s</w:delText>
          </w:r>
        </w:del>
        <w:r>
          <w:t>, you</w:t>
        </w:r>
      </w:ins>
      <w:ins w:id="184" w:author="Ramynke, Jason (DCYF)" w:date="2026-07-07T17:58:00Z" w16du:dateUtc="2026-07-07T17:58:41Z">
        <w:r w:rsidR="2BC01207">
          <w:t xml:space="preserve"> may</w:t>
        </w:r>
      </w:ins>
      <w:ins w:id="185" w:author="James, Christin (DCYF)" w:date="2026-07-01T14:58:00Z" w16du:dateUtc="2026-07-01T14:58:00Z">
        <w:del w:id="186" w:author="Ramynke, Jason (DCYF)" w:date="2026-07-07T17:58:00Z" w16du:dateUtc="2026-07-07T17:58:36Z">
          <w:r w:rsidDel="009E06BF">
            <w:delText xml:space="preserve"> can</w:delText>
          </w:r>
        </w:del>
        <w:r>
          <w:t xml:space="preserve"> </w:t>
        </w:r>
      </w:ins>
      <w:ins w:id="187" w:author="Ramynke, Jason (DCYF)" w:date="2026-07-07T17:59:00Z" w16du:dateUtc="2026-07-07T17:59:30Z">
        <w:r w:rsidR="65C480AA">
          <w:t xml:space="preserve">not claim more than 22 full-day units. </w:t>
        </w:r>
      </w:ins>
      <w:ins w:id="188" w:author="James, Christin (DCYF)" w:date="2026-07-01T14:58:00Z" w16du:dateUtc="2026-07-01T14:58:00Z">
        <w:del w:id="189" w:author="Ramynke, Jason (DCYF)" w:date="2026-07-07T17:59:00Z" w16du:dateUtc="2026-07-07T17:59:27Z">
          <w:r w:rsidDel="009E06BF">
            <w:delText xml:space="preserve">claim 22 units. </w:delText>
          </w:r>
        </w:del>
      </w:ins>
    </w:p>
    <w:p w14:paraId="6AE0466A" w14:textId="5CBE6974" w:rsidR="009E06BF" w:rsidRPr="00CC2D36" w:rsidRDefault="009E06BF">
      <w:pPr>
        <w:pStyle w:val="ListParagraph"/>
        <w:widowControl/>
        <w:numPr>
          <w:ilvl w:val="1"/>
          <w:numId w:val="14"/>
        </w:numPr>
        <w:autoSpaceDE/>
        <w:autoSpaceDN/>
        <w:spacing w:before="0" w:after="160" w:line="278" w:lineRule="auto"/>
        <w:contextualSpacing/>
        <w:rPr>
          <w:ins w:id="190" w:author="James, Christin (DCYF)" w:date="2026-07-01T14:58:00Z" w16du:dateUtc="2026-07-01T21:58:00Z"/>
          <w:del w:id="191" w:author="Ramynke, Jason (DCYF)" w:date="2026-07-07T18:10:00Z" w16du:dateUtc="2026-07-07T18:10:01Z"/>
        </w:rPr>
        <w:pPrChange w:id="192" w:author="Ramynke, Jason (DCYF)" w:date="2026-07-07T18:21:00Z">
          <w:pPr>
            <w:pStyle w:val="ListParagraph"/>
            <w:widowControl/>
            <w:numPr>
              <w:numId w:val="14"/>
            </w:numPr>
            <w:spacing w:before="0" w:after="160" w:line="278" w:lineRule="auto"/>
            <w:ind w:left="360" w:hanging="360"/>
            <w:contextualSpacing/>
          </w:pPr>
        </w:pPrChange>
      </w:pPr>
      <w:ins w:id="193" w:author="James, Christin (DCYF)" w:date="2026-07-01T14:58:00Z" w16du:dateUtc="2026-07-01T21:58:00Z">
        <w:r w:rsidRPr="00F4492F">
          <w:t>If</w:t>
        </w:r>
        <w:r>
          <w:t xml:space="preserve"> you claim half or full day units beyond what is eligible</w:t>
        </w:r>
        <w:r w:rsidRPr="00F4492F">
          <w:t>,</w:t>
        </w:r>
        <w:r>
          <w:t xml:space="preserve"> you can be assessed for an </w:t>
        </w:r>
        <w:r w:rsidRPr="00F4492F">
          <w:t>overpayment.</w:t>
        </w:r>
        <w:del w:id="194" w:author="Ramynke, Jason (DCYF)" w:date="2026-07-07T18:11:00Z" w16du:dateUtc="2026-07-07T18:11:05Z">
          <w:r w:rsidDel="009E06BF">
            <w:delText>What if subsidy authorizes overtime units in addition to non-overtime (or regular) units?</w:delText>
          </w:r>
        </w:del>
      </w:ins>
    </w:p>
    <w:p w14:paraId="38FA3B95" w14:textId="78993930" w:rsidR="009E06BF" w:rsidRPr="0079043E" w:rsidRDefault="009E06BF" w:rsidP="009E06BF">
      <w:pPr>
        <w:ind w:left="360"/>
        <w:rPr>
          <w:ins w:id="195" w:author="James, Christin (DCYF)" w:date="2026-07-01T14:58:00Z" w16du:dateUtc="2026-07-01T21:58:00Z"/>
        </w:rPr>
      </w:pPr>
      <w:ins w:id="196" w:author="James, Christin (DCYF)" w:date="2026-07-01T14:58:00Z" w16du:dateUtc="2026-07-01T21:58:00Z">
        <w:del w:id="197" w:author="Ramynke, Jason (DCYF)" w:date="2026-07-07T18:10:00Z" w16du:dateUtc="2026-07-07T18:10:01Z">
          <w:r w:rsidDel="009E06BF">
            <w:delText>More than 10 hours of child care per day is overtime. You may bill for overtime if</w:delText>
          </w:r>
        </w:del>
        <w:del w:id="198" w:author="Ramynke, Jason (DCYF)" w:date="2026-07-07T18:11:00Z" w16du:dateUtc="2026-07-07T18:11:05Z">
          <w:r w:rsidDel="009E06BF">
            <w:delText xml:space="preserve"> you have a written policy to charge private paying families overtime if you care for their child in excess of 10 hours. </w:delText>
          </w:r>
        </w:del>
        <w:del w:id="199" w:author="Ramynke, Jason (DCYF)" w:date="2026-07-07T18:15:00Z" w16du:dateUtc="2026-07-07T18:15:56Z">
          <w:r w:rsidDel="009E06BF">
            <w:delText>Subsidy authorizes overtime units. Overtime units are paid at the half day rate. Bill the non-overtime units according to the guidance above. Overtime is billed based on the child’s attendance. If the child attends on a day scheduled for overtime, you may claim 1 or 2 overtime units depending on the number of hours the child attende</w:delText>
          </w:r>
        </w:del>
      </w:ins>
    </w:p>
    <w:p w14:paraId="68EBB37C" w14:textId="253483E1" w:rsidR="009E06BF" w:rsidRDefault="5913AF94" w:rsidP="16097EDF">
      <w:pPr>
        <w:pStyle w:val="ListParagraph"/>
        <w:widowControl/>
        <w:numPr>
          <w:ilvl w:val="0"/>
          <w:numId w:val="14"/>
        </w:numPr>
        <w:autoSpaceDE/>
        <w:autoSpaceDN/>
        <w:spacing w:before="0" w:after="160" w:line="278" w:lineRule="auto"/>
        <w:contextualSpacing/>
        <w:rPr>
          <w:ins w:id="200" w:author="Ramynke, Jason (DCYF)" w:date="2026-07-07T18:19:00Z" w16du:dateUtc="2026-07-07T18:19:50Z"/>
        </w:rPr>
      </w:pPr>
      <w:ins w:id="201" w:author="Ramynke, Jason (DCYF)" w:date="2026-07-07T18:16:00Z" w16du:dateUtc="2026-07-07T18:16:35Z">
        <w:r>
          <w:t>You may claim</w:t>
        </w:r>
      </w:ins>
      <w:ins w:id="202" w:author="Ramynke, Jason (DCYF)" w:date="2026-07-07T18:17:00Z" w16du:dateUtc="2026-07-07T18:17:23Z">
        <w:r>
          <w:t xml:space="preserve"> </w:t>
        </w:r>
      </w:ins>
      <w:ins w:id="203" w:author="Ramynke, Jason (DCYF)" w:date="2026-07-07T18:19:00Z" w16du:dateUtc="2026-07-07T18:19:18Z">
        <w:r w:rsidR="414CEC73">
          <w:t xml:space="preserve">one </w:t>
        </w:r>
      </w:ins>
      <w:ins w:id="204" w:author="Ramynke, Jason (DCYF)" w:date="2026-07-07T18:17:00Z" w16du:dateUtc="2026-07-07T18:17:23Z">
        <w:r>
          <w:t>half</w:t>
        </w:r>
        <w:r w:rsidR="67F9E0E7">
          <w:t>-day unit when</w:t>
        </w:r>
      </w:ins>
      <w:ins w:id="205" w:author="Ramynke, Jason (DCYF)" w:date="2026-07-07T18:19:00Z" w16du:dateUtc="2026-07-07T18:19:27Z">
        <w:r w:rsidR="033CE52A">
          <w:t xml:space="preserve"> care</w:t>
        </w:r>
      </w:ins>
      <w:ins w:id="206" w:author="Ramynke, Jason (DCYF)" w:date="2026-07-07T18:16:00Z" w16du:dateUtc="2026-07-07T18:16:35Z">
        <w:r>
          <w:t xml:space="preserve"> </w:t>
        </w:r>
      </w:ins>
      <w:ins w:id="207" w:author="Ramynke, Jason (DCYF)" w:date="2026-07-07T18:19:00Z" w16du:dateUtc="2026-07-07T18:19:27Z">
        <w:r w:rsidR="033CE52A">
          <w:t>is provided or scheduled for less than 5 hours per day.</w:t>
        </w:r>
      </w:ins>
    </w:p>
    <w:p w14:paraId="72CC8C55" w14:textId="183687FA" w:rsidR="009E06BF" w:rsidRDefault="033CE52A" w:rsidP="16097EDF">
      <w:pPr>
        <w:pStyle w:val="ListParagraph"/>
        <w:widowControl/>
        <w:numPr>
          <w:ilvl w:val="0"/>
          <w:numId w:val="14"/>
        </w:numPr>
        <w:autoSpaceDE/>
        <w:autoSpaceDN/>
        <w:spacing w:before="0" w:after="160" w:line="278" w:lineRule="auto"/>
        <w:contextualSpacing/>
        <w:rPr>
          <w:ins w:id="208" w:author="Ramynke, Jason (DCYF)" w:date="2026-07-07T18:22:00Z" w16du:dateUtc="2026-07-07T18:22:17Z"/>
        </w:rPr>
      </w:pPr>
      <w:ins w:id="209" w:author="Ramynke, Jason (DCYF)" w:date="2026-07-07T18:19:00Z" w16du:dateUtc="2026-07-07T18:19:56Z">
        <w:r>
          <w:t>You may claim</w:t>
        </w:r>
      </w:ins>
      <w:ins w:id="210" w:author="Ramynke, Jason (DCYF)" w:date="2026-07-07T18:20:00Z" w16du:dateUtc="2026-07-07T18:20:02Z">
        <w:r>
          <w:t xml:space="preserve"> one full-day</w:t>
        </w:r>
      </w:ins>
      <w:ins w:id="211" w:author="Ramynke, Jason (DCYF)" w:date="2026-07-07T18:19:00Z" w16du:dateUtc="2026-07-07T18:19:56Z">
        <w:r>
          <w:t xml:space="preserve"> </w:t>
        </w:r>
      </w:ins>
      <w:ins w:id="212" w:author="Ramynke, Jason (DCYF)" w:date="2026-07-07T18:20:00Z" w16du:dateUtc="2026-07-07T18:20:02Z">
        <w:r>
          <w:t>unit when care is at l</w:t>
        </w:r>
        <w:r w:rsidR="4625FF3D">
          <w:t>ease 5 hours per day</w:t>
        </w:r>
      </w:ins>
      <w:ins w:id="213" w:author="Ramynke, Jason (DCYF)" w:date="2026-07-07T18:21:00Z" w16du:dateUtc="2026-07-07T18:21:23Z">
        <w:r w:rsidR="4625FF3D">
          <w:t>. You may claim two half-day</w:t>
        </w:r>
      </w:ins>
      <w:ins w:id="214" w:author="Ramynke, Jason (DCYF)" w:date="2026-07-07T18:20:00Z" w16du:dateUtc="2026-07-07T18:20:02Z">
        <w:r>
          <w:t xml:space="preserve"> </w:t>
        </w:r>
      </w:ins>
      <w:ins w:id="215" w:author="Ramynke, Jason (DCYF)" w:date="2026-07-07T18:21:00Z" w16du:dateUtc="2026-07-07T18:21:23Z">
        <w:r w:rsidR="2E32D65C">
          <w:t xml:space="preserve">units to equal one full-day unit. </w:t>
        </w:r>
      </w:ins>
      <w:ins w:id="216" w:author="James, Christin (DCYF)" w:date="2026-07-01T14:58:00Z" w16du:dateUtc="2026-07-01T21:58:00Z">
        <w:del w:id="217" w:author="Ramynke, Jason (DCYF)" w:date="2026-07-07T18:23:00Z" w16du:dateUtc="2026-07-07T18:23:03Z">
          <w:r w:rsidR="009E06BF" w:rsidDel="009E06BF">
            <w:delText>What if the child is authorized for half day units?</w:delText>
          </w:r>
        </w:del>
      </w:ins>
    </w:p>
    <w:p w14:paraId="3FEE1D48" w14:textId="79C83681" w:rsidR="21B16632" w:rsidRDefault="21B16632" w:rsidP="16097EDF">
      <w:pPr>
        <w:pStyle w:val="ListParagraph"/>
        <w:widowControl/>
        <w:numPr>
          <w:ilvl w:val="0"/>
          <w:numId w:val="14"/>
        </w:numPr>
        <w:spacing w:before="0" w:after="160" w:line="278" w:lineRule="auto"/>
        <w:contextualSpacing/>
        <w:rPr>
          <w:ins w:id="218" w:author="Ramynke, Jason (DCYF)" w:date="2026-07-07T18:22:00Z" w16du:dateUtc="2026-07-07T18:22:18Z"/>
        </w:rPr>
      </w:pPr>
      <w:ins w:id="219" w:author="Ramynke, Jason (DCYF)" w:date="2026-07-07T18:22:00Z" w16du:dateUtc="2026-07-07T18:22:18Z">
        <w:r>
          <w:t>You may claim payment for overtime when:</w:t>
        </w:r>
      </w:ins>
    </w:p>
    <w:p w14:paraId="0458E45D" w14:textId="47DFF3E0" w:rsidR="21B16632" w:rsidRDefault="21B16632">
      <w:pPr>
        <w:pStyle w:val="ListParagraph"/>
        <w:widowControl/>
        <w:numPr>
          <w:ilvl w:val="1"/>
          <w:numId w:val="14"/>
        </w:numPr>
        <w:spacing w:before="0" w:after="160" w:line="278" w:lineRule="auto"/>
        <w:contextualSpacing/>
        <w:rPr>
          <w:ins w:id="220" w:author="Ramynke, Jason (DCYF)" w:date="2026-07-07T18:22:00Z" w16du:dateUtc="2026-07-07T18:22:18Z"/>
        </w:rPr>
        <w:pPrChange w:id="221" w:author="Ramynke, Jason (DCYF)" w:date="2026-07-07T18:22:00Z">
          <w:pPr>
            <w:widowControl/>
            <w:spacing w:after="160" w:line="278" w:lineRule="auto"/>
            <w:contextualSpacing/>
          </w:pPr>
        </w:pPrChange>
      </w:pPr>
      <w:ins w:id="222" w:author="Ramynke, Jason (DCYF)" w:date="2026-07-07T18:22:00Z" w16du:dateUtc="2026-07-07T18:22:18Z">
        <w:r>
          <w:t>The child is authorized for overtime,</w:t>
        </w:r>
      </w:ins>
    </w:p>
    <w:p w14:paraId="174B7DBE" w14:textId="7081A12F" w:rsidR="21B16632" w:rsidRDefault="21B16632">
      <w:pPr>
        <w:pStyle w:val="ListParagraph"/>
        <w:widowControl/>
        <w:numPr>
          <w:ilvl w:val="1"/>
          <w:numId w:val="14"/>
        </w:numPr>
        <w:spacing w:before="0" w:after="160" w:line="278" w:lineRule="auto"/>
        <w:contextualSpacing/>
        <w:rPr>
          <w:ins w:id="223" w:author="Ramynke, Jason (DCYF)" w:date="2026-07-07T18:22:00Z" w16du:dateUtc="2026-07-07T18:22:18Z"/>
        </w:rPr>
        <w:pPrChange w:id="224" w:author="Ramynke, Jason (DCYF)" w:date="2026-07-07T18:22:00Z">
          <w:pPr>
            <w:widowControl/>
            <w:spacing w:after="160" w:line="278" w:lineRule="auto"/>
            <w:contextualSpacing/>
          </w:pPr>
        </w:pPrChange>
      </w:pPr>
      <w:ins w:id="225" w:author="Ramynke, Jason (DCYF)" w:date="2026-07-07T18:22:00Z" w16du:dateUtc="2026-07-07T18:22:18Z">
        <w:r>
          <w:t xml:space="preserve">The child attends more than 10 hours of care within the day, and </w:t>
        </w:r>
      </w:ins>
    </w:p>
    <w:p w14:paraId="210AAD0E" w14:textId="4F08D183" w:rsidR="21B16632" w:rsidRDefault="21B16632">
      <w:pPr>
        <w:pStyle w:val="ListParagraph"/>
        <w:widowControl/>
        <w:numPr>
          <w:ilvl w:val="1"/>
          <w:numId w:val="14"/>
        </w:numPr>
        <w:spacing w:before="0" w:after="160" w:line="278" w:lineRule="auto"/>
        <w:contextualSpacing/>
        <w:rPr>
          <w:ins w:id="226" w:author="Ramynke, Jason (DCYF)" w:date="2026-07-07T18:22:00Z" w16du:dateUtc="2026-07-07T18:22:18Z"/>
        </w:rPr>
        <w:pPrChange w:id="227" w:author="Ramynke, Jason (DCYF)" w:date="2026-07-07T18:22:00Z">
          <w:pPr>
            <w:widowControl/>
            <w:spacing w:after="160" w:line="278" w:lineRule="auto"/>
            <w:contextualSpacing/>
          </w:pPr>
        </w:pPrChange>
      </w:pPr>
      <w:ins w:id="228" w:author="Ramynke, Jason (DCYF)" w:date="2026-07-07T18:22:00Z" w16du:dateUtc="2026-07-07T18:22:18Z">
        <w:r>
          <w:t xml:space="preserve">You have a written policy to charge private paying families overtime care in excess of 10 hours per day. </w:t>
        </w:r>
      </w:ins>
    </w:p>
    <w:p w14:paraId="6FE2A8BE" w14:textId="2F8E75F4" w:rsidR="21B16632" w:rsidRDefault="21B16632">
      <w:pPr>
        <w:pStyle w:val="ListParagraph"/>
        <w:widowControl/>
        <w:numPr>
          <w:ilvl w:val="1"/>
          <w:numId w:val="14"/>
        </w:numPr>
        <w:spacing w:before="0" w:after="160" w:line="278" w:lineRule="auto"/>
        <w:contextualSpacing/>
        <w:rPr>
          <w:ins w:id="229" w:author="Ramynke, Jason (DCYF)" w:date="2026-07-07T18:22:00Z" w16du:dateUtc="2026-07-07T18:22:18Z"/>
        </w:rPr>
        <w:pPrChange w:id="230" w:author="Ramynke, Jason (DCYF)" w:date="2026-07-07T18:22:00Z">
          <w:pPr>
            <w:widowControl/>
            <w:spacing w:after="160" w:line="278" w:lineRule="auto"/>
            <w:contextualSpacing/>
          </w:pPr>
        </w:pPrChange>
      </w:pPr>
      <w:ins w:id="231" w:author="Ramynke, Jason (DCYF)" w:date="2026-07-07T18:22:00Z" w16du:dateUtc="2026-07-07T18:22:18Z">
        <w:r>
          <w:t xml:space="preserve">Overtime units may be claimed as an absent day when the child has attended overtime at least one time during the month, and the child was </w:t>
        </w:r>
      </w:ins>
      <w:ins w:id="232" w:author="James, Christin (DCYF)" w:date="2026-08-20T22:04:00Z" w16du:dateUtc="2026-08-20T22:04:15Z">
        <w:r w:rsidR="42F5DC40">
          <w:t xml:space="preserve">authorized and </w:t>
        </w:r>
      </w:ins>
      <w:ins w:id="233" w:author="Ramynke, Jason (DCYF)" w:date="2026-07-07T18:22:00Z" w16du:dateUtc="2026-07-07T18:22:18Z">
        <w:r>
          <w:t xml:space="preserve">scheduled </w:t>
        </w:r>
        <w:del w:id="234" w:author="James, Christin (DCYF)" w:date="2026-08-20T22:04:00Z" w16du:dateUtc="2026-08-20T22:04:17Z">
          <w:r w:rsidDel="21B16632">
            <w:delText>and expected</w:delText>
          </w:r>
        </w:del>
        <w:r>
          <w:t xml:space="preserve"> to attend.</w:t>
        </w:r>
      </w:ins>
    </w:p>
    <w:p w14:paraId="03777D10" w14:textId="418D7E36" w:rsidR="21B16632" w:rsidRDefault="21B16632">
      <w:pPr>
        <w:pStyle w:val="ListParagraph"/>
        <w:widowControl/>
        <w:numPr>
          <w:ilvl w:val="1"/>
          <w:numId w:val="14"/>
        </w:numPr>
        <w:spacing w:before="0" w:after="160" w:line="278" w:lineRule="auto"/>
        <w:contextualSpacing/>
        <w:rPr>
          <w:ins w:id="235" w:author="Ramynke, Jason (DCYF)" w:date="2026-07-07T18:22:00Z" w16du:dateUtc="2026-07-07T18:22:18Z"/>
        </w:rPr>
        <w:pPrChange w:id="236" w:author="Ramynke, Jason (DCYF)" w:date="2026-07-07T18:22:00Z">
          <w:pPr>
            <w:widowControl/>
            <w:spacing w:after="160" w:line="278" w:lineRule="auto"/>
            <w:contextualSpacing/>
          </w:pPr>
        </w:pPrChange>
      </w:pPr>
      <w:ins w:id="237" w:author="Ramynke, Jason (DCYF)" w:date="2026-07-07T18:22:00Z" w16du:dateUtc="2026-07-07T18:22:18Z">
        <w:r>
          <w:t>The claiming tiers apply to overtime units.</w:t>
        </w:r>
      </w:ins>
    </w:p>
    <w:p w14:paraId="7717EB21" w14:textId="3E9939E8" w:rsidR="16097EDF" w:rsidRDefault="16097EDF">
      <w:pPr>
        <w:pStyle w:val="ListParagraph"/>
        <w:widowControl/>
        <w:spacing w:before="0" w:after="160" w:line="278" w:lineRule="auto"/>
        <w:ind w:left="360"/>
        <w:contextualSpacing/>
        <w:rPr>
          <w:ins w:id="238" w:author="Ramynke, Jason (DCYF)" w:date="2026-07-07T18:17:00Z" w16du:dateUtc="2026-07-07T18:17:30Z"/>
        </w:rPr>
        <w:pPrChange w:id="239" w:author="Ramynke, Jason (DCYF)" w:date="2026-07-07T18:22:00Z">
          <w:pPr>
            <w:pStyle w:val="ListParagraph"/>
            <w:widowControl/>
            <w:numPr>
              <w:numId w:val="14"/>
            </w:numPr>
            <w:spacing w:before="0" w:after="160" w:line="278" w:lineRule="auto"/>
            <w:ind w:left="360" w:hanging="360"/>
            <w:contextualSpacing/>
          </w:pPr>
        </w:pPrChange>
      </w:pPr>
    </w:p>
    <w:p w14:paraId="01CD271E" w14:textId="2982FD7F" w:rsidR="16097EDF" w:rsidRDefault="16097EDF" w:rsidP="16097EDF">
      <w:pPr>
        <w:pStyle w:val="ListParagraph"/>
        <w:widowControl/>
        <w:numPr>
          <w:ilvl w:val="1"/>
          <w:numId w:val="14"/>
        </w:numPr>
        <w:spacing w:before="0" w:after="160" w:line="278" w:lineRule="auto"/>
        <w:contextualSpacing/>
        <w:rPr>
          <w:ins w:id="240" w:author="James, Christin (DCYF)" w:date="2026-07-01T14:58:00Z" w16du:dateUtc="2026-07-01T21:58:00Z"/>
          <w:del w:id="241" w:author="Ramynke, Jason (DCYF)" w:date="2026-07-07T18:22:00Z" w16du:dateUtc="2026-07-07T18:22:44Z"/>
        </w:rPr>
      </w:pPr>
    </w:p>
    <w:p w14:paraId="2C30847A" w14:textId="77777777" w:rsidR="009E06BF" w:rsidRPr="008A45EC" w:rsidRDefault="009E06BF" w:rsidP="009E06BF">
      <w:pPr>
        <w:ind w:left="360"/>
        <w:rPr>
          <w:ins w:id="242" w:author="James, Christin (DCYF)" w:date="2026-07-01T14:58:00Z" w16du:dateUtc="2026-07-01T21:58:00Z"/>
          <w:del w:id="243" w:author="Ramynke, Jason (DCYF)" w:date="2026-07-07T18:22:00Z" w16du:dateUtc="2026-07-07T18:22:44Z"/>
          <w:rFonts w:eastAsia="Times New Roman" w:cs="Times New Roman"/>
        </w:rPr>
      </w:pPr>
      <w:ins w:id="244" w:author="James, Christin (DCYF)" w:date="2026-07-01T14:58:00Z" w16du:dateUtc="2026-07-01T21:58:00Z">
        <w:del w:id="245" w:author="Ramynke, Jason (DCYF)" w:date="2026-07-07T18:22:00Z" w16du:dateUtc="2026-07-07T18:22:44Z">
          <w:r w:rsidDel="009E06BF">
            <w:delText xml:space="preserve">Determine how many days the child attended and select the option, A, B, C, or D, for that month. For every day the child attends fewer than 5 hours, claim 1 half day. For every day the child attended 5-10 hours, claim 2 half days. </w:delText>
          </w:r>
          <w:r w:rsidRPr="16097EDF" w:rsidDel="009E06BF">
            <w:rPr>
              <w:rFonts w:eastAsia="Times New Roman" w:cs="Times New Roman"/>
            </w:rPr>
            <w:delText xml:space="preserve">If there are additional days you are eligible to claim, you may claim an additional 1-2 half days, depending on the number of hours the child is scheduled to attend. </w:delText>
          </w:r>
        </w:del>
      </w:ins>
    </w:p>
    <w:p w14:paraId="5C570FDD" w14:textId="77777777" w:rsidR="009E06BF" w:rsidRPr="00D26648" w:rsidRDefault="009E06BF" w:rsidP="16097EDF">
      <w:pPr>
        <w:pStyle w:val="ListParagraph"/>
        <w:widowControl/>
        <w:numPr>
          <w:ilvl w:val="0"/>
          <w:numId w:val="14"/>
        </w:numPr>
        <w:autoSpaceDE/>
        <w:autoSpaceDN/>
        <w:spacing w:before="0" w:after="160" w:line="278" w:lineRule="auto"/>
        <w:contextualSpacing/>
        <w:rPr>
          <w:ins w:id="246" w:author="James, Christin (DCYF)" w:date="2026-07-01T14:58:00Z" w16du:dateUtc="2026-07-01T21:58:00Z"/>
          <w:del w:id="247" w:author="Ramynke, Jason (DCYF)" w:date="2026-07-07T18:22:00Z" w16du:dateUtc="2026-07-07T18:22:44Z"/>
          <w:i/>
          <w:iCs/>
          <w:color w:val="7030A0"/>
        </w:rPr>
      </w:pPr>
      <w:ins w:id="248" w:author="James, Christin (DCYF)" w:date="2026-07-01T14:58:00Z" w16du:dateUtc="2026-07-01T21:58:00Z">
        <w:del w:id="249" w:author="Ramynke, Jason (DCYF)" w:date="2026-07-07T18:22:00Z" w16du:dateUtc="2026-07-07T18:22:44Z">
          <w:r w:rsidDel="009E06BF">
            <w:delText>Subsidy has authorized both half and full day units for the child. How do you bill?</w:delText>
          </w:r>
        </w:del>
      </w:ins>
    </w:p>
    <w:p w14:paraId="13087F6F" w14:textId="77777777" w:rsidR="009E06BF" w:rsidRPr="008123DD" w:rsidRDefault="009E06BF" w:rsidP="009E06BF">
      <w:pPr>
        <w:ind w:left="360"/>
        <w:rPr>
          <w:ins w:id="250" w:author="James, Christin (DCYF)" w:date="2026-07-01T14:58:00Z" w16du:dateUtc="2026-07-01T21:58:00Z"/>
          <w:del w:id="251" w:author="Ramynke, Jason (DCYF)" w:date="2026-07-07T18:22:00Z" w16du:dateUtc="2026-07-07T18:22:44Z"/>
          <w:rFonts w:eastAsia="Times New Roman" w:cs="Times New Roman"/>
        </w:rPr>
      </w:pPr>
      <w:ins w:id="252" w:author="James, Christin (DCYF)" w:date="2026-07-01T14:58:00Z" w16du:dateUtc="2026-07-01T21:58:00Z">
        <w:del w:id="253" w:author="Ramynke, Jason (DCYF)" w:date="2026-07-07T18:22:00Z" w16du:dateUtc="2026-07-07T18:22:44Z">
          <w:r w:rsidDel="009E06BF">
            <w:delText xml:space="preserve">You decide on the option, A, B, C, or D, that fits the total number of days the child attended. Bill full days units for days attended up to 10 hours. Bill half day units for days attended up to 5 hours. If the number of authorized full days have been used, 2 half days can be considered one full day. </w:delText>
          </w:r>
          <w:r w:rsidRPr="16097EDF" w:rsidDel="009E06BF">
            <w:rPr>
              <w:rFonts w:eastAsia="Times New Roman" w:cs="Times New Roman"/>
            </w:rPr>
            <w:delText>If there are additional days you can claim, they may claim an additional half or full days, depending on what the child was scheduled to attend on those days.</w:delText>
          </w:r>
        </w:del>
      </w:ins>
    </w:p>
    <w:p w14:paraId="480D7940" w14:textId="7E903B24" w:rsidR="009E06BF" w:rsidRPr="008123DD" w:rsidRDefault="009E06BF">
      <w:pPr>
        <w:pStyle w:val="ListParagraph"/>
        <w:widowControl/>
        <w:numPr>
          <w:ilvl w:val="0"/>
          <w:numId w:val="1"/>
        </w:numPr>
        <w:autoSpaceDE/>
        <w:autoSpaceDN/>
        <w:spacing w:before="0" w:after="160" w:line="278" w:lineRule="auto"/>
        <w:ind w:left="-90"/>
        <w:contextualSpacing/>
        <w:rPr>
          <w:ins w:id="254" w:author="James, Christin (DCYF)" w:date="2026-07-01T14:58:00Z" w16du:dateUtc="2026-07-01T21:58:00Z"/>
          <w:del w:id="255" w:author="Ramynke, Jason (DCYF)" w:date="2026-07-07T18:24:00Z" w16du:dateUtc="2026-07-07T18:24:16Z"/>
        </w:rPr>
        <w:pPrChange w:id="256" w:author="Ramynke, Jason (DCYF)" w:date="2026-07-07T18:27:00Z">
          <w:pPr>
            <w:pStyle w:val="ListParagraph"/>
            <w:widowControl/>
            <w:numPr>
              <w:numId w:val="14"/>
            </w:numPr>
            <w:spacing w:before="0" w:after="160" w:line="278" w:lineRule="auto"/>
            <w:ind w:left="0" w:firstLine="0"/>
            <w:contextualSpacing/>
          </w:pPr>
        </w:pPrChange>
      </w:pPr>
      <w:ins w:id="257" w:author="James, Christin (DCYF)" w:date="2026-07-01T14:58:00Z" w16du:dateUtc="2026-07-01T21:58:00Z">
        <w:del w:id="258" w:author="Ramynke, Jason (DCYF)" w:date="2026-07-07T18:27:00Z" w16du:dateUtc="2026-07-07T18:27:29Z">
          <w:r w:rsidDel="009E06BF">
            <w:lastRenderedPageBreak/>
            <w:delText>Is a holiday or professional training day considered to be an eligible day?</w:delText>
          </w:r>
        </w:del>
      </w:ins>
    </w:p>
    <w:p w14:paraId="47F1615E" w14:textId="77777777" w:rsidR="009E06BF" w:rsidRDefault="009E06BF" w:rsidP="009E06BF">
      <w:pPr>
        <w:ind w:left="360"/>
        <w:rPr>
          <w:ins w:id="259" w:author="James, Christin (DCYF)" w:date="2026-07-01T14:58:00Z" w16du:dateUtc="2026-07-01T21:58:00Z"/>
        </w:rPr>
        <w:sectPr w:rsidR="009E06BF" w:rsidSect="009E06BF">
          <w:headerReference w:type="even" r:id="rId52"/>
          <w:headerReference w:type="default" r:id="rId53"/>
          <w:footerReference w:type="even" r:id="rId54"/>
          <w:footerReference w:type="default" r:id="rId55"/>
          <w:headerReference w:type="first" r:id="rId56"/>
          <w:footerReference w:type="first" r:id="rId57"/>
          <w:pgSz w:w="12240" w:h="15840"/>
          <w:pgMar w:top="1440" w:right="1440" w:bottom="1440" w:left="1440" w:header="720" w:footer="720" w:gutter="0"/>
          <w:cols w:space="720"/>
          <w:docGrid w:linePitch="360"/>
        </w:sectPr>
      </w:pPr>
      <w:ins w:id="264" w:author="James, Christin (DCYF)" w:date="2026-07-01T14:58:00Z" w16du:dateUtc="2026-07-01T21:58:00Z">
        <w:del w:id="265" w:author="Ramynke, Jason (DCYF)" w:date="2026-07-07T18:24:00Z" w16du:dateUtc="2026-07-07T18:24:16Z">
          <w:r w:rsidDel="009E06BF">
            <w:delText xml:space="preserve">Yes, eligible holidays and eligible professional development days count as days attended when the child attends </w:delText>
          </w:r>
        </w:del>
        <w:del w:id="266" w:author="Ramynke, Jason (DCYF)" w:date="2026-07-07T18:24:00Z" w16du:dateUtc="2026-07-07T18:24:17Z">
          <w:r w:rsidDel="009E06BF">
            <w:delText>child care at least one day during the month.</w:delText>
          </w:r>
        </w:del>
      </w:ins>
    </w:p>
    <w:p w14:paraId="299326E5" w14:textId="77777777" w:rsidR="00F20E6C" w:rsidRDefault="00F20E6C">
      <w:pPr>
        <w:pStyle w:val="Heading3"/>
        <w:spacing w:before="77"/>
        <w:rPr>
          <w:ins w:id="267" w:author="James, Christin (DCYF)" w:date="2026-07-01T13:35:00Z" w16du:dateUtc="2026-07-01T20:35:00Z"/>
          <w:color w:val="4D4D4F"/>
          <w:w w:val="75"/>
        </w:rPr>
      </w:pPr>
    </w:p>
    <w:p w14:paraId="591973E9" w14:textId="4514758A" w:rsidR="00D75A5E" w:rsidRDefault="00A64706">
      <w:pPr>
        <w:pStyle w:val="Heading3"/>
        <w:spacing w:before="77"/>
      </w:pPr>
      <w:r>
        <w:rPr>
          <w:noProof/>
        </w:rPr>
        <w:drawing>
          <wp:anchor distT="0" distB="0" distL="0" distR="0" simplePos="0" relativeHeight="251658279" behindDoc="1" locked="0" layoutInCell="1" allowOverlap="1" wp14:anchorId="4FDB5E46" wp14:editId="2DBC7A93">
            <wp:simplePos x="0" y="0"/>
            <wp:positionH relativeFrom="page">
              <wp:posOffset>2734055</wp:posOffset>
            </wp:positionH>
            <wp:positionV relativeFrom="paragraph">
              <wp:posOffset>60960</wp:posOffset>
            </wp:positionV>
            <wp:extent cx="4352544" cy="2788920"/>
            <wp:effectExtent l="0" t="0" r="0" b="0"/>
            <wp:wrapNone/>
            <wp:docPr id="55" name="Image 55" descr="Happy kids at elementary scho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Happy kids at elementary school"/>
                    <pic:cNvPicPr/>
                  </pic:nvPicPr>
                  <pic:blipFill>
                    <a:blip r:embed="rId58" cstate="print"/>
                    <a:stretch>
                      <a:fillRect/>
                    </a:stretch>
                  </pic:blipFill>
                  <pic:spPr>
                    <a:xfrm>
                      <a:off x="0" y="0"/>
                      <a:ext cx="4352544" cy="2788920"/>
                    </a:xfrm>
                    <a:prstGeom prst="rect">
                      <a:avLst/>
                    </a:prstGeom>
                  </pic:spPr>
                </pic:pic>
              </a:graphicData>
            </a:graphic>
          </wp:anchor>
        </w:drawing>
      </w:r>
      <w:r>
        <w:rPr>
          <w:color w:val="4D4D4F"/>
          <w:w w:val="75"/>
        </w:rPr>
        <w:t>THE</w:t>
      </w:r>
      <w:r>
        <w:rPr>
          <w:color w:val="4D4D4F"/>
          <w:spacing w:val="-7"/>
        </w:rPr>
        <w:t xml:space="preserve"> </w:t>
      </w:r>
      <w:r>
        <w:rPr>
          <w:color w:val="4D4D4F"/>
          <w:w w:val="75"/>
        </w:rPr>
        <w:t>FAMILY’S</w:t>
      </w:r>
      <w:r>
        <w:rPr>
          <w:color w:val="4D4D4F"/>
          <w:spacing w:val="-6"/>
        </w:rPr>
        <w:t xml:space="preserve"> </w:t>
      </w:r>
      <w:r>
        <w:rPr>
          <w:color w:val="4D4D4F"/>
          <w:spacing w:val="-2"/>
          <w:w w:val="75"/>
        </w:rPr>
        <w:t>COPAYMENT</w:t>
      </w:r>
    </w:p>
    <w:p w14:paraId="40808EA1" w14:textId="77777777" w:rsidR="00D75A5E" w:rsidRDefault="00A64706">
      <w:pPr>
        <w:pStyle w:val="BodyText"/>
        <w:spacing w:before="63" w:line="264" w:lineRule="auto"/>
        <w:ind w:right="7872"/>
      </w:pPr>
      <w:r>
        <w:t>Most families must make a copayment to pay for part of</w:t>
      </w:r>
      <w:r>
        <w:rPr>
          <w:spacing w:val="40"/>
        </w:rPr>
        <w:t xml:space="preserve"> </w:t>
      </w:r>
      <w:r>
        <w:t>the</w:t>
      </w:r>
      <w:r>
        <w:rPr>
          <w:spacing w:val="-5"/>
        </w:rPr>
        <w:t xml:space="preserve"> </w:t>
      </w:r>
      <w:r>
        <w:t>monthly</w:t>
      </w:r>
      <w:r>
        <w:rPr>
          <w:spacing w:val="-5"/>
        </w:rPr>
        <w:t xml:space="preserve"> </w:t>
      </w:r>
      <w:r>
        <w:t>child</w:t>
      </w:r>
      <w:r>
        <w:rPr>
          <w:spacing w:val="-5"/>
        </w:rPr>
        <w:t xml:space="preserve"> </w:t>
      </w:r>
      <w:r>
        <w:t>care</w:t>
      </w:r>
      <w:r>
        <w:rPr>
          <w:spacing w:val="-5"/>
        </w:rPr>
        <w:t xml:space="preserve"> </w:t>
      </w:r>
      <w:r>
        <w:t>cost</w:t>
      </w:r>
      <w:r>
        <w:rPr>
          <w:spacing w:val="-36"/>
        </w:rPr>
        <w:t xml:space="preserve"> </w:t>
      </w:r>
      <w:r>
        <w:rPr>
          <w:w w:val="80"/>
        </w:rPr>
        <w:t xml:space="preserve">. </w:t>
      </w:r>
      <w:r>
        <w:t>The family is responsible for paying the copayment to you each month</w:t>
      </w:r>
      <w:r>
        <w:rPr>
          <w:spacing w:val="-24"/>
        </w:rPr>
        <w:t xml:space="preserve"> </w:t>
      </w:r>
      <w:r>
        <w:rPr>
          <w:w w:val="80"/>
        </w:rPr>
        <w:t xml:space="preserve">. </w:t>
      </w:r>
      <w:r>
        <w:t xml:space="preserve">The family may have a copayment assigned to another provider, or it may be split </w:t>
      </w:r>
      <w:r>
        <w:rPr>
          <w:spacing w:val="-2"/>
        </w:rPr>
        <w:t>between</w:t>
      </w:r>
      <w:r>
        <w:rPr>
          <w:spacing w:val="-10"/>
        </w:rPr>
        <w:t xml:space="preserve"> </w:t>
      </w:r>
      <w:r>
        <w:rPr>
          <w:spacing w:val="-2"/>
        </w:rPr>
        <w:t>several</w:t>
      </w:r>
      <w:r>
        <w:rPr>
          <w:spacing w:val="-10"/>
        </w:rPr>
        <w:t xml:space="preserve"> </w:t>
      </w:r>
      <w:r>
        <w:rPr>
          <w:spacing w:val="-2"/>
        </w:rPr>
        <w:t>providers</w:t>
      </w:r>
      <w:r>
        <w:rPr>
          <w:spacing w:val="-38"/>
        </w:rPr>
        <w:t xml:space="preserve"> </w:t>
      </w:r>
      <w:r>
        <w:rPr>
          <w:spacing w:val="-2"/>
          <w:w w:val="80"/>
        </w:rPr>
        <w:t>.</w:t>
      </w:r>
      <w:r>
        <w:rPr>
          <w:spacing w:val="-10"/>
        </w:rPr>
        <w:t xml:space="preserve"> </w:t>
      </w:r>
      <w:r>
        <w:rPr>
          <w:spacing w:val="-2"/>
        </w:rPr>
        <w:t>If</w:t>
      </w:r>
      <w:r>
        <w:rPr>
          <w:spacing w:val="-10"/>
        </w:rPr>
        <w:t xml:space="preserve"> </w:t>
      </w:r>
      <w:r>
        <w:rPr>
          <w:spacing w:val="-2"/>
        </w:rPr>
        <w:t xml:space="preserve">you </w:t>
      </w:r>
      <w:r>
        <w:t>are assigned a copayment, and you</w:t>
      </w:r>
      <w:r>
        <w:rPr>
          <w:spacing w:val="-5"/>
        </w:rPr>
        <w:t xml:space="preserve"> </w:t>
      </w:r>
      <w:r>
        <w:t>do</w:t>
      </w:r>
      <w:r>
        <w:rPr>
          <w:spacing w:val="-5"/>
        </w:rPr>
        <w:t xml:space="preserve"> </w:t>
      </w:r>
      <w:r>
        <w:t>not</w:t>
      </w:r>
      <w:r>
        <w:rPr>
          <w:spacing w:val="-5"/>
        </w:rPr>
        <w:t xml:space="preserve"> </w:t>
      </w:r>
      <w:r>
        <w:t>receive</w:t>
      </w:r>
      <w:r>
        <w:rPr>
          <w:spacing w:val="-5"/>
        </w:rPr>
        <w:t xml:space="preserve"> </w:t>
      </w:r>
      <w:r>
        <w:t>the</w:t>
      </w:r>
      <w:r>
        <w:rPr>
          <w:spacing w:val="-5"/>
        </w:rPr>
        <w:t xml:space="preserve"> </w:t>
      </w:r>
      <w:r>
        <w:t>payment, you must report this within</w:t>
      </w:r>
    </w:p>
    <w:p w14:paraId="1EECA04A" w14:textId="77777777" w:rsidR="00D75A5E" w:rsidRDefault="00A64706">
      <w:pPr>
        <w:spacing w:line="264" w:lineRule="auto"/>
        <w:ind w:left="360" w:right="8105"/>
      </w:pPr>
      <w:r>
        <w:rPr>
          <w:spacing w:val="-4"/>
        </w:rPr>
        <w:t>60</w:t>
      </w:r>
      <w:r>
        <w:rPr>
          <w:spacing w:val="-12"/>
        </w:rPr>
        <w:t xml:space="preserve"> </w:t>
      </w:r>
      <w:r>
        <w:rPr>
          <w:spacing w:val="-4"/>
        </w:rPr>
        <w:t>days</w:t>
      </w:r>
      <w:r>
        <w:rPr>
          <w:spacing w:val="-11"/>
        </w:rPr>
        <w:t xml:space="preserve"> </w:t>
      </w:r>
      <w:r>
        <w:rPr>
          <w:spacing w:val="-4"/>
        </w:rPr>
        <w:t>to</w:t>
      </w:r>
      <w:r>
        <w:rPr>
          <w:spacing w:val="-11"/>
        </w:rPr>
        <w:t xml:space="preserve"> </w:t>
      </w:r>
      <w:r>
        <w:rPr>
          <w:spacing w:val="-4"/>
        </w:rPr>
        <w:t>the</w:t>
      </w:r>
      <w:r>
        <w:rPr>
          <w:spacing w:val="-12"/>
        </w:rPr>
        <w:t xml:space="preserve"> </w:t>
      </w:r>
      <w:r>
        <w:rPr>
          <w:spacing w:val="-4"/>
        </w:rPr>
        <w:t>DCYF</w:t>
      </w:r>
      <w:r>
        <w:rPr>
          <w:spacing w:val="-11"/>
        </w:rPr>
        <w:t xml:space="preserve"> </w:t>
      </w:r>
      <w:r>
        <w:rPr>
          <w:spacing w:val="-4"/>
        </w:rPr>
        <w:t xml:space="preserve">Provider </w:t>
      </w:r>
      <w:r>
        <w:rPr>
          <w:spacing w:val="-2"/>
        </w:rPr>
        <w:t>Line</w:t>
      </w:r>
      <w:r>
        <w:rPr>
          <w:spacing w:val="-13"/>
        </w:rPr>
        <w:t xml:space="preserve"> </w:t>
      </w:r>
      <w:r>
        <w:rPr>
          <w:spacing w:val="-2"/>
        </w:rPr>
        <w:t>1-800-394-4571</w:t>
      </w:r>
      <w:r>
        <w:rPr>
          <w:spacing w:val="-13"/>
        </w:rPr>
        <w:t xml:space="preserve"> </w:t>
      </w:r>
      <w:r>
        <w:rPr>
          <w:spacing w:val="-2"/>
        </w:rPr>
        <w:t>or</w:t>
      </w:r>
      <w:r>
        <w:rPr>
          <w:spacing w:val="-13"/>
        </w:rPr>
        <w:t xml:space="preserve"> </w:t>
      </w:r>
      <w:r>
        <w:rPr>
          <w:spacing w:val="-2"/>
        </w:rPr>
        <w:t xml:space="preserve">email </w:t>
      </w:r>
      <w:hyperlink r:id="rId59">
        <w:r>
          <w:rPr>
            <w:b/>
            <w:spacing w:val="-4"/>
            <w:w w:val="95"/>
          </w:rPr>
          <w:t>providerhelp@dcyf.wa.gov</w:t>
        </w:r>
      </w:hyperlink>
      <w:r>
        <w:rPr>
          <w:spacing w:val="-10"/>
          <w:w w:val="95"/>
        </w:rPr>
        <w:t xml:space="preserve"> </w:t>
      </w:r>
      <w:r>
        <w:rPr>
          <w:spacing w:val="-4"/>
          <w:w w:val="80"/>
        </w:rPr>
        <w:t>.</w:t>
      </w:r>
    </w:p>
    <w:p w14:paraId="76CDFCA3" w14:textId="77777777" w:rsidR="00D75A5E" w:rsidRDefault="00D75A5E">
      <w:pPr>
        <w:pStyle w:val="BodyText"/>
        <w:ind w:left="0"/>
        <w:rPr>
          <w:sz w:val="13"/>
        </w:rPr>
      </w:pPr>
    </w:p>
    <w:p w14:paraId="5761FD8A" w14:textId="77777777" w:rsidR="00D75A5E" w:rsidRDefault="00D75A5E">
      <w:pPr>
        <w:pStyle w:val="BodyText"/>
        <w:rPr>
          <w:sz w:val="13"/>
        </w:rPr>
        <w:sectPr w:rsidR="00D75A5E">
          <w:pgSz w:w="12240" w:h="15840"/>
          <w:pgMar w:top="1080" w:right="360" w:bottom="760" w:left="720" w:header="0" w:footer="566" w:gutter="0"/>
          <w:cols w:space="720"/>
        </w:sectPr>
      </w:pPr>
    </w:p>
    <w:p w14:paraId="65486894" w14:textId="77777777" w:rsidR="00D75A5E" w:rsidRDefault="00A64706">
      <w:pPr>
        <w:pStyle w:val="Heading3"/>
        <w:spacing w:before="101"/>
      </w:pPr>
      <w:r>
        <w:rPr>
          <w:color w:val="4D4D4F"/>
          <w:w w:val="75"/>
        </w:rPr>
        <w:t>ABSENT</w:t>
      </w:r>
      <w:r>
        <w:rPr>
          <w:color w:val="4D4D4F"/>
          <w:spacing w:val="-4"/>
        </w:rPr>
        <w:t xml:space="preserve"> </w:t>
      </w:r>
      <w:r>
        <w:rPr>
          <w:color w:val="4D4D4F"/>
          <w:spacing w:val="-4"/>
          <w:w w:val="85"/>
        </w:rPr>
        <w:t>DAYS</w:t>
      </w:r>
    </w:p>
    <w:p w14:paraId="25E0E09E" w14:textId="0FB91CB6" w:rsidR="00D75A5E" w:rsidDel="00E76F7D" w:rsidRDefault="00A64706">
      <w:pPr>
        <w:pStyle w:val="BodyText"/>
        <w:spacing w:before="64" w:line="264" w:lineRule="auto"/>
        <w:ind w:right="160"/>
        <w:rPr>
          <w:del w:id="268" w:author="James, Christin (DCYF)" w:date="2026-07-07T14:17:00Z" w16du:dateUtc="2026-07-07T21:17:00Z"/>
        </w:rPr>
      </w:pPr>
      <w:del w:id="269" w:author="James, Christin (DCYF)" w:date="2026-07-01T07:33:00Z" w16du:dateUtc="2026-07-01T14:33:00Z">
        <w:r w:rsidDel="00A303A7">
          <w:delText>When a child who has been approved for subsidy attends at least one day in the calendar month within an authorization period, you are eligible</w:delText>
        </w:r>
        <w:r w:rsidDel="00A303A7">
          <w:rPr>
            <w:spacing w:val="80"/>
          </w:rPr>
          <w:delText xml:space="preserve"> </w:delText>
        </w:r>
        <w:r w:rsidDel="00A303A7">
          <w:delText>to claim absent days that month</w:delText>
        </w:r>
        <w:r w:rsidDel="00A303A7">
          <w:rPr>
            <w:spacing w:val="-36"/>
          </w:rPr>
          <w:delText xml:space="preserve"> </w:delText>
        </w:r>
        <w:r w:rsidDel="00A303A7">
          <w:rPr>
            <w:w w:val="80"/>
          </w:rPr>
          <w:delText xml:space="preserve">. </w:delText>
        </w:r>
      </w:del>
      <w:r>
        <w:t>Absent days are</w:t>
      </w:r>
      <w:ins w:id="270" w:author="James, Christin (DCYF)" w:date="2026-07-07T14:17:00Z" w16du:dateUtc="2026-07-07T21:17:00Z">
        <w:r w:rsidR="00E76F7D">
          <w:t xml:space="preserve"> </w:t>
        </w:r>
      </w:ins>
    </w:p>
    <w:p w14:paraId="3F15C1A0" w14:textId="606EF07E" w:rsidR="00D75A5E" w:rsidRDefault="00A64706">
      <w:pPr>
        <w:pStyle w:val="BodyText"/>
        <w:spacing w:before="64" w:line="264" w:lineRule="auto"/>
        <w:ind w:right="160"/>
        <w:pPrChange w:id="271" w:author="James, Christin (DCYF)" w:date="2026-07-07T14:17:00Z" w16du:dateUtc="2026-07-07T21:17:00Z">
          <w:pPr>
            <w:pStyle w:val="BodyText"/>
            <w:spacing w:line="264" w:lineRule="auto"/>
            <w:ind w:right="38"/>
          </w:pPr>
        </w:pPrChange>
      </w:pPr>
      <w:r>
        <w:t>days that a child was scheduled to attend and was absent</w:t>
      </w:r>
      <w:r>
        <w:rPr>
          <w:spacing w:val="-27"/>
        </w:rPr>
        <w:t xml:space="preserve"> </w:t>
      </w:r>
      <w:r>
        <w:rPr>
          <w:w w:val="80"/>
        </w:rPr>
        <w:t xml:space="preserve">. </w:t>
      </w:r>
      <w:del w:id="272" w:author="James, Christin (DCYF)" w:date="2026-07-01T07:34:00Z" w16du:dateUtc="2026-07-01T14:34:00Z">
        <w:r w:rsidDel="00A303A7">
          <w:delText>This is based on the schedule the parent has with you and not on what schedule DCYF has in their system</w:delText>
        </w:r>
        <w:r w:rsidDel="00A303A7">
          <w:rPr>
            <w:spacing w:val="-28"/>
          </w:rPr>
          <w:delText xml:space="preserve"> </w:delText>
        </w:r>
        <w:r w:rsidDel="00A303A7">
          <w:rPr>
            <w:w w:val="80"/>
          </w:rPr>
          <w:delText>.</w:delText>
        </w:r>
        <w:r w:rsidDel="00A303A7">
          <w:delText xml:space="preserve"> </w:delText>
        </w:r>
      </w:del>
      <w:ins w:id="273" w:author="James, Christin (DCYF)" w:date="2026-07-01T07:34:00Z" w16du:dateUtc="2026-07-01T14:34:00Z">
        <w:r w:rsidR="00A303A7">
          <w:t>“Scheduled to attend” means the child was expected to attend based on the family’s approved activity schedule, and their attendance would not put you over capacity</w:t>
        </w:r>
      </w:ins>
      <w:ins w:id="274" w:author="James, Christin (DCYF)" w:date="2026-07-07T14:17:00Z" w16du:dateUtc="2026-07-07T21:17:00Z">
        <w:r w:rsidR="00E76F7D">
          <w:t>.</w:t>
        </w:r>
      </w:ins>
      <w:ins w:id="275" w:author="James, Christin (DCYF)" w:date="2026-07-01T07:34:00Z" w16du:dateUtc="2026-07-01T14:34:00Z">
        <w:r w:rsidR="00A303A7">
          <w:rPr>
            <w:spacing w:val="-30"/>
          </w:rPr>
          <w:t xml:space="preserve"> </w:t>
        </w:r>
      </w:ins>
      <w:ins w:id="276" w:author="James, Christin (DCYF)" w:date="2026-07-01T13:37:00Z" w16du:dateUtc="2026-07-01T20:37:00Z">
        <w:r w:rsidR="00F20E6C">
          <w:rPr>
            <w:spacing w:val="-30"/>
          </w:rPr>
          <w:t xml:space="preserve"> </w:t>
        </w:r>
      </w:ins>
      <w:r>
        <w:t>You may not claim for payment</w:t>
      </w:r>
      <w:r>
        <w:rPr>
          <w:spacing w:val="40"/>
        </w:rPr>
        <w:t xml:space="preserve"> </w:t>
      </w:r>
      <w:r>
        <w:t>for more days than authorized for that month</w:t>
      </w:r>
      <w:ins w:id="277" w:author="James, Christin (DCYF)" w:date="2026-07-01T13:38:00Z" w16du:dateUtc="2026-07-01T20:38:00Z">
        <w:r w:rsidR="00F20E6C">
          <w:t xml:space="preserve"> or for days you are closed for reasons unrelated to professional training days or holidays as described in those sections</w:t>
        </w:r>
      </w:ins>
      <w:r>
        <w:rPr>
          <w:spacing w:val="-34"/>
        </w:rPr>
        <w:t xml:space="preserve"> </w:t>
      </w:r>
      <w:r>
        <w:rPr>
          <w:w w:val="80"/>
        </w:rPr>
        <w:t xml:space="preserve">. </w:t>
      </w:r>
      <w:r>
        <w:t>An exception to this is school-age children authorized in half days to allow for additional half days to be claimed when needing care when not in school</w:t>
      </w:r>
      <w:r>
        <w:rPr>
          <w:spacing w:val="-26"/>
        </w:rPr>
        <w:t xml:space="preserve"> </w:t>
      </w:r>
      <w:r>
        <w:rPr>
          <w:w w:val="80"/>
        </w:rPr>
        <w:t xml:space="preserve">. </w:t>
      </w:r>
      <w:r>
        <w:t>“Days” means calendar days unless otherwise specified</w:t>
      </w:r>
      <w:r>
        <w:rPr>
          <w:spacing w:val="-30"/>
        </w:rPr>
        <w:t xml:space="preserve"> </w:t>
      </w:r>
      <w:r>
        <w:rPr>
          <w:w w:val="80"/>
        </w:rPr>
        <w:t xml:space="preserve">. </w:t>
      </w:r>
      <w:r>
        <w:t>Some authorizations start after the first</w:t>
      </w:r>
    </w:p>
    <w:p w14:paraId="40B1E1C1" w14:textId="46784576" w:rsidR="00D75A5E" w:rsidRDefault="00F20E6C">
      <w:pPr>
        <w:pStyle w:val="BodyText"/>
        <w:spacing w:before="188"/>
        <w:ind w:left="0"/>
      </w:pPr>
      <w:r>
        <w:rPr>
          <w:noProof/>
        </w:rPr>
        <mc:AlternateContent>
          <mc:Choice Requires="wps">
            <w:drawing>
              <wp:anchor distT="0" distB="0" distL="0" distR="0" simplePos="0" relativeHeight="251658256" behindDoc="0" locked="0" layoutInCell="1" allowOverlap="1" wp14:anchorId="32B71665" wp14:editId="1D3DBF54">
                <wp:simplePos x="0" y="0"/>
                <wp:positionH relativeFrom="page">
                  <wp:posOffset>733250</wp:posOffset>
                </wp:positionH>
                <wp:positionV relativeFrom="paragraph">
                  <wp:posOffset>44344</wp:posOffset>
                </wp:positionV>
                <wp:extent cx="6555105" cy="103505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968895">
                          <a:off x="0" y="0"/>
                          <a:ext cx="6555105" cy="1035050"/>
                        </a:xfrm>
                        <a:prstGeom prst="rect">
                          <a:avLst/>
                        </a:prstGeom>
                      </wps:spPr>
                      <wps:txbx>
                        <w:txbxContent>
                          <w:p w14:paraId="1BBD4802"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32B71665" id="Textbox 56" o:spid="_x0000_s1038" type="#_x0000_t202" style="position:absolute;margin-left:57.75pt;margin-top:3.5pt;width:516.15pt;height:81.5pt;rotation:-689335fd;z-index:25165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" filled="f" stroked="f">
                <v:textbox inset="0,0,0,0">
                  <w:txbxContent>
                    <w:p w14:paraId="1BBD4802"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sidR="00A64706">
        <w:br w:type="column"/>
      </w:r>
    </w:p>
    <w:p w14:paraId="032E7FA9" w14:textId="2F60BB47" w:rsidR="00D75A5E" w:rsidRDefault="00A64706">
      <w:pPr>
        <w:pStyle w:val="BodyText"/>
        <w:spacing w:line="264" w:lineRule="auto"/>
        <w:ind w:right="964"/>
      </w:pPr>
      <w:r>
        <w:t>day of the month, and other authorizations end before the last day of the month</w:t>
      </w:r>
      <w:del w:id="278" w:author="James, Christin (DCYF)" w:date="2026-07-07T14:18:00Z" w16du:dateUtc="2026-07-07T21:18:00Z">
        <w:r w:rsidDel="003F406B">
          <w:rPr>
            <w:spacing w:val="-28"/>
          </w:rPr>
          <w:delText xml:space="preserve"> </w:delText>
        </w:r>
      </w:del>
      <w:r>
        <w:rPr>
          <w:w w:val="80"/>
        </w:rPr>
        <w:t xml:space="preserve">. </w:t>
      </w:r>
      <w:r>
        <w:t>Do not claim absent</w:t>
      </w:r>
      <w:r>
        <w:rPr>
          <w:spacing w:val="29"/>
        </w:rPr>
        <w:t xml:space="preserve"> </w:t>
      </w:r>
      <w:r>
        <w:t>days</w:t>
      </w:r>
      <w:r>
        <w:rPr>
          <w:spacing w:val="29"/>
        </w:rPr>
        <w:t xml:space="preserve"> </w:t>
      </w:r>
      <w:r>
        <w:t>outside</w:t>
      </w:r>
      <w:r>
        <w:rPr>
          <w:spacing w:val="29"/>
        </w:rPr>
        <w:t xml:space="preserve"> </w:t>
      </w:r>
      <w:r>
        <w:t>of</w:t>
      </w:r>
      <w:r>
        <w:rPr>
          <w:spacing w:val="29"/>
        </w:rPr>
        <w:t xml:space="preserve"> </w:t>
      </w:r>
      <w:r>
        <w:t>the</w:t>
      </w:r>
      <w:r>
        <w:rPr>
          <w:spacing w:val="29"/>
        </w:rPr>
        <w:t xml:space="preserve"> </w:t>
      </w:r>
      <w:r>
        <w:t>authorization</w:t>
      </w:r>
      <w:r>
        <w:rPr>
          <w:spacing w:val="29"/>
        </w:rPr>
        <w:t xml:space="preserve"> </w:t>
      </w:r>
      <w:r>
        <w:t>dates</w:t>
      </w:r>
      <w:del w:id="279" w:author="James, Christin (DCYF)" w:date="2026-07-07T14:18:00Z" w16du:dateUtc="2026-07-07T21:18:00Z">
        <w:r w:rsidDel="003F406B">
          <w:rPr>
            <w:spacing w:val="-23"/>
          </w:rPr>
          <w:delText xml:space="preserve"> </w:delText>
        </w:r>
      </w:del>
      <w:r>
        <w:rPr>
          <w:w w:val="80"/>
        </w:rPr>
        <w:t xml:space="preserve">. </w:t>
      </w:r>
      <w:r>
        <w:t>If you decide to stop providing care for a child, you</w:t>
      </w:r>
      <w:r>
        <w:rPr>
          <w:spacing w:val="2"/>
        </w:rPr>
        <w:t xml:space="preserve"> </w:t>
      </w:r>
      <w:r>
        <w:t>may</w:t>
      </w:r>
      <w:r>
        <w:rPr>
          <w:spacing w:val="3"/>
        </w:rPr>
        <w:t xml:space="preserve"> </w:t>
      </w:r>
      <w:r>
        <w:t>not</w:t>
      </w:r>
      <w:r>
        <w:rPr>
          <w:spacing w:val="3"/>
        </w:rPr>
        <w:t xml:space="preserve"> </w:t>
      </w:r>
      <w:r>
        <w:t>claim</w:t>
      </w:r>
      <w:r>
        <w:rPr>
          <w:spacing w:val="3"/>
        </w:rPr>
        <w:t xml:space="preserve"> </w:t>
      </w:r>
      <w:r>
        <w:t>absent</w:t>
      </w:r>
      <w:r>
        <w:rPr>
          <w:spacing w:val="3"/>
        </w:rPr>
        <w:t xml:space="preserve"> </w:t>
      </w:r>
      <w:r>
        <w:t>days</w:t>
      </w:r>
      <w:r>
        <w:rPr>
          <w:spacing w:val="2"/>
        </w:rPr>
        <w:t xml:space="preserve"> </w:t>
      </w:r>
      <w:r>
        <w:t>for</w:t>
      </w:r>
      <w:r>
        <w:rPr>
          <w:spacing w:val="3"/>
        </w:rPr>
        <w:t xml:space="preserve"> </w:t>
      </w:r>
      <w:r>
        <w:t>days</w:t>
      </w:r>
      <w:r>
        <w:rPr>
          <w:spacing w:val="3"/>
        </w:rPr>
        <w:t xml:space="preserve"> </w:t>
      </w:r>
      <w:r>
        <w:t>after</w:t>
      </w:r>
      <w:r>
        <w:rPr>
          <w:spacing w:val="3"/>
        </w:rPr>
        <w:t xml:space="preserve"> </w:t>
      </w:r>
      <w:r>
        <w:rPr>
          <w:spacing w:val="-5"/>
        </w:rPr>
        <w:t>the</w:t>
      </w:r>
    </w:p>
    <w:p w14:paraId="29E42201" w14:textId="173A3940" w:rsidR="00D75A5E" w:rsidRDefault="00A64706">
      <w:pPr>
        <w:pStyle w:val="BodyText"/>
        <w:spacing w:line="264" w:lineRule="auto"/>
        <w:ind w:right="713"/>
      </w:pPr>
      <w:r>
        <w:rPr>
          <w:noProof/>
        </w:rPr>
        <mc:AlternateContent>
          <mc:Choice Requires="wps">
            <w:drawing>
              <wp:anchor distT="0" distB="0" distL="0" distR="0" simplePos="0" relativeHeight="251658255" behindDoc="0" locked="0" layoutInCell="1" allowOverlap="1" wp14:anchorId="01DD4EA7" wp14:editId="221F0DC0">
                <wp:simplePos x="0" y="0"/>
                <wp:positionH relativeFrom="page">
                  <wp:posOffset>3886200</wp:posOffset>
                </wp:positionH>
                <wp:positionV relativeFrom="paragraph">
                  <wp:posOffset>-860994</wp:posOffset>
                </wp:positionV>
                <wp:extent cx="1270" cy="245110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451100"/>
                        </a:xfrm>
                        <a:custGeom>
                          <a:avLst/>
                          <a:gdLst/>
                          <a:ahLst/>
                          <a:cxnLst/>
                          <a:rect l="l" t="t" r="r" b="b"/>
                          <a:pathLst>
                            <a:path h="2451100">
                              <a:moveTo>
                                <a:pt x="0" y="0"/>
                              </a:moveTo>
                              <a:lnTo>
                                <a:pt x="0" y="24511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76ADA652">
              <v:shape id="Graphic 57" style="position:absolute;margin-left:306pt;margin-top:-67.8pt;width:.1pt;height:193pt;z-index:15741952;visibility:visible;mso-wrap-style:square;mso-wrap-distance-left:0;mso-wrap-distance-top:0;mso-wrap-distance-right:0;mso-wrap-distance-bottom:0;mso-position-horizontal:absolute;mso-position-horizontal-relative:page;mso-position-vertical:absolute;mso-position-vertical-relative:text;v-text-anchor:top" coordsize="1270,2451100" o:spid="_x0000_s1026" filled="f" strokeweight=".5pt" path="m,l,24511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" w14:anchorId="63561AA2">
                <v:path arrowok="t"/>
                <w10:wrap anchorx="page"/>
              </v:shape>
            </w:pict>
          </mc:Fallback>
        </mc:AlternateContent>
      </w:r>
      <w:r>
        <w:t>date care ends</w:t>
      </w:r>
      <w:del w:id="280" w:author="James, Christin (DCYF)" w:date="2026-07-07T14:18:00Z" w16du:dateUtc="2026-07-07T21:18:00Z">
        <w:r w:rsidDel="003F406B">
          <w:rPr>
            <w:spacing w:val="-26"/>
          </w:rPr>
          <w:delText xml:space="preserve"> </w:delText>
        </w:r>
        <w:r w:rsidDel="003F406B">
          <w:rPr>
            <w:w w:val="80"/>
          </w:rPr>
          <w:delText>.</w:delText>
        </w:r>
      </w:del>
      <w:del w:id="281" w:author="James, Christin (DCYF)" w:date="2026-07-01T07:34:00Z" w16du:dateUtc="2026-07-01T14:34:00Z">
        <w:r w:rsidDel="00A303A7">
          <w:rPr>
            <w:w w:val="80"/>
          </w:rPr>
          <w:delText xml:space="preserve"> </w:delText>
        </w:r>
        <w:r w:rsidDel="00A303A7">
          <w:delText>“Scheduled to attend” means the child was expected to attend based on the family’s approved activity schedule, and their attendance would not put you over capacity</w:delText>
        </w:r>
        <w:r w:rsidDel="00A303A7">
          <w:rPr>
            <w:spacing w:val="-30"/>
          </w:rPr>
          <w:delText xml:space="preserve"> </w:delText>
        </w:r>
      </w:del>
      <w:r>
        <w:rPr>
          <w:w w:val="80"/>
        </w:rPr>
        <w:t xml:space="preserve">. </w:t>
      </w:r>
      <w:r>
        <w:t>If your facility is open Monday – Friday (five days per week) most months of the year, your facility will be open less than 23 days</w:t>
      </w:r>
      <w:del w:id="282" w:author="James, Christin (DCYF)" w:date="2026-07-07T14:18:00Z" w16du:dateUtc="2026-07-07T21:18:00Z">
        <w:r w:rsidDel="003F406B">
          <w:rPr>
            <w:spacing w:val="-33"/>
          </w:rPr>
          <w:delText xml:space="preserve"> </w:delText>
        </w:r>
      </w:del>
      <w:r>
        <w:rPr>
          <w:w w:val="80"/>
        </w:rPr>
        <w:t xml:space="preserve">. </w:t>
      </w:r>
      <w:r>
        <w:t>Example: In July, there are 23 days possible Monday – Friday, and in August, there are 22 days</w:t>
      </w:r>
      <w:del w:id="283" w:author="James, Christin (DCYF)" w:date="2026-07-07T14:18:00Z" w16du:dateUtc="2026-07-07T21:18:00Z">
        <w:r w:rsidDel="003F406B">
          <w:rPr>
            <w:spacing w:val="-27"/>
          </w:rPr>
          <w:delText xml:space="preserve"> </w:delText>
        </w:r>
      </w:del>
      <w:r>
        <w:rPr>
          <w:w w:val="80"/>
        </w:rPr>
        <w:t>.</w:t>
      </w:r>
    </w:p>
    <w:p w14:paraId="2FF94F44" w14:textId="77777777" w:rsidR="00D75A5E" w:rsidRDefault="00D75A5E">
      <w:pPr>
        <w:pStyle w:val="BodyText"/>
        <w:spacing w:line="264" w:lineRule="auto"/>
        <w:sectPr w:rsidR="00D75A5E">
          <w:type w:val="continuous"/>
          <w:pgSz w:w="12240" w:h="15840"/>
          <w:pgMar w:top="1100" w:right="360" w:bottom="280" w:left="720" w:header="0" w:footer="566" w:gutter="0"/>
          <w:cols w:num="2" w:space="720" w:equalWidth="0">
            <w:col w:w="4948" w:space="452"/>
            <w:col w:w="5760"/>
          </w:cols>
        </w:sectPr>
      </w:pPr>
    </w:p>
    <w:p w14:paraId="0A62B873" w14:textId="77777777" w:rsidR="00D75A5E" w:rsidRDefault="00D75A5E">
      <w:pPr>
        <w:pStyle w:val="BodyText"/>
        <w:ind w:left="0"/>
        <w:rPr>
          <w:sz w:val="20"/>
        </w:rPr>
      </w:pPr>
    </w:p>
    <w:p w14:paraId="084AD7F7" w14:textId="77777777" w:rsidR="00D75A5E" w:rsidRDefault="00D75A5E">
      <w:pPr>
        <w:pStyle w:val="BodyText"/>
        <w:spacing w:before="148"/>
        <w:ind w:left="0"/>
        <w:rPr>
          <w:sz w:val="20"/>
        </w:rPr>
      </w:pPr>
    </w:p>
    <w:p w14:paraId="3A4BDD72" w14:textId="77777777" w:rsidR="00D75A5E" w:rsidRDefault="00A64706">
      <w:pPr>
        <w:tabs>
          <w:tab w:val="left" w:pos="5810"/>
        </w:tabs>
        <w:ind w:left="766"/>
        <w:rPr>
          <w:sz w:val="20"/>
        </w:rPr>
      </w:pPr>
      <w:r>
        <w:rPr>
          <w:noProof/>
          <w:sz w:val="20"/>
        </w:rPr>
        <w:lastRenderedPageBreak/>
        <mc:AlternateContent>
          <mc:Choice Requires="wps">
            <w:drawing>
              <wp:inline distT="0" distB="0" distL="0" distR="0" wp14:anchorId="1C5F3142" wp14:editId="0AF1656E">
                <wp:extent cx="2684145" cy="1822450"/>
                <wp:effectExtent l="0" t="0" r="0" b="0"/>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4145" cy="1822450"/>
                        </a:xfrm>
                        <a:prstGeom prst="rect">
                          <a:avLst/>
                        </a:prstGeom>
                      </wps:spPr>
                      <wps:txbx>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4"/>
                              <w:gridCol w:w="604"/>
                              <w:gridCol w:w="604"/>
                              <w:gridCol w:w="604"/>
                              <w:gridCol w:w="604"/>
                              <w:gridCol w:w="604"/>
                              <w:gridCol w:w="604"/>
                            </w:tblGrid>
                            <w:tr w:rsidR="00D75A5E" w14:paraId="23CE4D58" w14:textId="77777777">
                              <w:trPr>
                                <w:trHeight w:val="412"/>
                              </w:trPr>
                              <w:tc>
                                <w:tcPr>
                                  <w:tcW w:w="4228" w:type="dxa"/>
                                  <w:gridSpan w:val="7"/>
                                  <w:tcBorders>
                                    <w:top w:val="nil"/>
                                    <w:left w:val="nil"/>
                                    <w:bottom w:val="nil"/>
                                    <w:right w:val="nil"/>
                                  </w:tcBorders>
                                  <w:shd w:val="clear" w:color="auto" w:fill="00687F"/>
                                </w:tcPr>
                                <w:p w14:paraId="1A680681" w14:textId="77777777" w:rsidR="00D75A5E" w:rsidRDefault="00A64706">
                                  <w:pPr>
                                    <w:pStyle w:val="TableParagraph"/>
                                    <w:spacing w:before="44"/>
                                    <w:ind w:left="0" w:right="24"/>
                                    <w:rPr>
                                      <w:rFonts w:ascii="Gill Sans MT"/>
                                      <w:b/>
                                      <w:sz w:val="26"/>
                                    </w:rPr>
                                  </w:pPr>
                                  <w:r>
                                    <w:rPr>
                                      <w:rFonts w:ascii="Gill Sans MT"/>
                                      <w:b/>
                                      <w:color w:val="FFFFFF"/>
                                      <w:spacing w:val="-4"/>
                                      <w:sz w:val="26"/>
                                    </w:rPr>
                                    <w:t>JULY</w:t>
                                  </w:r>
                                </w:p>
                              </w:tc>
                            </w:tr>
                            <w:tr w:rsidR="00D75A5E" w14:paraId="1BD38D7B" w14:textId="77777777">
                              <w:trPr>
                                <w:trHeight w:val="383"/>
                              </w:trPr>
                              <w:tc>
                                <w:tcPr>
                                  <w:tcW w:w="604" w:type="dxa"/>
                                  <w:tcBorders>
                                    <w:top w:val="nil"/>
                                    <w:left w:val="nil"/>
                                    <w:right w:val="nil"/>
                                  </w:tcBorders>
                                  <w:shd w:val="clear" w:color="auto" w:fill="DCDDDE"/>
                                </w:tcPr>
                                <w:p w14:paraId="3C79F193" w14:textId="77777777" w:rsidR="00D75A5E" w:rsidRDefault="00A64706">
                                  <w:pPr>
                                    <w:pStyle w:val="TableParagraph"/>
                                    <w:spacing w:before="53"/>
                                    <w:ind w:left="1" w:right="1"/>
                                    <w:rPr>
                                      <w:rFonts w:ascii="Gill Sans MT"/>
                                      <w:b/>
                                    </w:rPr>
                                  </w:pPr>
                                  <w:r>
                                    <w:rPr>
                                      <w:rFonts w:ascii="Gill Sans MT"/>
                                      <w:b/>
                                      <w:color w:val="00687F"/>
                                      <w:spacing w:val="-10"/>
                                    </w:rPr>
                                    <w:t>S</w:t>
                                  </w:r>
                                </w:p>
                              </w:tc>
                              <w:tc>
                                <w:tcPr>
                                  <w:tcW w:w="604" w:type="dxa"/>
                                  <w:tcBorders>
                                    <w:top w:val="nil"/>
                                    <w:left w:val="nil"/>
                                    <w:right w:val="nil"/>
                                  </w:tcBorders>
                                  <w:shd w:val="clear" w:color="auto" w:fill="DCDDDE"/>
                                </w:tcPr>
                                <w:p w14:paraId="2D356E9E" w14:textId="77777777" w:rsidR="00D75A5E" w:rsidRDefault="00A64706">
                                  <w:pPr>
                                    <w:pStyle w:val="TableParagraph"/>
                                    <w:spacing w:before="53"/>
                                    <w:ind w:left="1" w:right="1"/>
                                    <w:rPr>
                                      <w:rFonts w:ascii="Gill Sans MT"/>
                                      <w:b/>
                                    </w:rPr>
                                  </w:pPr>
                                  <w:r>
                                    <w:rPr>
                                      <w:rFonts w:ascii="Gill Sans MT"/>
                                      <w:b/>
                                      <w:color w:val="00687F"/>
                                      <w:spacing w:val="-10"/>
                                    </w:rPr>
                                    <w:t>M</w:t>
                                  </w:r>
                                </w:p>
                              </w:tc>
                              <w:tc>
                                <w:tcPr>
                                  <w:tcW w:w="604" w:type="dxa"/>
                                  <w:tcBorders>
                                    <w:top w:val="nil"/>
                                    <w:left w:val="nil"/>
                                    <w:right w:val="nil"/>
                                  </w:tcBorders>
                                  <w:shd w:val="clear" w:color="auto" w:fill="DCDDDE"/>
                                </w:tcPr>
                                <w:p w14:paraId="75E1718C" w14:textId="77777777" w:rsidR="00D75A5E" w:rsidRDefault="00A64706">
                                  <w:pPr>
                                    <w:pStyle w:val="TableParagraph"/>
                                    <w:spacing w:before="53"/>
                                    <w:ind w:left="0" w:right="1"/>
                                    <w:rPr>
                                      <w:rFonts w:ascii="Gill Sans MT"/>
                                      <w:b/>
                                    </w:rPr>
                                  </w:pPr>
                                  <w:r>
                                    <w:rPr>
                                      <w:rFonts w:ascii="Gill Sans MT"/>
                                      <w:b/>
                                      <w:color w:val="00687F"/>
                                      <w:spacing w:val="-10"/>
                                      <w:w w:val="95"/>
                                    </w:rPr>
                                    <w:t>T</w:t>
                                  </w:r>
                                </w:p>
                              </w:tc>
                              <w:tc>
                                <w:tcPr>
                                  <w:tcW w:w="604" w:type="dxa"/>
                                  <w:tcBorders>
                                    <w:top w:val="nil"/>
                                    <w:left w:val="nil"/>
                                    <w:right w:val="nil"/>
                                  </w:tcBorders>
                                  <w:shd w:val="clear" w:color="auto" w:fill="DCDDDE"/>
                                </w:tcPr>
                                <w:p w14:paraId="64CDF301" w14:textId="77777777" w:rsidR="00D75A5E" w:rsidRDefault="00A64706">
                                  <w:pPr>
                                    <w:pStyle w:val="TableParagraph"/>
                                    <w:spacing w:before="53"/>
                                    <w:ind w:left="0" w:right="1"/>
                                    <w:rPr>
                                      <w:rFonts w:ascii="Gill Sans MT"/>
                                      <w:b/>
                                    </w:rPr>
                                  </w:pPr>
                                  <w:r>
                                    <w:rPr>
                                      <w:rFonts w:ascii="Gill Sans MT"/>
                                      <w:b/>
                                      <w:color w:val="00687F"/>
                                      <w:spacing w:val="-10"/>
                                    </w:rPr>
                                    <w:t>W</w:t>
                                  </w:r>
                                </w:p>
                              </w:tc>
                              <w:tc>
                                <w:tcPr>
                                  <w:tcW w:w="604" w:type="dxa"/>
                                  <w:tcBorders>
                                    <w:top w:val="nil"/>
                                    <w:left w:val="nil"/>
                                    <w:right w:val="nil"/>
                                  </w:tcBorders>
                                  <w:shd w:val="clear" w:color="auto" w:fill="DCDDDE"/>
                                </w:tcPr>
                                <w:p w14:paraId="4BF063F9" w14:textId="77777777" w:rsidR="00D75A5E" w:rsidRDefault="00A64706">
                                  <w:pPr>
                                    <w:pStyle w:val="TableParagraph"/>
                                    <w:spacing w:before="53"/>
                                    <w:ind w:left="0" w:right="1"/>
                                    <w:rPr>
                                      <w:rFonts w:ascii="Gill Sans MT"/>
                                      <w:b/>
                                    </w:rPr>
                                  </w:pPr>
                                  <w:r>
                                    <w:rPr>
                                      <w:rFonts w:ascii="Gill Sans MT"/>
                                      <w:b/>
                                      <w:color w:val="00687F"/>
                                      <w:spacing w:val="-10"/>
                                      <w:w w:val="95"/>
                                    </w:rPr>
                                    <w:t>T</w:t>
                                  </w:r>
                                </w:p>
                              </w:tc>
                              <w:tc>
                                <w:tcPr>
                                  <w:tcW w:w="604" w:type="dxa"/>
                                  <w:tcBorders>
                                    <w:top w:val="nil"/>
                                    <w:left w:val="nil"/>
                                    <w:right w:val="nil"/>
                                  </w:tcBorders>
                                  <w:shd w:val="clear" w:color="auto" w:fill="DCDDDE"/>
                                </w:tcPr>
                                <w:p w14:paraId="603835E6" w14:textId="77777777" w:rsidR="00D75A5E" w:rsidRDefault="00A64706">
                                  <w:pPr>
                                    <w:pStyle w:val="TableParagraph"/>
                                    <w:spacing w:before="53"/>
                                    <w:ind w:left="0" w:right="1"/>
                                    <w:rPr>
                                      <w:rFonts w:ascii="Gill Sans MT"/>
                                      <w:b/>
                                    </w:rPr>
                                  </w:pPr>
                                  <w:r>
                                    <w:rPr>
                                      <w:rFonts w:ascii="Gill Sans MT"/>
                                      <w:b/>
                                      <w:color w:val="00687F"/>
                                      <w:spacing w:val="-10"/>
                                      <w:w w:val="90"/>
                                    </w:rPr>
                                    <w:t>F</w:t>
                                  </w:r>
                                </w:p>
                              </w:tc>
                              <w:tc>
                                <w:tcPr>
                                  <w:tcW w:w="604" w:type="dxa"/>
                                  <w:tcBorders>
                                    <w:top w:val="nil"/>
                                    <w:left w:val="nil"/>
                                    <w:right w:val="nil"/>
                                  </w:tcBorders>
                                  <w:shd w:val="clear" w:color="auto" w:fill="DCDDDE"/>
                                </w:tcPr>
                                <w:p w14:paraId="6778AEB7" w14:textId="77777777" w:rsidR="00D75A5E" w:rsidRDefault="00A64706">
                                  <w:pPr>
                                    <w:pStyle w:val="TableParagraph"/>
                                    <w:spacing w:before="53"/>
                                    <w:ind w:left="0" w:right="1"/>
                                    <w:rPr>
                                      <w:rFonts w:ascii="Gill Sans MT"/>
                                      <w:b/>
                                    </w:rPr>
                                  </w:pPr>
                                  <w:r>
                                    <w:rPr>
                                      <w:rFonts w:ascii="Gill Sans MT"/>
                                      <w:b/>
                                      <w:color w:val="00687F"/>
                                      <w:spacing w:val="-10"/>
                                    </w:rPr>
                                    <w:t>S</w:t>
                                  </w:r>
                                </w:p>
                              </w:tc>
                            </w:tr>
                            <w:tr w:rsidR="00D75A5E" w14:paraId="508CB3B2" w14:textId="77777777">
                              <w:trPr>
                                <w:trHeight w:val="397"/>
                              </w:trPr>
                              <w:tc>
                                <w:tcPr>
                                  <w:tcW w:w="604" w:type="dxa"/>
                                  <w:tcBorders>
                                    <w:left w:val="nil"/>
                                    <w:bottom w:val="single" w:sz="4" w:space="0" w:color="000000"/>
                                    <w:right w:val="single" w:sz="4" w:space="0" w:color="000000"/>
                                  </w:tcBorders>
                                </w:tcPr>
                                <w:p w14:paraId="1DE769D9"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51D46C38" w14:textId="77777777" w:rsidR="00D75A5E" w:rsidRDefault="00A64706">
                                  <w:pPr>
                                    <w:pStyle w:val="TableParagraph"/>
                                    <w:spacing w:before="43"/>
                                    <w:rPr>
                                      <w:rFonts w:ascii="Gill Sans MT"/>
                                    </w:rPr>
                                  </w:pPr>
                                  <w:r>
                                    <w:rPr>
                                      <w:rFonts w:ascii="Gill Sans MT"/>
                                      <w:spacing w:val="-10"/>
                                      <w:w w:val="70"/>
                                    </w:rPr>
                                    <w:t>1</w:t>
                                  </w:r>
                                </w:p>
                              </w:tc>
                              <w:tc>
                                <w:tcPr>
                                  <w:tcW w:w="604" w:type="dxa"/>
                                  <w:tcBorders>
                                    <w:left w:val="single" w:sz="4" w:space="0" w:color="000000"/>
                                    <w:bottom w:val="single" w:sz="4" w:space="0" w:color="000000"/>
                                    <w:right w:val="single" w:sz="4" w:space="0" w:color="000000"/>
                                  </w:tcBorders>
                                </w:tcPr>
                                <w:p w14:paraId="5D4877A2" w14:textId="77777777" w:rsidR="00D75A5E" w:rsidRDefault="00A64706">
                                  <w:pPr>
                                    <w:pStyle w:val="TableParagraph"/>
                                    <w:spacing w:before="43"/>
                                    <w:rPr>
                                      <w:rFonts w:ascii="Gill Sans MT"/>
                                    </w:rPr>
                                  </w:pPr>
                                  <w:r>
                                    <w:rPr>
                                      <w:rFonts w:ascii="Gill Sans MT"/>
                                      <w:spacing w:val="-10"/>
                                    </w:rPr>
                                    <w:t>2</w:t>
                                  </w:r>
                                </w:p>
                              </w:tc>
                              <w:tc>
                                <w:tcPr>
                                  <w:tcW w:w="604" w:type="dxa"/>
                                  <w:tcBorders>
                                    <w:left w:val="single" w:sz="4" w:space="0" w:color="000000"/>
                                    <w:bottom w:val="single" w:sz="4" w:space="0" w:color="000000"/>
                                    <w:right w:val="single" w:sz="4" w:space="0" w:color="000000"/>
                                  </w:tcBorders>
                                </w:tcPr>
                                <w:p w14:paraId="40227325" w14:textId="77777777" w:rsidR="00D75A5E" w:rsidRDefault="00A64706">
                                  <w:pPr>
                                    <w:pStyle w:val="TableParagraph"/>
                                    <w:spacing w:before="43"/>
                                    <w:rPr>
                                      <w:rFonts w:ascii="Gill Sans MT"/>
                                    </w:rPr>
                                  </w:pPr>
                                  <w:r>
                                    <w:rPr>
                                      <w:rFonts w:ascii="Gill Sans MT"/>
                                      <w:spacing w:val="-10"/>
                                    </w:rPr>
                                    <w:t>3</w:t>
                                  </w:r>
                                </w:p>
                              </w:tc>
                              <w:tc>
                                <w:tcPr>
                                  <w:tcW w:w="604" w:type="dxa"/>
                                  <w:tcBorders>
                                    <w:left w:val="single" w:sz="4" w:space="0" w:color="000000"/>
                                    <w:bottom w:val="single" w:sz="4" w:space="0" w:color="000000"/>
                                    <w:right w:val="single" w:sz="4" w:space="0" w:color="000000"/>
                                  </w:tcBorders>
                                </w:tcPr>
                                <w:p w14:paraId="04A81E7F" w14:textId="77777777" w:rsidR="00D75A5E" w:rsidRDefault="00A64706">
                                  <w:pPr>
                                    <w:pStyle w:val="TableParagraph"/>
                                    <w:spacing w:before="43"/>
                                    <w:rPr>
                                      <w:rFonts w:ascii="Gill Sans MT"/>
                                    </w:rPr>
                                  </w:pPr>
                                  <w:r>
                                    <w:rPr>
                                      <w:rFonts w:ascii="Gill Sans MT"/>
                                      <w:spacing w:val="-10"/>
                                    </w:rPr>
                                    <w:t>4</w:t>
                                  </w:r>
                                </w:p>
                              </w:tc>
                              <w:tc>
                                <w:tcPr>
                                  <w:tcW w:w="604" w:type="dxa"/>
                                  <w:tcBorders>
                                    <w:left w:val="single" w:sz="4" w:space="0" w:color="000000"/>
                                    <w:bottom w:val="single" w:sz="4" w:space="0" w:color="000000"/>
                                    <w:right w:val="single" w:sz="4" w:space="0" w:color="000000"/>
                                  </w:tcBorders>
                                </w:tcPr>
                                <w:p w14:paraId="40A6AFA0" w14:textId="77777777" w:rsidR="00D75A5E" w:rsidRDefault="00A64706">
                                  <w:pPr>
                                    <w:pStyle w:val="TableParagraph"/>
                                    <w:spacing w:before="43"/>
                                    <w:rPr>
                                      <w:rFonts w:ascii="Gill Sans MT"/>
                                    </w:rPr>
                                  </w:pPr>
                                  <w:r>
                                    <w:rPr>
                                      <w:rFonts w:ascii="Gill Sans MT"/>
                                      <w:spacing w:val="-10"/>
                                    </w:rPr>
                                    <w:t>5</w:t>
                                  </w:r>
                                </w:p>
                              </w:tc>
                              <w:tc>
                                <w:tcPr>
                                  <w:tcW w:w="604" w:type="dxa"/>
                                  <w:tcBorders>
                                    <w:left w:val="single" w:sz="4" w:space="0" w:color="000000"/>
                                    <w:bottom w:val="single" w:sz="4" w:space="0" w:color="000000"/>
                                    <w:right w:val="nil"/>
                                  </w:tcBorders>
                                </w:tcPr>
                                <w:p w14:paraId="55AC5D86" w14:textId="77777777" w:rsidR="00D75A5E" w:rsidRDefault="00A64706">
                                  <w:pPr>
                                    <w:pStyle w:val="TableParagraph"/>
                                    <w:spacing w:before="43"/>
                                    <w:ind w:left="8" w:right="12"/>
                                    <w:rPr>
                                      <w:rFonts w:ascii="Gill Sans MT"/>
                                    </w:rPr>
                                  </w:pPr>
                                  <w:r>
                                    <w:rPr>
                                      <w:rFonts w:ascii="Gill Sans MT"/>
                                      <w:spacing w:val="-10"/>
                                    </w:rPr>
                                    <w:t>6</w:t>
                                  </w:r>
                                </w:p>
                              </w:tc>
                            </w:tr>
                            <w:tr w:rsidR="00D75A5E" w14:paraId="5F1D9F61" w14:textId="77777777">
                              <w:trPr>
                                <w:trHeight w:val="402"/>
                              </w:trPr>
                              <w:tc>
                                <w:tcPr>
                                  <w:tcW w:w="604" w:type="dxa"/>
                                  <w:tcBorders>
                                    <w:top w:val="single" w:sz="4" w:space="0" w:color="000000"/>
                                    <w:left w:val="nil"/>
                                    <w:bottom w:val="single" w:sz="4" w:space="0" w:color="000000"/>
                                    <w:right w:val="single" w:sz="4" w:space="0" w:color="000000"/>
                                  </w:tcBorders>
                                </w:tcPr>
                                <w:p w14:paraId="40D6A196" w14:textId="77777777" w:rsidR="00D75A5E" w:rsidRDefault="00A64706">
                                  <w:pPr>
                                    <w:pStyle w:val="TableParagraph"/>
                                    <w:ind w:left="17" w:right="11"/>
                                    <w:rPr>
                                      <w:rFonts w:ascii="Gill Sans MT"/>
                                    </w:rPr>
                                  </w:pPr>
                                  <w:r>
                                    <w:rPr>
                                      <w:rFonts w:ascii="Gill Sans MT"/>
                                      <w:spacing w:val="-10"/>
                                    </w:rPr>
                                    <w:t>7</w:t>
                                  </w:r>
                                </w:p>
                              </w:tc>
                              <w:tc>
                                <w:tcPr>
                                  <w:tcW w:w="604" w:type="dxa"/>
                                  <w:tcBorders>
                                    <w:top w:val="single" w:sz="4" w:space="0" w:color="000000"/>
                                    <w:left w:val="single" w:sz="4" w:space="0" w:color="000000"/>
                                    <w:bottom w:val="single" w:sz="4" w:space="0" w:color="000000"/>
                                    <w:right w:val="single" w:sz="4" w:space="0" w:color="000000"/>
                                  </w:tcBorders>
                                </w:tcPr>
                                <w:p w14:paraId="0501BCE1" w14:textId="77777777" w:rsidR="00D75A5E" w:rsidRDefault="00A64706">
                                  <w:pPr>
                                    <w:pStyle w:val="TableParagraph"/>
                                    <w:rPr>
                                      <w:rFonts w:ascii="Gill Sans MT"/>
                                    </w:rPr>
                                  </w:pPr>
                                  <w:r>
                                    <w:rPr>
                                      <w:rFonts w:ascii="Gill Sans MT"/>
                                      <w:spacing w:val="-10"/>
                                    </w:rPr>
                                    <w:t>8</w:t>
                                  </w:r>
                                </w:p>
                              </w:tc>
                              <w:tc>
                                <w:tcPr>
                                  <w:tcW w:w="604" w:type="dxa"/>
                                  <w:tcBorders>
                                    <w:top w:val="single" w:sz="4" w:space="0" w:color="000000"/>
                                    <w:left w:val="single" w:sz="4" w:space="0" w:color="000000"/>
                                    <w:bottom w:val="single" w:sz="4" w:space="0" w:color="000000"/>
                                    <w:right w:val="single" w:sz="4" w:space="0" w:color="000000"/>
                                  </w:tcBorders>
                                </w:tcPr>
                                <w:p w14:paraId="2EB7BEDC" w14:textId="77777777" w:rsidR="00D75A5E" w:rsidRDefault="00A64706">
                                  <w:pPr>
                                    <w:pStyle w:val="TableParagraph"/>
                                    <w:rPr>
                                      <w:rFonts w:ascii="Gill Sans MT"/>
                                    </w:rPr>
                                  </w:pPr>
                                  <w:r>
                                    <w:rPr>
                                      <w:rFonts w:ascii="Gill Sans MT"/>
                                      <w:spacing w:val="-10"/>
                                    </w:rPr>
                                    <w:t>9</w:t>
                                  </w:r>
                                </w:p>
                              </w:tc>
                              <w:tc>
                                <w:tcPr>
                                  <w:tcW w:w="604" w:type="dxa"/>
                                  <w:tcBorders>
                                    <w:top w:val="single" w:sz="4" w:space="0" w:color="000000"/>
                                    <w:left w:val="single" w:sz="4" w:space="0" w:color="000000"/>
                                    <w:bottom w:val="single" w:sz="4" w:space="0" w:color="000000"/>
                                    <w:right w:val="single" w:sz="4" w:space="0" w:color="000000"/>
                                  </w:tcBorders>
                                </w:tcPr>
                                <w:p w14:paraId="5A21BD76" w14:textId="77777777" w:rsidR="00D75A5E" w:rsidRDefault="00A64706">
                                  <w:pPr>
                                    <w:pStyle w:val="TableParagraph"/>
                                    <w:rPr>
                                      <w:rFonts w:ascii="Gill Sans MT"/>
                                    </w:rPr>
                                  </w:pPr>
                                  <w:r>
                                    <w:rPr>
                                      <w:rFonts w:ascii="Gill Sans MT"/>
                                      <w:spacing w:val="-5"/>
                                      <w:w w:val="95"/>
                                    </w:rPr>
                                    <w:t>10</w:t>
                                  </w:r>
                                </w:p>
                              </w:tc>
                              <w:tc>
                                <w:tcPr>
                                  <w:tcW w:w="604" w:type="dxa"/>
                                  <w:tcBorders>
                                    <w:top w:val="single" w:sz="4" w:space="0" w:color="000000"/>
                                    <w:left w:val="single" w:sz="4" w:space="0" w:color="000000"/>
                                    <w:bottom w:val="single" w:sz="4" w:space="0" w:color="000000"/>
                                    <w:right w:val="single" w:sz="4" w:space="0" w:color="000000"/>
                                  </w:tcBorders>
                                </w:tcPr>
                                <w:p w14:paraId="5B6E32E7" w14:textId="77777777" w:rsidR="00D75A5E" w:rsidRDefault="00A64706">
                                  <w:pPr>
                                    <w:pStyle w:val="TableParagraph"/>
                                    <w:rPr>
                                      <w:rFonts w:ascii="Gill Sans MT"/>
                                    </w:rPr>
                                  </w:pPr>
                                  <w:r>
                                    <w:rPr>
                                      <w:rFonts w:ascii="Gill Sans MT"/>
                                      <w:spacing w:val="-5"/>
                                      <w:w w:val="70"/>
                                    </w:rPr>
                                    <w:t>11</w:t>
                                  </w:r>
                                </w:p>
                              </w:tc>
                              <w:tc>
                                <w:tcPr>
                                  <w:tcW w:w="604" w:type="dxa"/>
                                  <w:tcBorders>
                                    <w:top w:val="single" w:sz="4" w:space="0" w:color="000000"/>
                                    <w:left w:val="single" w:sz="4" w:space="0" w:color="000000"/>
                                    <w:bottom w:val="single" w:sz="4" w:space="0" w:color="000000"/>
                                    <w:right w:val="single" w:sz="4" w:space="0" w:color="000000"/>
                                  </w:tcBorders>
                                </w:tcPr>
                                <w:p w14:paraId="2DA3BC5C" w14:textId="77777777" w:rsidR="00D75A5E" w:rsidRDefault="00A64706">
                                  <w:pPr>
                                    <w:pStyle w:val="TableParagraph"/>
                                    <w:ind w:left="4"/>
                                    <w:rPr>
                                      <w:rFonts w:ascii="Gill Sans MT"/>
                                    </w:rPr>
                                  </w:pPr>
                                  <w:r>
                                    <w:rPr>
                                      <w:rFonts w:ascii="Gill Sans MT"/>
                                      <w:spacing w:val="-5"/>
                                      <w:w w:val="90"/>
                                    </w:rPr>
                                    <w:t>12</w:t>
                                  </w:r>
                                </w:p>
                              </w:tc>
                              <w:tc>
                                <w:tcPr>
                                  <w:tcW w:w="604" w:type="dxa"/>
                                  <w:tcBorders>
                                    <w:top w:val="single" w:sz="4" w:space="0" w:color="000000"/>
                                    <w:left w:val="single" w:sz="4" w:space="0" w:color="000000"/>
                                    <w:bottom w:val="single" w:sz="4" w:space="0" w:color="000000"/>
                                    <w:right w:val="nil"/>
                                  </w:tcBorders>
                                </w:tcPr>
                                <w:p w14:paraId="7D7DD33C" w14:textId="77777777" w:rsidR="00D75A5E" w:rsidRDefault="00A64706">
                                  <w:pPr>
                                    <w:pStyle w:val="TableParagraph"/>
                                    <w:ind w:left="8" w:right="12"/>
                                    <w:rPr>
                                      <w:rFonts w:ascii="Gill Sans MT"/>
                                    </w:rPr>
                                  </w:pPr>
                                  <w:r>
                                    <w:rPr>
                                      <w:rFonts w:ascii="Gill Sans MT"/>
                                      <w:spacing w:val="-5"/>
                                      <w:w w:val="90"/>
                                    </w:rPr>
                                    <w:t>13</w:t>
                                  </w:r>
                                </w:p>
                              </w:tc>
                            </w:tr>
                            <w:tr w:rsidR="00D75A5E" w14:paraId="7CB03695" w14:textId="77777777">
                              <w:trPr>
                                <w:trHeight w:val="402"/>
                              </w:trPr>
                              <w:tc>
                                <w:tcPr>
                                  <w:tcW w:w="604" w:type="dxa"/>
                                  <w:tcBorders>
                                    <w:top w:val="single" w:sz="4" w:space="0" w:color="000000"/>
                                    <w:left w:val="nil"/>
                                    <w:bottom w:val="single" w:sz="4" w:space="0" w:color="000000"/>
                                    <w:right w:val="single" w:sz="4" w:space="0" w:color="000000"/>
                                  </w:tcBorders>
                                </w:tcPr>
                                <w:p w14:paraId="0E782C60" w14:textId="77777777" w:rsidR="00D75A5E" w:rsidRDefault="00A64706">
                                  <w:pPr>
                                    <w:pStyle w:val="TableParagraph"/>
                                    <w:ind w:left="18" w:right="11"/>
                                    <w:rPr>
                                      <w:rFonts w:ascii="Gill Sans MT"/>
                                    </w:rPr>
                                  </w:pPr>
                                  <w:r>
                                    <w:rPr>
                                      <w:rFonts w:ascii="Gill Sans MT"/>
                                      <w:spacing w:val="-5"/>
                                      <w:w w:val="95"/>
                                    </w:rPr>
                                    <w:t>14</w:t>
                                  </w:r>
                                </w:p>
                              </w:tc>
                              <w:tc>
                                <w:tcPr>
                                  <w:tcW w:w="604" w:type="dxa"/>
                                  <w:tcBorders>
                                    <w:top w:val="single" w:sz="4" w:space="0" w:color="000000"/>
                                    <w:left w:val="single" w:sz="4" w:space="0" w:color="000000"/>
                                    <w:bottom w:val="single" w:sz="4" w:space="0" w:color="000000"/>
                                    <w:right w:val="single" w:sz="4" w:space="0" w:color="000000"/>
                                  </w:tcBorders>
                                </w:tcPr>
                                <w:p w14:paraId="334B1413" w14:textId="77777777" w:rsidR="00D75A5E" w:rsidRDefault="00A64706">
                                  <w:pPr>
                                    <w:pStyle w:val="TableParagraph"/>
                                    <w:rPr>
                                      <w:rFonts w:ascii="Gill Sans MT"/>
                                    </w:rPr>
                                  </w:pPr>
                                  <w:r>
                                    <w:rPr>
                                      <w:rFonts w:ascii="Gill Sans MT"/>
                                      <w:spacing w:val="-5"/>
                                      <w:w w:val="90"/>
                                    </w:rPr>
                                    <w:t>15</w:t>
                                  </w:r>
                                </w:p>
                              </w:tc>
                              <w:tc>
                                <w:tcPr>
                                  <w:tcW w:w="604" w:type="dxa"/>
                                  <w:tcBorders>
                                    <w:top w:val="single" w:sz="4" w:space="0" w:color="000000"/>
                                    <w:left w:val="single" w:sz="4" w:space="0" w:color="000000"/>
                                    <w:bottom w:val="single" w:sz="4" w:space="0" w:color="000000"/>
                                    <w:right w:val="single" w:sz="4" w:space="0" w:color="000000"/>
                                  </w:tcBorders>
                                </w:tcPr>
                                <w:p w14:paraId="624DF564" w14:textId="77777777" w:rsidR="00D75A5E" w:rsidRDefault="00A64706">
                                  <w:pPr>
                                    <w:pStyle w:val="TableParagraph"/>
                                    <w:ind w:left="7"/>
                                    <w:rPr>
                                      <w:rFonts w:ascii="Gill Sans MT"/>
                                    </w:rPr>
                                  </w:pPr>
                                  <w:r>
                                    <w:rPr>
                                      <w:rFonts w:ascii="Gill Sans MT"/>
                                      <w:spacing w:val="-5"/>
                                      <w:w w:val="95"/>
                                    </w:rPr>
                                    <w:t>16</w:t>
                                  </w:r>
                                </w:p>
                              </w:tc>
                              <w:tc>
                                <w:tcPr>
                                  <w:tcW w:w="604" w:type="dxa"/>
                                  <w:tcBorders>
                                    <w:top w:val="single" w:sz="4" w:space="0" w:color="000000"/>
                                    <w:left w:val="single" w:sz="4" w:space="0" w:color="000000"/>
                                    <w:bottom w:val="single" w:sz="4" w:space="0" w:color="000000"/>
                                    <w:right w:val="single" w:sz="4" w:space="0" w:color="000000"/>
                                  </w:tcBorders>
                                </w:tcPr>
                                <w:p w14:paraId="63CBEB05" w14:textId="77777777" w:rsidR="00D75A5E" w:rsidRDefault="00A64706">
                                  <w:pPr>
                                    <w:pStyle w:val="TableParagraph"/>
                                    <w:ind w:left="6"/>
                                    <w:rPr>
                                      <w:rFonts w:ascii="Gill Sans MT"/>
                                    </w:rPr>
                                  </w:pPr>
                                  <w:r>
                                    <w:rPr>
                                      <w:rFonts w:ascii="Gill Sans MT"/>
                                      <w:spacing w:val="-5"/>
                                      <w:w w:val="90"/>
                                    </w:rPr>
                                    <w:t>17</w:t>
                                  </w:r>
                                </w:p>
                              </w:tc>
                              <w:tc>
                                <w:tcPr>
                                  <w:tcW w:w="604" w:type="dxa"/>
                                  <w:tcBorders>
                                    <w:top w:val="single" w:sz="4" w:space="0" w:color="000000"/>
                                    <w:left w:val="single" w:sz="4" w:space="0" w:color="000000"/>
                                    <w:bottom w:val="single" w:sz="4" w:space="0" w:color="000000"/>
                                    <w:right w:val="single" w:sz="4" w:space="0" w:color="000000"/>
                                  </w:tcBorders>
                                </w:tcPr>
                                <w:p w14:paraId="21041C06" w14:textId="77777777" w:rsidR="00D75A5E" w:rsidRDefault="00A64706">
                                  <w:pPr>
                                    <w:pStyle w:val="TableParagraph"/>
                                    <w:ind w:left="7"/>
                                    <w:rPr>
                                      <w:rFonts w:ascii="Gill Sans MT"/>
                                    </w:rPr>
                                  </w:pPr>
                                  <w:r>
                                    <w:rPr>
                                      <w:rFonts w:ascii="Gill Sans MT"/>
                                      <w:spacing w:val="-5"/>
                                      <w:w w:val="95"/>
                                    </w:rPr>
                                    <w:t>18</w:t>
                                  </w:r>
                                </w:p>
                              </w:tc>
                              <w:tc>
                                <w:tcPr>
                                  <w:tcW w:w="604" w:type="dxa"/>
                                  <w:tcBorders>
                                    <w:top w:val="single" w:sz="4" w:space="0" w:color="000000"/>
                                    <w:left w:val="single" w:sz="4" w:space="0" w:color="000000"/>
                                    <w:bottom w:val="single" w:sz="4" w:space="0" w:color="000000"/>
                                    <w:right w:val="single" w:sz="4" w:space="0" w:color="000000"/>
                                  </w:tcBorders>
                                </w:tcPr>
                                <w:p w14:paraId="35B3D9AA" w14:textId="77777777" w:rsidR="00D75A5E" w:rsidRDefault="00A64706">
                                  <w:pPr>
                                    <w:pStyle w:val="TableParagraph"/>
                                    <w:rPr>
                                      <w:rFonts w:ascii="Gill Sans MT"/>
                                    </w:rPr>
                                  </w:pPr>
                                  <w:r>
                                    <w:rPr>
                                      <w:rFonts w:ascii="Gill Sans MT"/>
                                      <w:spacing w:val="-5"/>
                                      <w:w w:val="95"/>
                                    </w:rPr>
                                    <w:t>19</w:t>
                                  </w:r>
                                </w:p>
                              </w:tc>
                              <w:tc>
                                <w:tcPr>
                                  <w:tcW w:w="604" w:type="dxa"/>
                                  <w:tcBorders>
                                    <w:top w:val="single" w:sz="4" w:space="0" w:color="000000"/>
                                    <w:left w:val="single" w:sz="4" w:space="0" w:color="000000"/>
                                    <w:bottom w:val="single" w:sz="4" w:space="0" w:color="000000"/>
                                    <w:right w:val="nil"/>
                                  </w:tcBorders>
                                </w:tcPr>
                                <w:p w14:paraId="4FB20D2C" w14:textId="77777777" w:rsidR="00D75A5E" w:rsidRDefault="00A64706">
                                  <w:pPr>
                                    <w:pStyle w:val="TableParagraph"/>
                                    <w:ind w:left="8" w:right="12"/>
                                    <w:rPr>
                                      <w:rFonts w:ascii="Gill Sans MT"/>
                                    </w:rPr>
                                  </w:pPr>
                                  <w:r>
                                    <w:rPr>
                                      <w:rFonts w:ascii="Gill Sans MT"/>
                                      <w:spacing w:val="-5"/>
                                    </w:rPr>
                                    <w:t>20</w:t>
                                  </w:r>
                                </w:p>
                              </w:tc>
                            </w:tr>
                            <w:tr w:rsidR="00D75A5E" w14:paraId="66A21846" w14:textId="77777777">
                              <w:trPr>
                                <w:trHeight w:val="402"/>
                              </w:trPr>
                              <w:tc>
                                <w:tcPr>
                                  <w:tcW w:w="604" w:type="dxa"/>
                                  <w:tcBorders>
                                    <w:top w:val="single" w:sz="4" w:space="0" w:color="000000"/>
                                    <w:left w:val="nil"/>
                                    <w:bottom w:val="single" w:sz="4" w:space="0" w:color="000000"/>
                                    <w:right w:val="single" w:sz="4" w:space="0" w:color="000000"/>
                                  </w:tcBorders>
                                </w:tcPr>
                                <w:p w14:paraId="0F2AFE06" w14:textId="77777777" w:rsidR="00D75A5E" w:rsidRDefault="00A64706">
                                  <w:pPr>
                                    <w:pStyle w:val="TableParagraph"/>
                                    <w:ind w:left="15" w:right="11"/>
                                    <w:rPr>
                                      <w:rFonts w:ascii="Gill Sans MT"/>
                                    </w:rPr>
                                  </w:pPr>
                                  <w:r>
                                    <w:rPr>
                                      <w:rFonts w:ascii="Gill Sans MT"/>
                                      <w:spacing w:val="-5"/>
                                      <w:w w:val="90"/>
                                    </w:rPr>
                                    <w:t>21</w:t>
                                  </w:r>
                                </w:p>
                              </w:tc>
                              <w:tc>
                                <w:tcPr>
                                  <w:tcW w:w="604" w:type="dxa"/>
                                  <w:tcBorders>
                                    <w:top w:val="single" w:sz="4" w:space="0" w:color="000000"/>
                                    <w:left w:val="single" w:sz="4" w:space="0" w:color="000000"/>
                                    <w:bottom w:val="single" w:sz="4" w:space="0" w:color="000000"/>
                                    <w:right w:val="single" w:sz="4" w:space="0" w:color="000000"/>
                                  </w:tcBorders>
                                </w:tcPr>
                                <w:p w14:paraId="7F5FE473" w14:textId="77777777" w:rsidR="00D75A5E" w:rsidRDefault="00A64706">
                                  <w:pPr>
                                    <w:pStyle w:val="TableParagraph"/>
                                    <w:ind w:left="6"/>
                                    <w:rPr>
                                      <w:rFonts w:ascii="Gill Sans MT"/>
                                    </w:rPr>
                                  </w:pPr>
                                  <w:r>
                                    <w:rPr>
                                      <w:rFonts w:ascii="Gill Sans MT"/>
                                      <w:spacing w:val="-5"/>
                                    </w:rPr>
                                    <w:t>22</w:t>
                                  </w:r>
                                </w:p>
                              </w:tc>
                              <w:tc>
                                <w:tcPr>
                                  <w:tcW w:w="604" w:type="dxa"/>
                                  <w:tcBorders>
                                    <w:top w:val="single" w:sz="4" w:space="0" w:color="000000"/>
                                    <w:left w:val="single" w:sz="4" w:space="0" w:color="000000"/>
                                    <w:bottom w:val="single" w:sz="4" w:space="0" w:color="000000"/>
                                    <w:right w:val="single" w:sz="4" w:space="0" w:color="000000"/>
                                  </w:tcBorders>
                                </w:tcPr>
                                <w:p w14:paraId="1CCBF96E" w14:textId="77777777" w:rsidR="00D75A5E" w:rsidRDefault="00A64706">
                                  <w:pPr>
                                    <w:pStyle w:val="TableParagraph"/>
                                    <w:rPr>
                                      <w:rFonts w:ascii="Gill Sans MT"/>
                                    </w:rPr>
                                  </w:pPr>
                                  <w:r>
                                    <w:rPr>
                                      <w:rFonts w:ascii="Gill Sans MT"/>
                                      <w:spacing w:val="-5"/>
                                    </w:rPr>
                                    <w:t>23</w:t>
                                  </w:r>
                                </w:p>
                              </w:tc>
                              <w:tc>
                                <w:tcPr>
                                  <w:tcW w:w="604" w:type="dxa"/>
                                  <w:tcBorders>
                                    <w:top w:val="single" w:sz="4" w:space="0" w:color="000000"/>
                                    <w:left w:val="single" w:sz="4" w:space="0" w:color="000000"/>
                                    <w:bottom w:val="single" w:sz="4" w:space="0" w:color="000000"/>
                                    <w:right w:val="single" w:sz="4" w:space="0" w:color="000000"/>
                                  </w:tcBorders>
                                </w:tcPr>
                                <w:p w14:paraId="582CA8EE" w14:textId="77777777" w:rsidR="00D75A5E" w:rsidRDefault="00A64706">
                                  <w:pPr>
                                    <w:pStyle w:val="TableParagraph"/>
                                    <w:ind w:left="2" w:right="7"/>
                                    <w:rPr>
                                      <w:rFonts w:ascii="Gill Sans MT"/>
                                    </w:rPr>
                                  </w:pPr>
                                  <w:r>
                                    <w:rPr>
                                      <w:rFonts w:ascii="Gill Sans MT"/>
                                      <w:spacing w:val="-5"/>
                                    </w:rPr>
                                    <w:t>24</w:t>
                                  </w:r>
                                </w:p>
                              </w:tc>
                              <w:tc>
                                <w:tcPr>
                                  <w:tcW w:w="604" w:type="dxa"/>
                                  <w:tcBorders>
                                    <w:top w:val="single" w:sz="4" w:space="0" w:color="000000"/>
                                    <w:left w:val="single" w:sz="4" w:space="0" w:color="000000"/>
                                    <w:bottom w:val="single" w:sz="4" w:space="0" w:color="000000"/>
                                    <w:right w:val="single" w:sz="4" w:space="0" w:color="000000"/>
                                  </w:tcBorders>
                                </w:tcPr>
                                <w:p w14:paraId="4459A69A" w14:textId="77777777" w:rsidR="00D75A5E" w:rsidRDefault="00A64706">
                                  <w:pPr>
                                    <w:pStyle w:val="TableParagraph"/>
                                    <w:rPr>
                                      <w:rFonts w:ascii="Gill Sans MT"/>
                                    </w:rPr>
                                  </w:pPr>
                                  <w:r>
                                    <w:rPr>
                                      <w:rFonts w:ascii="Gill Sans MT"/>
                                      <w:spacing w:val="-5"/>
                                    </w:rPr>
                                    <w:t>25</w:t>
                                  </w:r>
                                </w:p>
                              </w:tc>
                              <w:tc>
                                <w:tcPr>
                                  <w:tcW w:w="604" w:type="dxa"/>
                                  <w:tcBorders>
                                    <w:top w:val="single" w:sz="4" w:space="0" w:color="000000"/>
                                    <w:left w:val="single" w:sz="4" w:space="0" w:color="000000"/>
                                    <w:bottom w:val="single" w:sz="4" w:space="0" w:color="000000"/>
                                    <w:right w:val="single" w:sz="4" w:space="0" w:color="000000"/>
                                  </w:tcBorders>
                                </w:tcPr>
                                <w:p w14:paraId="3E592A40" w14:textId="77777777" w:rsidR="00D75A5E" w:rsidRDefault="00A64706">
                                  <w:pPr>
                                    <w:pStyle w:val="TableParagraph"/>
                                    <w:ind w:left="3"/>
                                    <w:rPr>
                                      <w:rFonts w:ascii="Gill Sans MT"/>
                                    </w:rPr>
                                  </w:pPr>
                                  <w:r>
                                    <w:rPr>
                                      <w:rFonts w:ascii="Gill Sans MT"/>
                                      <w:spacing w:val="-5"/>
                                    </w:rPr>
                                    <w:t>26</w:t>
                                  </w:r>
                                </w:p>
                              </w:tc>
                              <w:tc>
                                <w:tcPr>
                                  <w:tcW w:w="604" w:type="dxa"/>
                                  <w:tcBorders>
                                    <w:top w:val="single" w:sz="4" w:space="0" w:color="000000"/>
                                    <w:left w:val="single" w:sz="4" w:space="0" w:color="000000"/>
                                    <w:bottom w:val="single" w:sz="4" w:space="0" w:color="000000"/>
                                    <w:right w:val="nil"/>
                                  </w:tcBorders>
                                </w:tcPr>
                                <w:p w14:paraId="7DB6BDF3" w14:textId="77777777" w:rsidR="00D75A5E" w:rsidRDefault="00A64706">
                                  <w:pPr>
                                    <w:pStyle w:val="TableParagraph"/>
                                    <w:ind w:left="8" w:right="14"/>
                                    <w:rPr>
                                      <w:rFonts w:ascii="Gill Sans MT"/>
                                    </w:rPr>
                                  </w:pPr>
                                  <w:r>
                                    <w:rPr>
                                      <w:rFonts w:ascii="Gill Sans MT"/>
                                      <w:spacing w:val="-5"/>
                                    </w:rPr>
                                    <w:t>27</w:t>
                                  </w:r>
                                </w:p>
                              </w:tc>
                            </w:tr>
                            <w:tr w:rsidR="00D75A5E" w14:paraId="59F93ECA" w14:textId="77777777">
                              <w:trPr>
                                <w:trHeight w:val="407"/>
                              </w:trPr>
                              <w:tc>
                                <w:tcPr>
                                  <w:tcW w:w="604" w:type="dxa"/>
                                  <w:tcBorders>
                                    <w:top w:val="single" w:sz="4" w:space="0" w:color="000000"/>
                                    <w:left w:val="nil"/>
                                    <w:bottom w:val="nil"/>
                                    <w:right w:val="single" w:sz="4" w:space="0" w:color="000000"/>
                                  </w:tcBorders>
                                </w:tcPr>
                                <w:p w14:paraId="738A1F27" w14:textId="77777777" w:rsidR="00D75A5E" w:rsidRDefault="00A64706">
                                  <w:pPr>
                                    <w:pStyle w:val="TableParagraph"/>
                                    <w:ind w:left="16" w:right="11"/>
                                    <w:rPr>
                                      <w:rFonts w:ascii="Gill Sans MT"/>
                                    </w:rPr>
                                  </w:pPr>
                                  <w:r>
                                    <w:rPr>
                                      <w:rFonts w:ascii="Gill Sans MT"/>
                                      <w:spacing w:val="-5"/>
                                    </w:rPr>
                                    <w:t>28</w:t>
                                  </w:r>
                                </w:p>
                              </w:tc>
                              <w:tc>
                                <w:tcPr>
                                  <w:tcW w:w="604" w:type="dxa"/>
                                  <w:tcBorders>
                                    <w:top w:val="single" w:sz="4" w:space="0" w:color="000000"/>
                                    <w:left w:val="single" w:sz="4" w:space="0" w:color="000000"/>
                                    <w:bottom w:val="nil"/>
                                    <w:right w:val="single" w:sz="4" w:space="0" w:color="000000"/>
                                  </w:tcBorders>
                                </w:tcPr>
                                <w:p w14:paraId="14DA0053" w14:textId="77777777" w:rsidR="00D75A5E" w:rsidRDefault="00A64706">
                                  <w:pPr>
                                    <w:pStyle w:val="TableParagraph"/>
                                    <w:rPr>
                                      <w:rFonts w:ascii="Gill Sans MT"/>
                                    </w:rPr>
                                  </w:pPr>
                                  <w:r>
                                    <w:rPr>
                                      <w:rFonts w:ascii="Gill Sans MT"/>
                                      <w:spacing w:val="-5"/>
                                    </w:rPr>
                                    <w:t>29</w:t>
                                  </w:r>
                                </w:p>
                              </w:tc>
                              <w:tc>
                                <w:tcPr>
                                  <w:tcW w:w="604" w:type="dxa"/>
                                  <w:tcBorders>
                                    <w:top w:val="single" w:sz="4" w:space="0" w:color="000000"/>
                                    <w:left w:val="single" w:sz="4" w:space="0" w:color="000000"/>
                                    <w:bottom w:val="nil"/>
                                    <w:right w:val="single" w:sz="4" w:space="0" w:color="000000"/>
                                  </w:tcBorders>
                                </w:tcPr>
                                <w:p w14:paraId="0A4B2C06" w14:textId="77777777" w:rsidR="00D75A5E" w:rsidRDefault="00A64706">
                                  <w:pPr>
                                    <w:pStyle w:val="TableParagraph"/>
                                    <w:ind w:left="6"/>
                                    <w:rPr>
                                      <w:rFonts w:ascii="Gill Sans MT"/>
                                    </w:rPr>
                                  </w:pPr>
                                  <w:r>
                                    <w:rPr>
                                      <w:rFonts w:ascii="Gill Sans MT"/>
                                      <w:spacing w:val="-5"/>
                                    </w:rPr>
                                    <w:t>30</w:t>
                                  </w:r>
                                </w:p>
                              </w:tc>
                              <w:tc>
                                <w:tcPr>
                                  <w:tcW w:w="604" w:type="dxa"/>
                                  <w:tcBorders>
                                    <w:top w:val="single" w:sz="4" w:space="0" w:color="000000"/>
                                    <w:left w:val="single" w:sz="4" w:space="0" w:color="000000"/>
                                    <w:bottom w:val="nil"/>
                                    <w:right w:val="single" w:sz="4" w:space="0" w:color="000000"/>
                                  </w:tcBorders>
                                </w:tcPr>
                                <w:p w14:paraId="00E49AAE" w14:textId="77777777" w:rsidR="00D75A5E" w:rsidRDefault="00A64706">
                                  <w:pPr>
                                    <w:pStyle w:val="TableParagraph"/>
                                    <w:rPr>
                                      <w:rFonts w:ascii="Gill Sans MT"/>
                                    </w:rPr>
                                  </w:pPr>
                                  <w:r>
                                    <w:rPr>
                                      <w:rFonts w:ascii="Gill Sans MT"/>
                                      <w:spacing w:val="-5"/>
                                      <w:w w:val="90"/>
                                    </w:rPr>
                                    <w:t>31</w:t>
                                  </w:r>
                                </w:p>
                              </w:tc>
                              <w:tc>
                                <w:tcPr>
                                  <w:tcW w:w="604" w:type="dxa"/>
                                  <w:tcBorders>
                                    <w:top w:val="single" w:sz="4" w:space="0" w:color="000000"/>
                                    <w:left w:val="single" w:sz="4" w:space="0" w:color="000000"/>
                                    <w:bottom w:val="nil"/>
                                    <w:right w:val="single" w:sz="4" w:space="0" w:color="000000"/>
                                  </w:tcBorders>
                                </w:tcPr>
                                <w:p w14:paraId="5D0EB709" w14:textId="77777777" w:rsidR="00D75A5E" w:rsidRDefault="00D75A5E">
                                  <w:pPr>
                                    <w:pStyle w:val="TableParagraph"/>
                                    <w:spacing w:before="0"/>
                                    <w:ind w:left="0" w:right="0"/>
                                    <w:jc w:val="left"/>
                                    <w:rPr>
                                      <w:rFonts w:ascii="Times New Roman"/>
                                      <w:sz w:val="20"/>
                                    </w:rPr>
                                  </w:pPr>
                                </w:p>
                              </w:tc>
                              <w:tc>
                                <w:tcPr>
                                  <w:tcW w:w="604" w:type="dxa"/>
                                  <w:tcBorders>
                                    <w:top w:val="single" w:sz="4" w:space="0" w:color="000000"/>
                                    <w:left w:val="single" w:sz="4" w:space="0" w:color="000000"/>
                                    <w:bottom w:val="nil"/>
                                    <w:right w:val="single" w:sz="4" w:space="0" w:color="000000"/>
                                  </w:tcBorders>
                                </w:tcPr>
                                <w:p w14:paraId="1890CC75" w14:textId="77777777" w:rsidR="00D75A5E" w:rsidRDefault="00D75A5E">
                                  <w:pPr>
                                    <w:pStyle w:val="TableParagraph"/>
                                    <w:spacing w:before="0"/>
                                    <w:ind w:left="0" w:right="0"/>
                                    <w:jc w:val="left"/>
                                    <w:rPr>
                                      <w:rFonts w:ascii="Times New Roman"/>
                                      <w:sz w:val="20"/>
                                    </w:rPr>
                                  </w:pPr>
                                </w:p>
                              </w:tc>
                              <w:tc>
                                <w:tcPr>
                                  <w:tcW w:w="604" w:type="dxa"/>
                                  <w:tcBorders>
                                    <w:top w:val="single" w:sz="4" w:space="0" w:color="000000"/>
                                    <w:left w:val="single" w:sz="4" w:space="0" w:color="000000"/>
                                    <w:bottom w:val="nil"/>
                                    <w:right w:val="nil"/>
                                  </w:tcBorders>
                                </w:tcPr>
                                <w:p w14:paraId="060070EF" w14:textId="77777777" w:rsidR="00D75A5E" w:rsidRDefault="00D75A5E">
                                  <w:pPr>
                                    <w:pStyle w:val="TableParagraph"/>
                                    <w:spacing w:before="0"/>
                                    <w:ind w:left="0" w:right="0"/>
                                    <w:jc w:val="left"/>
                                    <w:rPr>
                                      <w:rFonts w:ascii="Times New Roman"/>
                                      <w:sz w:val="20"/>
                                    </w:rPr>
                                  </w:pPr>
                                </w:p>
                              </w:tc>
                            </w:tr>
                          </w:tbl>
                          <w:p w14:paraId="49EAAD8A" w14:textId="77777777" w:rsidR="00D75A5E" w:rsidRDefault="00D75A5E">
                            <w:pPr>
                              <w:pStyle w:val="BodyText"/>
                              <w:ind w:left="0"/>
                            </w:pPr>
                          </w:p>
                        </w:txbxContent>
                      </wps:txbx>
                      <wps:bodyPr wrap="square" lIns="0" tIns="0" rIns="0" bIns="0" rtlCol="0">
                        <a:noAutofit/>
                      </wps:bodyPr>
                    </wps:wsp>
                  </a:graphicData>
                </a:graphic>
              </wp:inline>
            </w:drawing>
          </mc:Choice>
          <mc:Fallback>
            <w:pict>
              <v:shape w14:anchorId="1C5F3142" id="Textbox 58" o:spid="_x0000_s1039" type="#_x0000_t202" style="width:211.35pt;height:1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" filled="f" stroked="f">
                <v:textbox inset="0,0,0,0">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4"/>
                        <w:gridCol w:w="604"/>
                        <w:gridCol w:w="604"/>
                        <w:gridCol w:w="604"/>
                        <w:gridCol w:w="604"/>
                        <w:gridCol w:w="604"/>
                        <w:gridCol w:w="604"/>
                      </w:tblGrid>
                      <w:tr w:rsidR="00D75A5E" w14:paraId="23CE4D58" w14:textId="77777777">
                        <w:trPr>
                          <w:trHeight w:val="412"/>
                        </w:trPr>
                        <w:tc>
                          <w:tcPr>
                            <w:tcW w:w="4228" w:type="dxa"/>
                            <w:gridSpan w:val="7"/>
                            <w:tcBorders>
                              <w:top w:val="nil"/>
                              <w:left w:val="nil"/>
                              <w:bottom w:val="nil"/>
                              <w:right w:val="nil"/>
                            </w:tcBorders>
                            <w:shd w:val="clear" w:color="auto" w:fill="00687F"/>
                          </w:tcPr>
                          <w:p w14:paraId="1A680681" w14:textId="77777777" w:rsidR="00D75A5E" w:rsidRDefault="00A64706">
                            <w:pPr>
                              <w:pStyle w:val="TableParagraph"/>
                              <w:spacing w:before="44"/>
                              <w:ind w:left="0" w:right="24"/>
                              <w:rPr>
                                <w:rFonts w:ascii="Gill Sans MT"/>
                                <w:b/>
                                <w:sz w:val="26"/>
                              </w:rPr>
                            </w:pPr>
                            <w:r>
                              <w:rPr>
                                <w:rFonts w:ascii="Gill Sans MT"/>
                                <w:b/>
                                <w:color w:val="FFFFFF"/>
                                <w:spacing w:val="-4"/>
                                <w:sz w:val="26"/>
                              </w:rPr>
                              <w:t>JULY</w:t>
                            </w:r>
                          </w:p>
                        </w:tc>
                      </w:tr>
                      <w:tr w:rsidR="00D75A5E" w14:paraId="1BD38D7B" w14:textId="77777777">
                        <w:trPr>
                          <w:trHeight w:val="383"/>
                        </w:trPr>
                        <w:tc>
                          <w:tcPr>
                            <w:tcW w:w="604" w:type="dxa"/>
                            <w:tcBorders>
                              <w:top w:val="nil"/>
                              <w:left w:val="nil"/>
                              <w:right w:val="nil"/>
                            </w:tcBorders>
                            <w:shd w:val="clear" w:color="auto" w:fill="DCDDDE"/>
                          </w:tcPr>
                          <w:p w14:paraId="3C79F193" w14:textId="77777777" w:rsidR="00D75A5E" w:rsidRDefault="00A64706">
                            <w:pPr>
                              <w:pStyle w:val="TableParagraph"/>
                              <w:spacing w:before="53"/>
                              <w:ind w:left="1" w:right="1"/>
                              <w:rPr>
                                <w:rFonts w:ascii="Gill Sans MT"/>
                                <w:b/>
                              </w:rPr>
                            </w:pPr>
                            <w:r>
                              <w:rPr>
                                <w:rFonts w:ascii="Gill Sans MT"/>
                                <w:b/>
                                <w:color w:val="00687F"/>
                                <w:spacing w:val="-10"/>
                              </w:rPr>
                              <w:t>S</w:t>
                            </w:r>
                          </w:p>
                        </w:tc>
                        <w:tc>
                          <w:tcPr>
                            <w:tcW w:w="604" w:type="dxa"/>
                            <w:tcBorders>
                              <w:top w:val="nil"/>
                              <w:left w:val="nil"/>
                              <w:right w:val="nil"/>
                            </w:tcBorders>
                            <w:shd w:val="clear" w:color="auto" w:fill="DCDDDE"/>
                          </w:tcPr>
                          <w:p w14:paraId="2D356E9E" w14:textId="77777777" w:rsidR="00D75A5E" w:rsidRDefault="00A64706">
                            <w:pPr>
                              <w:pStyle w:val="TableParagraph"/>
                              <w:spacing w:before="53"/>
                              <w:ind w:left="1" w:right="1"/>
                              <w:rPr>
                                <w:rFonts w:ascii="Gill Sans MT"/>
                                <w:b/>
                              </w:rPr>
                            </w:pPr>
                            <w:r>
                              <w:rPr>
                                <w:rFonts w:ascii="Gill Sans MT"/>
                                <w:b/>
                                <w:color w:val="00687F"/>
                                <w:spacing w:val="-10"/>
                              </w:rPr>
                              <w:t>M</w:t>
                            </w:r>
                          </w:p>
                        </w:tc>
                        <w:tc>
                          <w:tcPr>
                            <w:tcW w:w="604" w:type="dxa"/>
                            <w:tcBorders>
                              <w:top w:val="nil"/>
                              <w:left w:val="nil"/>
                              <w:right w:val="nil"/>
                            </w:tcBorders>
                            <w:shd w:val="clear" w:color="auto" w:fill="DCDDDE"/>
                          </w:tcPr>
                          <w:p w14:paraId="75E1718C" w14:textId="77777777" w:rsidR="00D75A5E" w:rsidRDefault="00A64706">
                            <w:pPr>
                              <w:pStyle w:val="TableParagraph"/>
                              <w:spacing w:before="53"/>
                              <w:ind w:left="0" w:right="1"/>
                              <w:rPr>
                                <w:rFonts w:ascii="Gill Sans MT"/>
                                <w:b/>
                              </w:rPr>
                            </w:pPr>
                            <w:r>
                              <w:rPr>
                                <w:rFonts w:ascii="Gill Sans MT"/>
                                <w:b/>
                                <w:color w:val="00687F"/>
                                <w:spacing w:val="-10"/>
                                <w:w w:val="95"/>
                              </w:rPr>
                              <w:t>T</w:t>
                            </w:r>
                          </w:p>
                        </w:tc>
                        <w:tc>
                          <w:tcPr>
                            <w:tcW w:w="604" w:type="dxa"/>
                            <w:tcBorders>
                              <w:top w:val="nil"/>
                              <w:left w:val="nil"/>
                              <w:right w:val="nil"/>
                            </w:tcBorders>
                            <w:shd w:val="clear" w:color="auto" w:fill="DCDDDE"/>
                          </w:tcPr>
                          <w:p w14:paraId="64CDF301" w14:textId="77777777" w:rsidR="00D75A5E" w:rsidRDefault="00A64706">
                            <w:pPr>
                              <w:pStyle w:val="TableParagraph"/>
                              <w:spacing w:before="53"/>
                              <w:ind w:left="0" w:right="1"/>
                              <w:rPr>
                                <w:rFonts w:ascii="Gill Sans MT"/>
                                <w:b/>
                              </w:rPr>
                            </w:pPr>
                            <w:r>
                              <w:rPr>
                                <w:rFonts w:ascii="Gill Sans MT"/>
                                <w:b/>
                                <w:color w:val="00687F"/>
                                <w:spacing w:val="-10"/>
                              </w:rPr>
                              <w:t>W</w:t>
                            </w:r>
                          </w:p>
                        </w:tc>
                        <w:tc>
                          <w:tcPr>
                            <w:tcW w:w="604" w:type="dxa"/>
                            <w:tcBorders>
                              <w:top w:val="nil"/>
                              <w:left w:val="nil"/>
                              <w:right w:val="nil"/>
                            </w:tcBorders>
                            <w:shd w:val="clear" w:color="auto" w:fill="DCDDDE"/>
                          </w:tcPr>
                          <w:p w14:paraId="4BF063F9" w14:textId="77777777" w:rsidR="00D75A5E" w:rsidRDefault="00A64706">
                            <w:pPr>
                              <w:pStyle w:val="TableParagraph"/>
                              <w:spacing w:before="53"/>
                              <w:ind w:left="0" w:right="1"/>
                              <w:rPr>
                                <w:rFonts w:ascii="Gill Sans MT"/>
                                <w:b/>
                              </w:rPr>
                            </w:pPr>
                            <w:r>
                              <w:rPr>
                                <w:rFonts w:ascii="Gill Sans MT"/>
                                <w:b/>
                                <w:color w:val="00687F"/>
                                <w:spacing w:val="-10"/>
                                <w:w w:val="95"/>
                              </w:rPr>
                              <w:t>T</w:t>
                            </w:r>
                          </w:p>
                        </w:tc>
                        <w:tc>
                          <w:tcPr>
                            <w:tcW w:w="604" w:type="dxa"/>
                            <w:tcBorders>
                              <w:top w:val="nil"/>
                              <w:left w:val="nil"/>
                              <w:right w:val="nil"/>
                            </w:tcBorders>
                            <w:shd w:val="clear" w:color="auto" w:fill="DCDDDE"/>
                          </w:tcPr>
                          <w:p w14:paraId="603835E6" w14:textId="77777777" w:rsidR="00D75A5E" w:rsidRDefault="00A64706">
                            <w:pPr>
                              <w:pStyle w:val="TableParagraph"/>
                              <w:spacing w:before="53"/>
                              <w:ind w:left="0" w:right="1"/>
                              <w:rPr>
                                <w:rFonts w:ascii="Gill Sans MT"/>
                                <w:b/>
                              </w:rPr>
                            </w:pPr>
                            <w:r>
                              <w:rPr>
                                <w:rFonts w:ascii="Gill Sans MT"/>
                                <w:b/>
                                <w:color w:val="00687F"/>
                                <w:spacing w:val="-10"/>
                                <w:w w:val="90"/>
                              </w:rPr>
                              <w:t>F</w:t>
                            </w:r>
                          </w:p>
                        </w:tc>
                        <w:tc>
                          <w:tcPr>
                            <w:tcW w:w="604" w:type="dxa"/>
                            <w:tcBorders>
                              <w:top w:val="nil"/>
                              <w:left w:val="nil"/>
                              <w:right w:val="nil"/>
                            </w:tcBorders>
                            <w:shd w:val="clear" w:color="auto" w:fill="DCDDDE"/>
                          </w:tcPr>
                          <w:p w14:paraId="6778AEB7" w14:textId="77777777" w:rsidR="00D75A5E" w:rsidRDefault="00A64706">
                            <w:pPr>
                              <w:pStyle w:val="TableParagraph"/>
                              <w:spacing w:before="53"/>
                              <w:ind w:left="0" w:right="1"/>
                              <w:rPr>
                                <w:rFonts w:ascii="Gill Sans MT"/>
                                <w:b/>
                              </w:rPr>
                            </w:pPr>
                            <w:r>
                              <w:rPr>
                                <w:rFonts w:ascii="Gill Sans MT"/>
                                <w:b/>
                                <w:color w:val="00687F"/>
                                <w:spacing w:val="-10"/>
                              </w:rPr>
                              <w:t>S</w:t>
                            </w:r>
                          </w:p>
                        </w:tc>
                      </w:tr>
                      <w:tr w:rsidR="00D75A5E" w14:paraId="508CB3B2" w14:textId="77777777">
                        <w:trPr>
                          <w:trHeight w:val="397"/>
                        </w:trPr>
                        <w:tc>
                          <w:tcPr>
                            <w:tcW w:w="604" w:type="dxa"/>
                            <w:tcBorders>
                              <w:left w:val="nil"/>
                              <w:bottom w:val="single" w:sz="4" w:space="0" w:color="000000"/>
                              <w:right w:val="single" w:sz="4" w:space="0" w:color="000000"/>
                            </w:tcBorders>
                          </w:tcPr>
                          <w:p w14:paraId="1DE769D9"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51D46C38" w14:textId="77777777" w:rsidR="00D75A5E" w:rsidRDefault="00A64706">
                            <w:pPr>
                              <w:pStyle w:val="TableParagraph"/>
                              <w:spacing w:before="43"/>
                              <w:rPr>
                                <w:rFonts w:ascii="Gill Sans MT"/>
                              </w:rPr>
                            </w:pPr>
                            <w:r>
                              <w:rPr>
                                <w:rFonts w:ascii="Gill Sans MT"/>
                                <w:spacing w:val="-10"/>
                                <w:w w:val="70"/>
                              </w:rPr>
                              <w:t>1</w:t>
                            </w:r>
                          </w:p>
                        </w:tc>
                        <w:tc>
                          <w:tcPr>
                            <w:tcW w:w="604" w:type="dxa"/>
                            <w:tcBorders>
                              <w:left w:val="single" w:sz="4" w:space="0" w:color="000000"/>
                              <w:bottom w:val="single" w:sz="4" w:space="0" w:color="000000"/>
                              <w:right w:val="single" w:sz="4" w:space="0" w:color="000000"/>
                            </w:tcBorders>
                          </w:tcPr>
                          <w:p w14:paraId="5D4877A2" w14:textId="77777777" w:rsidR="00D75A5E" w:rsidRDefault="00A64706">
                            <w:pPr>
                              <w:pStyle w:val="TableParagraph"/>
                              <w:spacing w:before="43"/>
                              <w:rPr>
                                <w:rFonts w:ascii="Gill Sans MT"/>
                              </w:rPr>
                            </w:pPr>
                            <w:r>
                              <w:rPr>
                                <w:rFonts w:ascii="Gill Sans MT"/>
                                <w:spacing w:val="-10"/>
                              </w:rPr>
                              <w:t>2</w:t>
                            </w:r>
                          </w:p>
                        </w:tc>
                        <w:tc>
                          <w:tcPr>
                            <w:tcW w:w="604" w:type="dxa"/>
                            <w:tcBorders>
                              <w:left w:val="single" w:sz="4" w:space="0" w:color="000000"/>
                              <w:bottom w:val="single" w:sz="4" w:space="0" w:color="000000"/>
                              <w:right w:val="single" w:sz="4" w:space="0" w:color="000000"/>
                            </w:tcBorders>
                          </w:tcPr>
                          <w:p w14:paraId="40227325" w14:textId="77777777" w:rsidR="00D75A5E" w:rsidRDefault="00A64706">
                            <w:pPr>
                              <w:pStyle w:val="TableParagraph"/>
                              <w:spacing w:before="43"/>
                              <w:rPr>
                                <w:rFonts w:ascii="Gill Sans MT"/>
                              </w:rPr>
                            </w:pPr>
                            <w:r>
                              <w:rPr>
                                <w:rFonts w:ascii="Gill Sans MT"/>
                                <w:spacing w:val="-10"/>
                              </w:rPr>
                              <w:t>3</w:t>
                            </w:r>
                          </w:p>
                        </w:tc>
                        <w:tc>
                          <w:tcPr>
                            <w:tcW w:w="604" w:type="dxa"/>
                            <w:tcBorders>
                              <w:left w:val="single" w:sz="4" w:space="0" w:color="000000"/>
                              <w:bottom w:val="single" w:sz="4" w:space="0" w:color="000000"/>
                              <w:right w:val="single" w:sz="4" w:space="0" w:color="000000"/>
                            </w:tcBorders>
                          </w:tcPr>
                          <w:p w14:paraId="04A81E7F" w14:textId="77777777" w:rsidR="00D75A5E" w:rsidRDefault="00A64706">
                            <w:pPr>
                              <w:pStyle w:val="TableParagraph"/>
                              <w:spacing w:before="43"/>
                              <w:rPr>
                                <w:rFonts w:ascii="Gill Sans MT"/>
                              </w:rPr>
                            </w:pPr>
                            <w:r>
                              <w:rPr>
                                <w:rFonts w:ascii="Gill Sans MT"/>
                                <w:spacing w:val="-10"/>
                              </w:rPr>
                              <w:t>4</w:t>
                            </w:r>
                          </w:p>
                        </w:tc>
                        <w:tc>
                          <w:tcPr>
                            <w:tcW w:w="604" w:type="dxa"/>
                            <w:tcBorders>
                              <w:left w:val="single" w:sz="4" w:space="0" w:color="000000"/>
                              <w:bottom w:val="single" w:sz="4" w:space="0" w:color="000000"/>
                              <w:right w:val="single" w:sz="4" w:space="0" w:color="000000"/>
                            </w:tcBorders>
                          </w:tcPr>
                          <w:p w14:paraId="40A6AFA0" w14:textId="77777777" w:rsidR="00D75A5E" w:rsidRDefault="00A64706">
                            <w:pPr>
                              <w:pStyle w:val="TableParagraph"/>
                              <w:spacing w:before="43"/>
                              <w:rPr>
                                <w:rFonts w:ascii="Gill Sans MT"/>
                              </w:rPr>
                            </w:pPr>
                            <w:r>
                              <w:rPr>
                                <w:rFonts w:ascii="Gill Sans MT"/>
                                <w:spacing w:val="-10"/>
                              </w:rPr>
                              <w:t>5</w:t>
                            </w:r>
                          </w:p>
                        </w:tc>
                        <w:tc>
                          <w:tcPr>
                            <w:tcW w:w="604" w:type="dxa"/>
                            <w:tcBorders>
                              <w:left w:val="single" w:sz="4" w:space="0" w:color="000000"/>
                              <w:bottom w:val="single" w:sz="4" w:space="0" w:color="000000"/>
                              <w:right w:val="nil"/>
                            </w:tcBorders>
                          </w:tcPr>
                          <w:p w14:paraId="55AC5D86" w14:textId="77777777" w:rsidR="00D75A5E" w:rsidRDefault="00A64706">
                            <w:pPr>
                              <w:pStyle w:val="TableParagraph"/>
                              <w:spacing w:before="43"/>
                              <w:ind w:left="8" w:right="12"/>
                              <w:rPr>
                                <w:rFonts w:ascii="Gill Sans MT"/>
                              </w:rPr>
                            </w:pPr>
                            <w:r>
                              <w:rPr>
                                <w:rFonts w:ascii="Gill Sans MT"/>
                                <w:spacing w:val="-10"/>
                              </w:rPr>
                              <w:t>6</w:t>
                            </w:r>
                          </w:p>
                        </w:tc>
                      </w:tr>
                      <w:tr w:rsidR="00D75A5E" w14:paraId="5F1D9F61" w14:textId="77777777">
                        <w:trPr>
                          <w:trHeight w:val="402"/>
                        </w:trPr>
                        <w:tc>
                          <w:tcPr>
                            <w:tcW w:w="604" w:type="dxa"/>
                            <w:tcBorders>
                              <w:top w:val="single" w:sz="4" w:space="0" w:color="000000"/>
                              <w:left w:val="nil"/>
                              <w:bottom w:val="single" w:sz="4" w:space="0" w:color="000000"/>
                              <w:right w:val="single" w:sz="4" w:space="0" w:color="000000"/>
                            </w:tcBorders>
                          </w:tcPr>
                          <w:p w14:paraId="40D6A196" w14:textId="77777777" w:rsidR="00D75A5E" w:rsidRDefault="00A64706">
                            <w:pPr>
                              <w:pStyle w:val="TableParagraph"/>
                              <w:ind w:left="17" w:right="11"/>
                              <w:rPr>
                                <w:rFonts w:ascii="Gill Sans MT"/>
                              </w:rPr>
                            </w:pPr>
                            <w:r>
                              <w:rPr>
                                <w:rFonts w:ascii="Gill Sans MT"/>
                                <w:spacing w:val="-10"/>
                              </w:rPr>
                              <w:t>7</w:t>
                            </w:r>
                          </w:p>
                        </w:tc>
                        <w:tc>
                          <w:tcPr>
                            <w:tcW w:w="604" w:type="dxa"/>
                            <w:tcBorders>
                              <w:top w:val="single" w:sz="4" w:space="0" w:color="000000"/>
                              <w:left w:val="single" w:sz="4" w:space="0" w:color="000000"/>
                              <w:bottom w:val="single" w:sz="4" w:space="0" w:color="000000"/>
                              <w:right w:val="single" w:sz="4" w:space="0" w:color="000000"/>
                            </w:tcBorders>
                          </w:tcPr>
                          <w:p w14:paraId="0501BCE1" w14:textId="77777777" w:rsidR="00D75A5E" w:rsidRDefault="00A64706">
                            <w:pPr>
                              <w:pStyle w:val="TableParagraph"/>
                              <w:rPr>
                                <w:rFonts w:ascii="Gill Sans MT"/>
                              </w:rPr>
                            </w:pPr>
                            <w:r>
                              <w:rPr>
                                <w:rFonts w:ascii="Gill Sans MT"/>
                                <w:spacing w:val="-10"/>
                              </w:rPr>
                              <w:t>8</w:t>
                            </w:r>
                          </w:p>
                        </w:tc>
                        <w:tc>
                          <w:tcPr>
                            <w:tcW w:w="604" w:type="dxa"/>
                            <w:tcBorders>
                              <w:top w:val="single" w:sz="4" w:space="0" w:color="000000"/>
                              <w:left w:val="single" w:sz="4" w:space="0" w:color="000000"/>
                              <w:bottom w:val="single" w:sz="4" w:space="0" w:color="000000"/>
                              <w:right w:val="single" w:sz="4" w:space="0" w:color="000000"/>
                            </w:tcBorders>
                          </w:tcPr>
                          <w:p w14:paraId="2EB7BEDC" w14:textId="77777777" w:rsidR="00D75A5E" w:rsidRDefault="00A64706">
                            <w:pPr>
                              <w:pStyle w:val="TableParagraph"/>
                              <w:rPr>
                                <w:rFonts w:ascii="Gill Sans MT"/>
                              </w:rPr>
                            </w:pPr>
                            <w:r>
                              <w:rPr>
                                <w:rFonts w:ascii="Gill Sans MT"/>
                                <w:spacing w:val="-10"/>
                              </w:rPr>
                              <w:t>9</w:t>
                            </w:r>
                          </w:p>
                        </w:tc>
                        <w:tc>
                          <w:tcPr>
                            <w:tcW w:w="604" w:type="dxa"/>
                            <w:tcBorders>
                              <w:top w:val="single" w:sz="4" w:space="0" w:color="000000"/>
                              <w:left w:val="single" w:sz="4" w:space="0" w:color="000000"/>
                              <w:bottom w:val="single" w:sz="4" w:space="0" w:color="000000"/>
                              <w:right w:val="single" w:sz="4" w:space="0" w:color="000000"/>
                            </w:tcBorders>
                          </w:tcPr>
                          <w:p w14:paraId="5A21BD76" w14:textId="77777777" w:rsidR="00D75A5E" w:rsidRDefault="00A64706">
                            <w:pPr>
                              <w:pStyle w:val="TableParagraph"/>
                              <w:rPr>
                                <w:rFonts w:ascii="Gill Sans MT"/>
                              </w:rPr>
                            </w:pPr>
                            <w:r>
                              <w:rPr>
                                <w:rFonts w:ascii="Gill Sans MT"/>
                                <w:spacing w:val="-5"/>
                                <w:w w:val="95"/>
                              </w:rPr>
                              <w:t>10</w:t>
                            </w:r>
                          </w:p>
                        </w:tc>
                        <w:tc>
                          <w:tcPr>
                            <w:tcW w:w="604" w:type="dxa"/>
                            <w:tcBorders>
                              <w:top w:val="single" w:sz="4" w:space="0" w:color="000000"/>
                              <w:left w:val="single" w:sz="4" w:space="0" w:color="000000"/>
                              <w:bottom w:val="single" w:sz="4" w:space="0" w:color="000000"/>
                              <w:right w:val="single" w:sz="4" w:space="0" w:color="000000"/>
                            </w:tcBorders>
                          </w:tcPr>
                          <w:p w14:paraId="5B6E32E7" w14:textId="77777777" w:rsidR="00D75A5E" w:rsidRDefault="00A64706">
                            <w:pPr>
                              <w:pStyle w:val="TableParagraph"/>
                              <w:rPr>
                                <w:rFonts w:ascii="Gill Sans MT"/>
                              </w:rPr>
                            </w:pPr>
                            <w:r>
                              <w:rPr>
                                <w:rFonts w:ascii="Gill Sans MT"/>
                                <w:spacing w:val="-5"/>
                                <w:w w:val="70"/>
                              </w:rPr>
                              <w:t>11</w:t>
                            </w:r>
                          </w:p>
                        </w:tc>
                        <w:tc>
                          <w:tcPr>
                            <w:tcW w:w="604" w:type="dxa"/>
                            <w:tcBorders>
                              <w:top w:val="single" w:sz="4" w:space="0" w:color="000000"/>
                              <w:left w:val="single" w:sz="4" w:space="0" w:color="000000"/>
                              <w:bottom w:val="single" w:sz="4" w:space="0" w:color="000000"/>
                              <w:right w:val="single" w:sz="4" w:space="0" w:color="000000"/>
                            </w:tcBorders>
                          </w:tcPr>
                          <w:p w14:paraId="2DA3BC5C" w14:textId="77777777" w:rsidR="00D75A5E" w:rsidRDefault="00A64706">
                            <w:pPr>
                              <w:pStyle w:val="TableParagraph"/>
                              <w:ind w:left="4"/>
                              <w:rPr>
                                <w:rFonts w:ascii="Gill Sans MT"/>
                              </w:rPr>
                            </w:pPr>
                            <w:r>
                              <w:rPr>
                                <w:rFonts w:ascii="Gill Sans MT"/>
                                <w:spacing w:val="-5"/>
                                <w:w w:val="90"/>
                              </w:rPr>
                              <w:t>12</w:t>
                            </w:r>
                          </w:p>
                        </w:tc>
                        <w:tc>
                          <w:tcPr>
                            <w:tcW w:w="604" w:type="dxa"/>
                            <w:tcBorders>
                              <w:top w:val="single" w:sz="4" w:space="0" w:color="000000"/>
                              <w:left w:val="single" w:sz="4" w:space="0" w:color="000000"/>
                              <w:bottom w:val="single" w:sz="4" w:space="0" w:color="000000"/>
                              <w:right w:val="nil"/>
                            </w:tcBorders>
                          </w:tcPr>
                          <w:p w14:paraId="7D7DD33C" w14:textId="77777777" w:rsidR="00D75A5E" w:rsidRDefault="00A64706">
                            <w:pPr>
                              <w:pStyle w:val="TableParagraph"/>
                              <w:ind w:left="8" w:right="12"/>
                              <w:rPr>
                                <w:rFonts w:ascii="Gill Sans MT"/>
                              </w:rPr>
                            </w:pPr>
                            <w:r>
                              <w:rPr>
                                <w:rFonts w:ascii="Gill Sans MT"/>
                                <w:spacing w:val="-5"/>
                                <w:w w:val="90"/>
                              </w:rPr>
                              <w:t>13</w:t>
                            </w:r>
                          </w:p>
                        </w:tc>
                      </w:tr>
                      <w:tr w:rsidR="00D75A5E" w14:paraId="7CB03695" w14:textId="77777777">
                        <w:trPr>
                          <w:trHeight w:val="402"/>
                        </w:trPr>
                        <w:tc>
                          <w:tcPr>
                            <w:tcW w:w="604" w:type="dxa"/>
                            <w:tcBorders>
                              <w:top w:val="single" w:sz="4" w:space="0" w:color="000000"/>
                              <w:left w:val="nil"/>
                              <w:bottom w:val="single" w:sz="4" w:space="0" w:color="000000"/>
                              <w:right w:val="single" w:sz="4" w:space="0" w:color="000000"/>
                            </w:tcBorders>
                          </w:tcPr>
                          <w:p w14:paraId="0E782C60" w14:textId="77777777" w:rsidR="00D75A5E" w:rsidRDefault="00A64706">
                            <w:pPr>
                              <w:pStyle w:val="TableParagraph"/>
                              <w:ind w:left="18" w:right="11"/>
                              <w:rPr>
                                <w:rFonts w:ascii="Gill Sans MT"/>
                              </w:rPr>
                            </w:pPr>
                            <w:r>
                              <w:rPr>
                                <w:rFonts w:ascii="Gill Sans MT"/>
                                <w:spacing w:val="-5"/>
                                <w:w w:val="95"/>
                              </w:rPr>
                              <w:t>14</w:t>
                            </w:r>
                          </w:p>
                        </w:tc>
                        <w:tc>
                          <w:tcPr>
                            <w:tcW w:w="604" w:type="dxa"/>
                            <w:tcBorders>
                              <w:top w:val="single" w:sz="4" w:space="0" w:color="000000"/>
                              <w:left w:val="single" w:sz="4" w:space="0" w:color="000000"/>
                              <w:bottom w:val="single" w:sz="4" w:space="0" w:color="000000"/>
                              <w:right w:val="single" w:sz="4" w:space="0" w:color="000000"/>
                            </w:tcBorders>
                          </w:tcPr>
                          <w:p w14:paraId="334B1413" w14:textId="77777777" w:rsidR="00D75A5E" w:rsidRDefault="00A64706">
                            <w:pPr>
                              <w:pStyle w:val="TableParagraph"/>
                              <w:rPr>
                                <w:rFonts w:ascii="Gill Sans MT"/>
                              </w:rPr>
                            </w:pPr>
                            <w:r>
                              <w:rPr>
                                <w:rFonts w:ascii="Gill Sans MT"/>
                                <w:spacing w:val="-5"/>
                                <w:w w:val="90"/>
                              </w:rPr>
                              <w:t>15</w:t>
                            </w:r>
                          </w:p>
                        </w:tc>
                        <w:tc>
                          <w:tcPr>
                            <w:tcW w:w="604" w:type="dxa"/>
                            <w:tcBorders>
                              <w:top w:val="single" w:sz="4" w:space="0" w:color="000000"/>
                              <w:left w:val="single" w:sz="4" w:space="0" w:color="000000"/>
                              <w:bottom w:val="single" w:sz="4" w:space="0" w:color="000000"/>
                              <w:right w:val="single" w:sz="4" w:space="0" w:color="000000"/>
                            </w:tcBorders>
                          </w:tcPr>
                          <w:p w14:paraId="624DF564" w14:textId="77777777" w:rsidR="00D75A5E" w:rsidRDefault="00A64706">
                            <w:pPr>
                              <w:pStyle w:val="TableParagraph"/>
                              <w:ind w:left="7"/>
                              <w:rPr>
                                <w:rFonts w:ascii="Gill Sans MT"/>
                              </w:rPr>
                            </w:pPr>
                            <w:r>
                              <w:rPr>
                                <w:rFonts w:ascii="Gill Sans MT"/>
                                <w:spacing w:val="-5"/>
                                <w:w w:val="95"/>
                              </w:rPr>
                              <w:t>16</w:t>
                            </w:r>
                          </w:p>
                        </w:tc>
                        <w:tc>
                          <w:tcPr>
                            <w:tcW w:w="604" w:type="dxa"/>
                            <w:tcBorders>
                              <w:top w:val="single" w:sz="4" w:space="0" w:color="000000"/>
                              <w:left w:val="single" w:sz="4" w:space="0" w:color="000000"/>
                              <w:bottom w:val="single" w:sz="4" w:space="0" w:color="000000"/>
                              <w:right w:val="single" w:sz="4" w:space="0" w:color="000000"/>
                            </w:tcBorders>
                          </w:tcPr>
                          <w:p w14:paraId="63CBEB05" w14:textId="77777777" w:rsidR="00D75A5E" w:rsidRDefault="00A64706">
                            <w:pPr>
                              <w:pStyle w:val="TableParagraph"/>
                              <w:ind w:left="6"/>
                              <w:rPr>
                                <w:rFonts w:ascii="Gill Sans MT"/>
                              </w:rPr>
                            </w:pPr>
                            <w:r>
                              <w:rPr>
                                <w:rFonts w:ascii="Gill Sans MT"/>
                                <w:spacing w:val="-5"/>
                                <w:w w:val="90"/>
                              </w:rPr>
                              <w:t>17</w:t>
                            </w:r>
                          </w:p>
                        </w:tc>
                        <w:tc>
                          <w:tcPr>
                            <w:tcW w:w="604" w:type="dxa"/>
                            <w:tcBorders>
                              <w:top w:val="single" w:sz="4" w:space="0" w:color="000000"/>
                              <w:left w:val="single" w:sz="4" w:space="0" w:color="000000"/>
                              <w:bottom w:val="single" w:sz="4" w:space="0" w:color="000000"/>
                              <w:right w:val="single" w:sz="4" w:space="0" w:color="000000"/>
                            </w:tcBorders>
                          </w:tcPr>
                          <w:p w14:paraId="21041C06" w14:textId="77777777" w:rsidR="00D75A5E" w:rsidRDefault="00A64706">
                            <w:pPr>
                              <w:pStyle w:val="TableParagraph"/>
                              <w:ind w:left="7"/>
                              <w:rPr>
                                <w:rFonts w:ascii="Gill Sans MT"/>
                              </w:rPr>
                            </w:pPr>
                            <w:r>
                              <w:rPr>
                                <w:rFonts w:ascii="Gill Sans MT"/>
                                <w:spacing w:val="-5"/>
                                <w:w w:val="95"/>
                              </w:rPr>
                              <w:t>18</w:t>
                            </w:r>
                          </w:p>
                        </w:tc>
                        <w:tc>
                          <w:tcPr>
                            <w:tcW w:w="604" w:type="dxa"/>
                            <w:tcBorders>
                              <w:top w:val="single" w:sz="4" w:space="0" w:color="000000"/>
                              <w:left w:val="single" w:sz="4" w:space="0" w:color="000000"/>
                              <w:bottom w:val="single" w:sz="4" w:space="0" w:color="000000"/>
                              <w:right w:val="single" w:sz="4" w:space="0" w:color="000000"/>
                            </w:tcBorders>
                          </w:tcPr>
                          <w:p w14:paraId="35B3D9AA" w14:textId="77777777" w:rsidR="00D75A5E" w:rsidRDefault="00A64706">
                            <w:pPr>
                              <w:pStyle w:val="TableParagraph"/>
                              <w:rPr>
                                <w:rFonts w:ascii="Gill Sans MT"/>
                              </w:rPr>
                            </w:pPr>
                            <w:r>
                              <w:rPr>
                                <w:rFonts w:ascii="Gill Sans MT"/>
                                <w:spacing w:val="-5"/>
                                <w:w w:val="95"/>
                              </w:rPr>
                              <w:t>19</w:t>
                            </w:r>
                          </w:p>
                        </w:tc>
                        <w:tc>
                          <w:tcPr>
                            <w:tcW w:w="604" w:type="dxa"/>
                            <w:tcBorders>
                              <w:top w:val="single" w:sz="4" w:space="0" w:color="000000"/>
                              <w:left w:val="single" w:sz="4" w:space="0" w:color="000000"/>
                              <w:bottom w:val="single" w:sz="4" w:space="0" w:color="000000"/>
                              <w:right w:val="nil"/>
                            </w:tcBorders>
                          </w:tcPr>
                          <w:p w14:paraId="4FB20D2C" w14:textId="77777777" w:rsidR="00D75A5E" w:rsidRDefault="00A64706">
                            <w:pPr>
                              <w:pStyle w:val="TableParagraph"/>
                              <w:ind w:left="8" w:right="12"/>
                              <w:rPr>
                                <w:rFonts w:ascii="Gill Sans MT"/>
                              </w:rPr>
                            </w:pPr>
                            <w:r>
                              <w:rPr>
                                <w:rFonts w:ascii="Gill Sans MT"/>
                                <w:spacing w:val="-5"/>
                              </w:rPr>
                              <w:t>20</w:t>
                            </w:r>
                          </w:p>
                        </w:tc>
                      </w:tr>
                      <w:tr w:rsidR="00D75A5E" w14:paraId="66A21846" w14:textId="77777777">
                        <w:trPr>
                          <w:trHeight w:val="402"/>
                        </w:trPr>
                        <w:tc>
                          <w:tcPr>
                            <w:tcW w:w="604" w:type="dxa"/>
                            <w:tcBorders>
                              <w:top w:val="single" w:sz="4" w:space="0" w:color="000000"/>
                              <w:left w:val="nil"/>
                              <w:bottom w:val="single" w:sz="4" w:space="0" w:color="000000"/>
                              <w:right w:val="single" w:sz="4" w:space="0" w:color="000000"/>
                            </w:tcBorders>
                          </w:tcPr>
                          <w:p w14:paraId="0F2AFE06" w14:textId="77777777" w:rsidR="00D75A5E" w:rsidRDefault="00A64706">
                            <w:pPr>
                              <w:pStyle w:val="TableParagraph"/>
                              <w:ind w:left="15" w:right="11"/>
                              <w:rPr>
                                <w:rFonts w:ascii="Gill Sans MT"/>
                              </w:rPr>
                            </w:pPr>
                            <w:r>
                              <w:rPr>
                                <w:rFonts w:ascii="Gill Sans MT"/>
                                <w:spacing w:val="-5"/>
                                <w:w w:val="90"/>
                              </w:rPr>
                              <w:t>21</w:t>
                            </w:r>
                          </w:p>
                        </w:tc>
                        <w:tc>
                          <w:tcPr>
                            <w:tcW w:w="604" w:type="dxa"/>
                            <w:tcBorders>
                              <w:top w:val="single" w:sz="4" w:space="0" w:color="000000"/>
                              <w:left w:val="single" w:sz="4" w:space="0" w:color="000000"/>
                              <w:bottom w:val="single" w:sz="4" w:space="0" w:color="000000"/>
                              <w:right w:val="single" w:sz="4" w:space="0" w:color="000000"/>
                            </w:tcBorders>
                          </w:tcPr>
                          <w:p w14:paraId="7F5FE473" w14:textId="77777777" w:rsidR="00D75A5E" w:rsidRDefault="00A64706">
                            <w:pPr>
                              <w:pStyle w:val="TableParagraph"/>
                              <w:ind w:left="6"/>
                              <w:rPr>
                                <w:rFonts w:ascii="Gill Sans MT"/>
                              </w:rPr>
                            </w:pPr>
                            <w:r>
                              <w:rPr>
                                <w:rFonts w:ascii="Gill Sans MT"/>
                                <w:spacing w:val="-5"/>
                              </w:rPr>
                              <w:t>22</w:t>
                            </w:r>
                          </w:p>
                        </w:tc>
                        <w:tc>
                          <w:tcPr>
                            <w:tcW w:w="604" w:type="dxa"/>
                            <w:tcBorders>
                              <w:top w:val="single" w:sz="4" w:space="0" w:color="000000"/>
                              <w:left w:val="single" w:sz="4" w:space="0" w:color="000000"/>
                              <w:bottom w:val="single" w:sz="4" w:space="0" w:color="000000"/>
                              <w:right w:val="single" w:sz="4" w:space="0" w:color="000000"/>
                            </w:tcBorders>
                          </w:tcPr>
                          <w:p w14:paraId="1CCBF96E" w14:textId="77777777" w:rsidR="00D75A5E" w:rsidRDefault="00A64706">
                            <w:pPr>
                              <w:pStyle w:val="TableParagraph"/>
                              <w:rPr>
                                <w:rFonts w:ascii="Gill Sans MT"/>
                              </w:rPr>
                            </w:pPr>
                            <w:r>
                              <w:rPr>
                                <w:rFonts w:ascii="Gill Sans MT"/>
                                <w:spacing w:val="-5"/>
                              </w:rPr>
                              <w:t>23</w:t>
                            </w:r>
                          </w:p>
                        </w:tc>
                        <w:tc>
                          <w:tcPr>
                            <w:tcW w:w="604" w:type="dxa"/>
                            <w:tcBorders>
                              <w:top w:val="single" w:sz="4" w:space="0" w:color="000000"/>
                              <w:left w:val="single" w:sz="4" w:space="0" w:color="000000"/>
                              <w:bottom w:val="single" w:sz="4" w:space="0" w:color="000000"/>
                              <w:right w:val="single" w:sz="4" w:space="0" w:color="000000"/>
                            </w:tcBorders>
                          </w:tcPr>
                          <w:p w14:paraId="582CA8EE" w14:textId="77777777" w:rsidR="00D75A5E" w:rsidRDefault="00A64706">
                            <w:pPr>
                              <w:pStyle w:val="TableParagraph"/>
                              <w:ind w:left="2" w:right="7"/>
                              <w:rPr>
                                <w:rFonts w:ascii="Gill Sans MT"/>
                              </w:rPr>
                            </w:pPr>
                            <w:r>
                              <w:rPr>
                                <w:rFonts w:ascii="Gill Sans MT"/>
                                <w:spacing w:val="-5"/>
                              </w:rPr>
                              <w:t>24</w:t>
                            </w:r>
                          </w:p>
                        </w:tc>
                        <w:tc>
                          <w:tcPr>
                            <w:tcW w:w="604" w:type="dxa"/>
                            <w:tcBorders>
                              <w:top w:val="single" w:sz="4" w:space="0" w:color="000000"/>
                              <w:left w:val="single" w:sz="4" w:space="0" w:color="000000"/>
                              <w:bottom w:val="single" w:sz="4" w:space="0" w:color="000000"/>
                              <w:right w:val="single" w:sz="4" w:space="0" w:color="000000"/>
                            </w:tcBorders>
                          </w:tcPr>
                          <w:p w14:paraId="4459A69A" w14:textId="77777777" w:rsidR="00D75A5E" w:rsidRDefault="00A64706">
                            <w:pPr>
                              <w:pStyle w:val="TableParagraph"/>
                              <w:rPr>
                                <w:rFonts w:ascii="Gill Sans MT"/>
                              </w:rPr>
                            </w:pPr>
                            <w:r>
                              <w:rPr>
                                <w:rFonts w:ascii="Gill Sans MT"/>
                                <w:spacing w:val="-5"/>
                              </w:rPr>
                              <w:t>25</w:t>
                            </w:r>
                          </w:p>
                        </w:tc>
                        <w:tc>
                          <w:tcPr>
                            <w:tcW w:w="604" w:type="dxa"/>
                            <w:tcBorders>
                              <w:top w:val="single" w:sz="4" w:space="0" w:color="000000"/>
                              <w:left w:val="single" w:sz="4" w:space="0" w:color="000000"/>
                              <w:bottom w:val="single" w:sz="4" w:space="0" w:color="000000"/>
                              <w:right w:val="single" w:sz="4" w:space="0" w:color="000000"/>
                            </w:tcBorders>
                          </w:tcPr>
                          <w:p w14:paraId="3E592A40" w14:textId="77777777" w:rsidR="00D75A5E" w:rsidRDefault="00A64706">
                            <w:pPr>
                              <w:pStyle w:val="TableParagraph"/>
                              <w:ind w:left="3"/>
                              <w:rPr>
                                <w:rFonts w:ascii="Gill Sans MT"/>
                              </w:rPr>
                            </w:pPr>
                            <w:r>
                              <w:rPr>
                                <w:rFonts w:ascii="Gill Sans MT"/>
                                <w:spacing w:val="-5"/>
                              </w:rPr>
                              <w:t>26</w:t>
                            </w:r>
                          </w:p>
                        </w:tc>
                        <w:tc>
                          <w:tcPr>
                            <w:tcW w:w="604" w:type="dxa"/>
                            <w:tcBorders>
                              <w:top w:val="single" w:sz="4" w:space="0" w:color="000000"/>
                              <w:left w:val="single" w:sz="4" w:space="0" w:color="000000"/>
                              <w:bottom w:val="single" w:sz="4" w:space="0" w:color="000000"/>
                              <w:right w:val="nil"/>
                            </w:tcBorders>
                          </w:tcPr>
                          <w:p w14:paraId="7DB6BDF3" w14:textId="77777777" w:rsidR="00D75A5E" w:rsidRDefault="00A64706">
                            <w:pPr>
                              <w:pStyle w:val="TableParagraph"/>
                              <w:ind w:left="8" w:right="14"/>
                              <w:rPr>
                                <w:rFonts w:ascii="Gill Sans MT"/>
                              </w:rPr>
                            </w:pPr>
                            <w:r>
                              <w:rPr>
                                <w:rFonts w:ascii="Gill Sans MT"/>
                                <w:spacing w:val="-5"/>
                              </w:rPr>
                              <w:t>27</w:t>
                            </w:r>
                          </w:p>
                        </w:tc>
                      </w:tr>
                      <w:tr w:rsidR="00D75A5E" w14:paraId="59F93ECA" w14:textId="77777777">
                        <w:trPr>
                          <w:trHeight w:val="407"/>
                        </w:trPr>
                        <w:tc>
                          <w:tcPr>
                            <w:tcW w:w="604" w:type="dxa"/>
                            <w:tcBorders>
                              <w:top w:val="single" w:sz="4" w:space="0" w:color="000000"/>
                              <w:left w:val="nil"/>
                              <w:bottom w:val="nil"/>
                              <w:right w:val="single" w:sz="4" w:space="0" w:color="000000"/>
                            </w:tcBorders>
                          </w:tcPr>
                          <w:p w14:paraId="738A1F27" w14:textId="77777777" w:rsidR="00D75A5E" w:rsidRDefault="00A64706">
                            <w:pPr>
                              <w:pStyle w:val="TableParagraph"/>
                              <w:ind w:left="16" w:right="11"/>
                              <w:rPr>
                                <w:rFonts w:ascii="Gill Sans MT"/>
                              </w:rPr>
                            </w:pPr>
                            <w:r>
                              <w:rPr>
                                <w:rFonts w:ascii="Gill Sans MT"/>
                                <w:spacing w:val="-5"/>
                              </w:rPr>
                              <w:t>28</w:t>
                            </w:r>
                          </w:p>
                        </w:tc>
                        <w:tc>
                          <w:tcPr>
                            <w:tcW w:w="604" w:type="dxa"/>
                            <w:tcBorders>
                              <w:top w:val="single" w:sz="4" w:space="0" w:color="000000"/>
                              <w:left w:val="single" w:sz="4" w:space="0" w:color="000000"/>
                              <w:bottom w:val="nil"/>
                              <w:right w:val="single" w:sz="4" w:space="0" w:color="000000"/>
                            </w:tcBorders>
                          </w:tcPr>
                          <w:p w14:paraId="14DA0053" w14:textId="77777777" w:rsidR="00D75A5E" w:rsidRDefault="00A64706">
                            <w:pPr>
                              <w:pStyle w:val="TableParagraph"/>
                              <w:rPr>
                                <w:rFonts w:ascii="Gill Sans MT"/>
                              </w:rPr>
                            </w:pPr>
                            <w:r>
                              <w:rPr>
                                <w:rFonts w:ascii="Gill Sans MT"/>
                                <w:spacing w:val="-5"/>
                              </w:rPr>
                              <w:t>29</w:t>
                            </w:r>
                          </w:p>
                        </w:tc>
                        <w:tc>
                          <w:tcPr>
                            <w:tcW w:w="604" w:type="dxa"/>
                            <w:tcBorders>
                              <w:top w:val="single" w:sz="4" w:space="0" w:color="000000"/>
                              <w:left w:val="single" w:sz="4" w:space="0" w:color="000000"/>
                              <w:bottom w:val="nil"/>
                              <w:right w:val="single" w:sz="4" w:space="0" w:color="000000"/>
                            </w:tcBorders>
                          </w:tcPr>
                          <w:p w14:paraId="0A4B2C06" w14:textId="77777777" w:rsidR="00D75A5E" w:rsidRDefault="00A64706">
                            <w:pPr>
                              <w:pStyle w:val="TableParagraph"/>
                              <w:ind w:left="6"/>
                              <w:rPr>
                                <w:rFonts w:ascii="Gill Sans MT"/>
                              </w:rPr>
                            </w:pPr>
                            <w:r>
                              <w:rPr>
                                <w:rFonts w:ascii="Gill Sans MT"/>
                                <w:spacing w:val="-5"/>
                              </w:rPr>
                              <w:t>30</w:t>
                            </w:r>
                          </w:p>
                        </w:tc>
                        <w:tc>
                          <w:tcPr>
                            <w:tcW w:w="604" w:type="dxa"/>
                            <w:tcBorders>
                              <w:top w:val="single" w:sz="4" w:space="0" w:color="000000"/>
                              <w:left w:val="single" w:sz="4" w:space="0" w:color="000000"/>
                              <w:bottom w:val="nil"/>
                              <w:right w:val="single" w:sz="4" w:space="0" w:color="000000"/>
                            </w:tcBorders>
                          </w:tcPr>
                          <w:p w14:paraId="00E49AAE" w14:textId="77777777" w:rsidR="00D75A5E" w:rsidRDefault="00A64706">
                            <w:pPr>
                              <w:pStyle w:val="TableParagraph"/>
                              <w:rPr>
                                <w:rFonts w:ascii="Gill Sans MT"/>
                              </w:rPr>
                            </w:pPr>
                            <w:r>
                              <w:rPr>
                                <w:rFonts w:ascii="Gill Sans MT"/>
                                <w:spacing w:val="-5"/>
                                <w:w w:val="90"/>
                              </w:rPr>
                              <w:t>31</w:t>
                            </w:r>
                          </w:p>
                        </w:tc>
                        <w:tc>
                          <w:tcPr>
                            <w:tcW w:w="604" w:type="dxa"/>
                            <w:tcBorders>
                              <w:top w:val="single" w:sz="4" w:space="0" w:color="000000"/>
                              <w:left w:val="single" w:sz="4" w:space="0" w:color="000000"/>
                              <w:bottom w:val="nil"/>
                              <w:right w:val="single" w:sz="4" w:space="0" w:color="000000"/>
                            </w:tcBorders>
                          </w:tcPr>
                          <w:p w14:paraId="5D0EB709" w14:textId="77777777" w:rsidR="00D75A5E" w:rsidRDefault="00D75A5E">
                            <w:pPr>
                              <w:pStyle w:val="TableParagraph"/>
                              <w:spacing w:before="0"/>
                              <w:ind w:left="0" w:right="0"/>
                              <w:jc w:val="left"/>
                              <w:rPr>
                                <w:rFonts w:ascii="Times New Roman"/>
                                <w:sz w:val="20"/>
                              </w:rPr>
                            </w:pPr>
                          </w:p>
                        </w:tc>
                        <w:tc>
                          <w:tcPr>
                            <w:tcW w:w="604" w:type="dxa"/>
                            <w:tcBorders>
                              <w:top w:val="single" w:sz="4" w:space="0" w:color="000000"/>
                              <w:left w:val="single" w:sz="4" w:space="0" w:color="000000"/>
                              <w:bottom w:val="nil"/>
                              <w:right w:val="single" w:sz="4" w:space="0" w:color="000000"/>
                            </w:tcBorders>
                          </w:tcPr>
                          <w:p w14:paraId="1890CC75" w14:textId="77777777" w:rsidR="00D75A5E" w:rsidRDefault="00D75A5E">
                            <w:pPr>
                              <w:pStyle w:val="TableParagraph"/>
                              <w:spacing w:before="0"/>
                              <w:ind w:left="0" w:right="0"/>
                              <w:jc w:val="left"/>
                              <w:rPr>
                                <w:rFonts w:ascii="Times New Roman"/>
                                <w:sz w:val="20"/>
                              </w:rPr>
                            </w:pPr>
                          </w:p>
                        </w:tc>
                        <w:tc>
                          <w:tcPr>
                            <w:tcW w:w="604" w:type="dxa"/>
                            <w:tcBorders>
                              <w:top w:val="single" w:sz="4" w:space="0" w:color="000000"/>
                              <w:left w:val="single" w:sz="4" w:space="0" w:color="000000"/>
                              <w:bottom w:val="nil"/>
                              <w:right w:val="nil"/>
                            </w:tcBorders>
                          </w:tcPr>
                          <w:p w14:paraId="060070EF" w14:textId="77777777" w:rsidR="00D75A5E" w:rsidRDefault="00D75A5E">
                            <w:pPr>
                              <w:pStyle w:val="TableParagraph"/>
                              <w:spacing w:before="0"/>
                              <w:ind w:left="0" w:right="0"/>
                              <w:jc w:val="left"/>
                              <w:rPr>
                                <w:rFonts w:ascii="Times New Roman"/>
                                <w:sz w:val="20"/>
                              </w:rPr>
                            </w:pPr>
                          </w:p>
                        </w:tc>
                      </w:tr>
                    </w:tbl>
                    <w:p w14:paraId="49EAAD8A" w14:textId="77777777" w:rsidR="00D75A5E" w:rsidRDefault="00D75A5E">
                      <w:pPr>
                        <w:pStyle w:val="BodyText"/>
                        <w:ind w:left="0"/>
                      </w:pPr>
                    </w:p>
                  </w:txbxContent>
                </v:textbox>
                <w10:anchorlock/>
              </v:shape>
            </w:pict>
          </mc:Fallback>
        </mc:AlternateContent>
      </w:r>
      <w:r>
        <w:rPr>
          <w:sz w:val="20"/>
        </w:rPr>
        <w:tab/>
      </w:r>
      <w:r>
        <w:rPr>
          <w:noProof/>
          <w:sz w:val="20"/>
        </w:rPr>
        <mc:AlternateContent>
          <mc:Choice Requires="wps">
            <w:drawing>
              <wp:inline distT="0" distB="0" distL="0" distR="0" wp14:anchorId="69CCE621" wp14:editId="74A57087">
                <wp:extent cx="2684145" cy="1822450"/>
                <wp:effectExtent l="0" t="0" r="0" b="0"/>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4145" cy="1822450"/>
                        </a:xfrm>
                        <a:prstGeom prst="rect">
                          <a:avLst/>
                        </a:prstGeom>
                      </wps:spPr>
                      <wps:txbx>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4"/>
                              <w:gridCol w:w="604"/>
                              <w:gridCol w:w="604"/>
                              <w:gridCol w:w="604"/>
                              <w:gridCol w:w="604"/>
                              <w:gridCol w:w="604"/>
                              <w:gridCol w:w="604"/>
                            </w:tblGrid>
                            <w:tr w:rsidR="00D75A5E" w14:paraId="60E8C438" w14:textId="77777777">
                              <w:trPr>
                                <w:trHeight w:val="412"/>
                              </w:trPr>
                              <w:tc>
                                <w:tcPr>
                                  <w:tcW w:w="4228" w:type="dxa"/>
                                  <w:gridSpan w:val="7"/>
                                  <w:tcBorders>
                                    <w:top w:val="nil"/>
                                    <w:left w:val="nil"/>
                                    <w:bottom w:val="nil"/>
                                    <w:right w:val="nil"/>
                                  </w:tcBorders>
                                  <w:shd w:val="clear" w:color="auto" w:fill="00687F"/>
                                </w:tcPr>
                                <w:p w14:paraId="4E1A457E" w14:textId="77777777" w:rsidR="00D75A5E" w:rsidRDefault="00A64706">
                                  <w:pPr>
                                    <w:pStyle w:val="TableParagraph"/>
                                    <w:spacing w:before="44"/>
                                    <w:ind w:left="23" w:right="24"/>
                                    <w:rPr>
                                      <w:rFonts w:ascii="Gill Sans MT"/>
                                      <w:b/>
                                      <w:sz w:val="26"/>
                                    </w:rPr>
                                  </w:pPr>
                                  <w:r>
                                    <w:rPr>
                                      <w:rFonts w:ascii="Gill Sans MT"/>
                                      <w:b/>
                                      <w:color w:val="FFFFFF"/>
                                      <w:spacing w:val="-2"/>
                                      <w:sz w:val="26"/>
                                    </w:rPr>
                                    <w:t>AUGUST</w:t>
                                  </w:r>
                                </w:p>
                              </w:tc>
                            </w:tr>
                            <w:tr w:rsidR="00D75A5E" w14:paraId="4A0861CE" w14:textId="77777777">
                              <w:trPr>
                                <w:trHeight w:val="383"/>
                              </w:trPr>
                              <w:tc>
                                <w:tcPr>
                                  <w:tcW w:w="604" w:type="dxa"/>
                                  <w:tcBorders>
                                    <w:top w:val="nil"/>
                                    <w:left w:val="nil"/>
                                    <w:right w:val="nil"/>
                                  </w:tcBorders>
                                  <w:shd w:val="clear" w:color="auto" w:fill="DCDDDE"/>
                                </w:tcPr>
                                <w:p w14:paraId="5CBC8331" w14:textId="77777777" w:rsidR="00D75A5E" w:rsidRDefault="00A64706">
                                  <w:pPr>
                                    <w:pStyle w:val="TableParagraph"/>
                                    <w:spacing w:before="53"/>
                                    <w:ind w:left="1" w:right="1"/>
                                    <w:rPr>
                                      <w:rFonts w:ascii="Gill Sans MT"/>
                                      <w:b/>
                                    </w:rPr>
                                  </w:pPr>
                                  <w:r>
                                    <w:rPr>
                                      <w:rFonts w:ascii="Gill Sans MT"/>
                                      <w:b/>
                                      <w:color w:val="00687F"/>
                                      <w:spacing w:val="-10"/>
                                    </w:rPr>
                                    <w:t>S</w:t>
                                  </w:r>
                                </w:p>
                              </w:tc>
                              <w:tc>
                                <w:tcPr>
                                  <w:tcW w:w="604" w:type="dxa"/>
                                  <w:tcBorders>
                                    <w:top w:val="nil"/>
                                    <w:left w:val="nil"/>
                                    <w:right w:val="nil"/>
                                  </w:tcBorders>
                                  <w:shd w:val="clear" w:color="auto" w:fill="DCDDDE"/>
                                </w:tcPr>
                                <w:p w14:paraId="4701C964" w14:textId="77777777" w:rsidR="00D75A5E" w:rsidRDefault="00A64706">
                                  <w:pPr>
                                    <w:pStyle w:val="TableParagraph"/>
                                    <w:spacing w:before="53"/>
                                    <w:ind w:left="1" w:right="1"/>
                                    <w:rPr>
                                      <w:rFonts w:ascii="Gill Sans MT"/>
                                      <w:b/>
                                    </w:rPr>
                                  </w:pPr>
                                  <w:r>
                                    <w:rPr>
                                      <w:rFonts w:ascii="Gill Sans MT"/>
                                      <w:b/>
                                      <w:color w:val="00687F"/>
                                      <w:spacing w:val="-10"/>
                                    </w:rPr>
                                    <w:t>M</w:t>
                                  </w:r>
                                </w:p>
                              </w:tc>
                              <w:tc>
                                <w:tcPr>
                                  <w:tcW w:w="604" w:type="dxa"/>
                                  <w:tcBorders>
                                    <w:top w:val="nil"/>
                                    <w:left w:val="nil"/>
                                    <w:right w:val="nil"/>
                                  </w:tcBorders>
                                  <w:shd w:val="clear" w:color="auto" w:fill="DCDDDE"/>
                                </w:tcPr>
                                <w:p w14:paraId="2A97CBF5" w14:textId="77777777" w:rsidR="00D75A5E" w:rsidRDefault="00A64706">
                                  <w:pPr>
                                    <w:pStyle w:val="TableParagraph"/>
                                    <w:spacing w:before="53"/>
                                    <w:ind w:left="0" w:right="1"/>
                                    <w:rPr>
                                      <w:rFonts w:ascii="Gill Sans MT"/>
                                      <w:b/>
                                    </w:rPr>
                                  </w:pPr>
                                  <w:r>
                                    <w:rPr>
                                      <w:rFonts w:ascii="Gill Sans MT"/>
                                      <w:b/>
                                      <w:color w:val="00687F"/>
                                      <w:spacing w:val="-10"/>
                                      <w:w w:val="95"/>
                                    </w:rPr>
                                    <w:t>T</w:t>
                                  </w:r>
                                </w:p>
                              </w:tc>
                              <w:tc>
                                <w:tcPr>
                                  <w:tcW w:w="604" w:type="dxa"/>
                                  <w:tcBorders>
                                    <w:top w:val="nil"/>
                                    <w:left w:val="nil"/>
                                    <w:right w:val="nil"/>
                                  </w:tcBorders>
                                  <w:shd w:val="clear" w:color="auto" w:fill="DCDDDE"/>
                                </w:tcPr>
                                <w:p w14:paraId="1C784C8C" w14:textId="77777777" w:rsidR="00D75A5E" w:rsidRDefault="00A64706">
                                  <w:pPr>
                                    <w:pStyle w:val="TableParagraph"/>
                                    <w:spacing w:before="53"/>
                                    <w:ind w:left="0" w:right="1"/>
                                    <w:rPr>
                                      <w:rFonts w:ascii="Gill Sans MT"/>
                                      <w:b/>
                                    </w:rPr>
                                  </w:pPr>
                                  <w:r>
                                    <w:rPr>
                                      <w:rFonts w:ascii="Gill Sans MT"/>
                                      <w:b/>
                                      <w:color w:val="00687F"/>
                                      <w:spacing w:val="-10"/>
                                    </w:rPr>
                                    <w:t>W</w:t>
                                  </w:r>
                                </w:p>
                              </w:tc>
                              <w:tc>
                                <w:tcPr>
                                  <w:tcW w:w="604" w:type="dxa"/>
                                  <w:tcBorders>
                                    <w:top w:val="nil"/>
                                    <w:left w:val="nil"/>
                                    <w:right w:val="nil"/>
                                  </w:tcBorders>
                                  <w:shd w:val="clear" w:color="auto" w:fill="DCDDDE"/>
                                </w:tcPr>
                                <w:p w14:paraId="4E1D68D5" w14:textId="77777777" w:rsidR="00D75A5E" w:rsidRDefault="00A64706">
                                  <w:pPr>
                                    <w:pStyle w:val="TableParagraph"/>
                                    <w:spacing w:before="53"/>
                                    <w:ind w:left="0" w:right="1"/>
                                    <w:rPr>
                                      <w:rFonts w:ascii="Gill Sans MT"/>
                                      <w:b/>
                                    </w:rPr>
                                  </w:pPr>
                                  <w:r>
                                    <w:rPr>
                                      <w:rFonts w:ascii="Gill Sans MT"/>
                                      <w:b/>
                                      <w:color w:val="00687F"/>
                                      <w:spacing w:val="-10"/>
                                      <w:w w:val="95"/>
                                    </w:rPr>
                                    <w:t>T</w:t>
                                  </w:r>
                                </w:p>
                              </w:tc>
                              <w:tc>
                                <w:tcPr>
                                  <w:tcW w:w="604" w:type="dxa"/>
                                  <w:tcBorders>
                                    <w:top w:val="nil"/>
                                    <w:left w:val="nil"/>
                                    <w:right w:val="nil"/>
                                  </w:tcBorders>
                                  <w:shd w:val="clear" w:color="auto" w:fill="DCDDDE"/>
                                </w:tcPr>
                                <w:p w14:paraId="594B8247" w14:textId="77777777" w:rsidR="00D75A5E" w:rsidRDefault="00A64706">
                                  <w:pPr>
                                    <w:pStyle w:val="TableParagraph"/>
                                    <w:spacing w:before="53"/>
                                    <w:ind w:left="0" w:right="1"/>
                                    <w:rPr>
                                      <w:rFonts w:ascii="Gill Sans MT"/>
                                      <w:b/>
                                    </w:rPr>
                                  </w:pPr>
                                  <w:r>
                                    <w:rPr>
                                      <w:rFonts w:ascii="Gill Sans MT"/>
                                      <w:b/>
                                      <w:color w:val="00687F"/>
                                      <w:spacing w:val="-10"/>
                                      <w:w w:val="90"/>
                                    </w:rPr>
                                    <w:t>F</w:t>
                                  </w:r>
                                </w:p>
                              </w:tc>
                              <w:tc>
                                <w:tcPr>
                                  <w:tcW w:w="604" w:type="dxa"/>
                                  <w:tcBorders>
                                    <w:top w:val="nil"/>
                                    <w:left w:val="nil"/>
                                    <w:right w:val="nil"/>
                                  </w:tcBorders>
                                  <w:shd w:val="clear" w:color="auto" w:fill="DCDDDE"/>
                                </w:tcPr>
                                <w:p w14:paraId="40D1C1E6" w14:textId="77777777" w:rsidR="00D75A5E" w:rsidRDefault="00A64706">
                                  <w:pPr>
                                    <w:pStyle w:val="TableParagraph"/>
                                    <w:spacing w:before="53"/>
                                    <w:ind w:left="0" w:right="1"/>
                                    <w:rPr>
                                      <w:rFonts w:ascii="Gill Sans MT"/>
                                      <w:b/>
                                    </w:rPr>
                                  </w:pPr>
                                  <w:r>
                                    <w:rPr>
                                      <w:rFonts w:ascii="Gill Sans MT"/>
                                      <w:b/>
                                      <w:color w:val="00687F"/>
                                      <w:spacing w:val="-10"/>
                                    </w:rPr>
                                    <w:t>S</w:t>
                                  </w:r>
                                </w:p>
                              </w:tc>
                            </w:tr>
                            <w:tr w:rsidR="00D75A5E" w14:paraId="3CEFEC1D" w14:textId="77777777">
                              <w:trPr>
                                <w:trHeight w:val="397"/>
                              </w:trPr>
                              <w:tc>
                                <w:tcPr>
                                  <w:tcW w:w="604" w:type="dxa"/>
                                  <w:tcBorders>
                                    <w:left w:val="nil"/>
                                    <w:bottom w:val="single" w:sz="4" w:space="0" w:color="000000"/>
                                    <w:right w:val="single" w:sz="4" w:space="0" w:color="000000"/>
                                  </w:tcBorders>
                                </w:tcPr>
                                <w:p w14:paraId="3E9D0017"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28194D8C"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6DC0A981"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1333BC2B"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42C66C4D" w14:textId="77777777" w:rsidR="00D75A5E" w:rsidRDefault="00A64706">
                                  <w:pPr>
                                    <w:pStyle w:val="TableParagraph"/>
                                    <w:spacing w:before="43"/>
                                    <w:ind w:left="4"/>
                                    <w:rPr>
                                      <w:rFonts w:ascii="Gill Sans MT"/>
                                    </w:rPr>
                                  </w:pPr>
                                  <w:r>
                                    <w:rPr>
                                      <w:rFonts w:ascii="Gill Sans MT"/>
                                      <w:spacing w:val="-10"/>
                                      <w:w w:val="70"/>
                                    </w:rPr>
                                    <w:t>1</w:t>
                                  </w:r>
                                </w:p>
                              </w:tc>
                              <w:tc>
                                <w:tcPr>
                                  <w:tcW w:w="604" w:type="dxa"/>
                                  <w:tcBorders>
                                    <w:left w:val="single" w:sz="4" w:space="0" w:color="000000"/>
                                    <w:bottom w:val="single" w:sz="4" w:space="0" w:color="000000"/>
                                    <w:right w:val="single" w:sz="4" w:space="0" w:color="000000"/>
                                  </w:tcBorders>
                                </w:tcPr>
                                <w:p w14:paraId="5135A608" w14:textId="77777777" w:rsidR="00D75A5E" w:rsidRDefault="00A64706">
                                  <w:pPr>
                                    <w:pStyle w:val="TableParagraph"/>
                                    <w:spacing w:before="43"/>
                                    <w:ind w:left="4"/>
                                    <w:rPr>
                                      <w:rFonts w:ascii="Gill Sans MT"/>
                                    </w:rPr>
                                  </w:pPr>
                                  <w:r>
                                    <w:rPr>
                                      <w:rFonts w:ascii="Gill Sans MT"/>
                                      <w:spacing w:val="-10"/>
                                    </w:rPr>
                                    <w:t>2</w:t>
                                  </w:r>
                                </w:p>
                              </w:tc>
                              <w:tc>
                                <w:tcPr>
                                  <w:tcW w:w="604" w:type="dxa"/>
                                  <w:tcBorders>
                                    <w:left w:val="single" w:sz="4" w:space="0" w:color="000000"/>
                                    <w:bottom w:val="single" w:sz="4" w:space="0" w:color="000000"/>
                                    <w:right w:val="nil"/>
                                  </w:tcBorders>
                                </w:tcPr>
                                <w:p w14:paraId="122F5581" w14:textId="77777777" w:rsidR="00D75A5E" w:rsidRDefault="00A64706">
                                  <w:pPr>
                                    <w:pStyle w:val="TableParagraph"/>
                                    <w:spacing w:before="43"/>
                                    <w:ind w:left="8" w:right="12"/>
                                    <w:rPr>
                                      <w:rFonts w:ascii="Gill Sans MT"/>
                                    </w:rPr>
                                  </w:pPr>
                                  <w:r>
                                    <w:rPr>
                                      <w:rFonts w:ascii="Gill Sans MT"/>
                                      <w:spacing w:val="-10"/>
                                    </w:rPr>
                                    <w:t>3</w:t>
                                  </w:r>
                                </w:p>
                              </w:tc>
                            </w:tr>
                            <w:tr w:rsidR="00D75A5E" w14:paraId="5B7A22A8" w14:textId="77777777">
                              <w:trPr>
                                <w:trHeight w:val="402"/>
                              </w:trPr>
                              <w:tc>
                                <w:tcPr>
                                  <w:tcW w:w="604" w:type="dxa"/>
                                  <w:tcBorders>
                                    <w:top w:val="single" w:sz="4" w:space="0" w:color="000000"/>
                                    <w:left w:val="nil"/>
                                    <w:bottom w:val="single" w:sz="4" w:space="0" w:color="000000"/>
                                    <w:right w:val="single" w:sz="4" w:space="0" w:color="000000"/>
                                  </w:tcBorders>
                                </w:tcPr>
                                <w:p w14:paraId="5B41DB7E" w14:textId="77777777" w:rsidR="00D75A5E" w:rsidRDefault="00A64706">
                                  <w:pPr>
                                    <w:pStyle w:val="TableParagraph"/>
                                    <w:ind w:left="16" w:right="11"/>
                                    <w:rPr>
                                      <w:rFonts w:ascii="Gill Sans MT"/>
                                    </w:rPr>
                                  </w:pPr>
                                  <w:r>
                                    <w:rPr>
                                      <w:rFonts w:ascii="Gill Sans MT"/>
                                      <w:spacing w:val="-10"/>
                                    </w:rPr>
                                    <w:t>4</w:t>
                                  </w:r>
                                </w:p>
                              </w:tc>
                              <w:tc>
                                <w:tcPr>
                                  <w:tcW w:w="604" w:type="dxa"/>
                                  <w:tcBorders>
                                    <w:top w:val="single" w:sz="4" w:space="0" w:color="000000"/>
                                    <w:left w:val="single" w:sz="4" w:space="0" w:color="000000"/>
                                    <w:bottom w:val="single" w:sz="4" w:space="0" w:color="000000"/>
                                    <w:right w:val="single" w:sz="4" w:space="0" w:color="000000"/>
                                  </w:tcBorders>
                                </w:tcPr>
                                <w:p w14:paraId="088E4B24" w14:textId="77777777" w:rsidR="00D75A5E" w:rsidRDefault="00A64706">
                                  <w:pPr>
                                    <w:pStyle w:val="TableParagraph"/>
                                    <w:rPr>
                                      <w:rFonts w:ascii="Gill Sans MT"/>
                                    </w:rPr>
                                  </w:pPr>
                                  <w:r>
                                    <w:rPr>
                                      <w:rFonts w:ascii="Gill Sans MT"/>
                                      <w:spacing w:val="-10"/>
                                    </w:rPr>
                                    <w:t>5</w:t>
                                  </w:r>
                                </w:p>
                              </w:tc>
                              <w:tc>
                                <w:tcPr>
                                  <w:tcW w:w="604" w:type="dxa"/>
                                  <w:tcBorders>
                                    <w:top w:val="single" w:sz="4" w:space="0" w:color="000000"/>
                                    <w:left w:val="single" w:sz="4" w:space="0" w:color="000000"/>
                                    <w:bottom w:val="single" w:sz="4" w:space="0" w:color="000000"/>
                                    <w:right w:val="single" w:sz="4" w:space="0" w:color="000000"/>
                                  </w:tcBorders>
                                </w:tcPr>
                                <w:p w14:paraId="55E559CD" w14:textId="77777777" w:rsidR="00D75A5E" w:rsidRDefault="00A64706">
                                  <w:pPr>
                                    <w:pStyle w:val="TableParagraph"/>
                                    <w:rPr>
                                      <w:rFonts w:ascii="Gill Sans MT"/>
                                    </w:rPr>
                                  </w:pPr>
                                  <w:r>
                                    <w:rPr>
                                      <w:rFonts w:ascii="Gill Sans MT"/>
                                      <w:spacing w:val="-10"/>
                                    </w:rPr>
                                    <w:t>6</w:t>
                                  </w:r>
                                </w:p>
                              </w:tc>
                              <w:tc>
                                <w:tcPr>
                                  <w:tcW w:w="604" w:type="dxa"/>
                                  <w:tcBorders>
                                    <w:top w:val="single" w:sz="4" w:space="0" w:color="000000"/>
                                    <w:left w:val="single" w:sz="4" w:space="0" w:color="000000"/>
                                    <w:bottom w:val="single" w:sz="4" w:space="0" w:color="000000"/>
                                    <w:right w:val="single" w:sz="4" w:space="0" w:color="000000"/>
                                  </w:tcBorders>
                                </w:tcPr>
                                <w:p w14:paraId="5AB2F060" w14:textId="77777777" w:rsidR="00D75A5E" w:rsidRDefault="00A64706">
                                  <w:pPr>
                                    <w:pStyle w:val="TableParagraph"/>
                                    <w:rPr>
                                      <w:rFonts w:ascii="Gill Sans MT"/>
                                    </w:rPr>
                                  </w:pPr>
                                  <w:r>
                                    <w:rPr>
                                      <w:rFonts w:ascii="Gill Sans MT"/>
                                      <w:spacing w:val="-10"/>
                                    </w:rPr>
                                    <w:t>7</w:t>
                                  </w:r>
                                </w:p>
                              </w:tc>
                              <w:tc>
                                <w:tcPr>
                                  <w:tcW w:w="604" w:type="dxa"/>
                                  <w:tcBorders>
                                    <w:top w:val="single" w:sz="4" w:space="0" w:color="000000"/>
                                    <w:left w:val="single" w:sz="4" w:space="0" w:color="000000"/>
                                    <w:bottom w:val="single" w:sz="4" w:space="0" w:color="000000"/>
                                    <w:right w:val="single" w:sz="4" w:space="0" w:color="000000"/>
                                  </w:tcBorders>
                                </w:tcPr>
                                <w:p w14:paraId="1DBC8A17" w14:textId="77777777" w:rsidR="00D75A5E" w:rsidRDefault="00A64706">
                                  <w:pPr>
                                    <w:pStyle w:val="TableParagraph"/>
                                    <w:rPr>
                                      <w:rFonts w:ascii="Gill Sans MT"/>
                                    </w:rPr>
                                  </w:pPr>
                                  <w:r>
                                    <w:rPr>
                                      <w:rFonts w:ascii="Gill Sans MT"/>
                                      <w:spacing w:val="-10"/>
                                    </w:rPr>
                                    <w:t>8</w:t>
                                  </w:r>
                                </w:p>
                              </w:tc>
                              <w:tc>
                                <w:tcPr>
                                  <w:tcW w:w="604" w:type="dxa"/>
                                  <w:tcBorders>
                                    <w:top w:val="single" w:sz="4" w:space="0" w:color="000000"/>
                                    <w:left w:val="single" w:sz="4" w:space="0" w:color="000000"/>
                                    <w:bottom w:val="single" w:sz="4" w:space="0" w:color="000000"/>
                                    <w:right w:val="single" w:sz="4" w:space="0" w:color="000000"/>
                                  </w:tcBorders>
                                </w:tcPr>
                                <w:p w14:paraId="650A4774" w14:textId="77777777" w:rsidR="00D75A5E" w:rsidRDefault="00A64706">
                                  <w:pPr>
                                    <w:pStyle w:val="TableParagraph"/>
                                    <w:rPr>
                                      <w:rFonts w:ascii="Gill Sans MT"/>
                                    </w:rPr>
                                  </w:pPr>
                                  <w:r>
                                    <w:rPr>
                                      <w:rFonts w:ascii="Gill Sans MT"/>
                                      <w:spacing w:val="-10"/>
                                    </w:rPr>
                                    <w:t>9</w:t>
                                  </w:r>
                                </w:p>
                              </w:tc>
                              <w:tc>
                                <w:tcPr>
                                  <w:tcW w:w="604" w:type="dxa"/>
                                  <w:tcBorders>
                                    <w:top w:val="single" w:sz="4" w:space="0" w:color="000000"/>
                                    <w:left w:val="single" w:sz="4" w:space="0" w:color="000000"/>
                                    <w:bottom w:val="single" w:sz="4" w:space="0" w:color="000000"/>
                                    <w:right w:val="nil"/>
                                  </w:tcBorders>
                                </w:tcPr>
                                <w:p w14:paraId="566428B2" w14:textId="77777777" w:rsidR="00D75A5E" w:rsidRDefault="00A64706">
                                  <w:pPr>
                                    <w:pStyle w:val="TableParagraph"/>
                                    <w:ind w:left="8" w:right="12"/>
                                    <w:rPr>
                                      <w:rFonts w:ascii="Gill Sans MT"/>
                                    </w:rPr>
                                  </w:pPr>
                                  <w:r>
                                    <w:rPr>
                                      <w:rFonts w:ascii="Gill Sans MT"/>
                                      <w:spacing w:val="-5"/>
                                      <w:w w:val="95"/>
                                    </w:rPr>
                                    <w:t>10</w:t>
                                  </w:r>
                                </w:p>
                              </w:tc>
                            </w:tr>
                            <w:tr w:rsidR="00D75A5E" w14:paraId="503AE08E" w14:textId="77777777">
                              <w:trPr>
                                <w:trHeight w:val="402"/>
                              </w:trPr>
                              <w:tc>
                                <w:tcPr>
                                  <w:tcW w:w="604" w:type="dxa"/>
                                  <w:tcBorders>
                                    <w:top w:val="single" w:sz="4" w:space="0" w:color="000000"/>
                                    <w:left w:val="nil"/>
                                    <w:bottom w:val="single" w:sz="4" w:space="0" w:color="000000"/>
                                    <w:right w:val="single" w:sz="4" w:space="0" w:color="000000"/>
                                  </w:tcBorders>
                                </w:tcPr>
                                <w:p w14:paraId="779079BE" w14:textId="77777777" w:rsidR="00D75A5E" w:rsidRDefault="00A64706">
                                  <w:pPr>
                                    <w:pStyle w:val="TableParagraph"/>
                                    <w:ind w:left="18" w:right="11"/>
                                    <w:rPr>
                                      <w:rFonts w:ascii="Gill Sans MT"/>
                                    </w:rPr>
                                  </w:pPr>
                                  <w:r>
                                    <w:rPr>
                                      <w:rFonts w:ascii="Gill Sans MT"/>
                                      <w:spacing w:val="-5"/>
                                      <w:w w:val="70"/>
                                    </w:rPr>
                                    <w:t>11</w:t>
                                  </w:r>
                                </w:p>
                              </w:tc>
                              <w:tc>
                                <w:tcPr>
                                  <w:tcW w:w="604" w:type="dxa"/>
                                  <w:tcBorders>
                                    <w:top w:val="single" w:sz="4" w:space="0" w:color="000000"/>
                                    <w:left w:val="single" w:sz="4" w:space="0" w:color="000000"/>
                                    <w:bottom w:val="single" w:sz="4" w:space="0" w:color="000000"/>
                                    <w:right w:val="single" w:sz="4" w:space="0" w:color="000000"/>
                                  </w:tcBorders>
                                </w:tcPr>
                                <w:p w14:paraId="7C9B71BE" w14:textId="77777777" w:rsidR="00D75A5E" w:rsidRDefault="00A64706">
                                  <w:pPr>
                                    <w:pStyle w:val="TableParagraph"/>
                                    <w:rPr>
                                      <w:rFonts w:ascii="Gill Sans MT"/>
                                    </w:rPr>
                                  </w:pPr>
                                  <w:r>
                                    <w:rPr>
                                      <w:rFonts w:ascii="Gill Sans MT"/>
                                      <w:spacing w:val="-5"/>
                                      <w:w w:val="90"/>
                                    </w:rPr>
                                    <w:t>12</w:t>
                                  </w:r>
                                </w:p>
                              </w:tc>
                              <w:tc>
                                <w:tcPr>
                                  <w:tcW w:w="604" w:type="dxa"/>
                                  <w:tcBorders>
                                    <w:top w:val="single" w:sz="4" w:space="0" w:color="000000"/>
                                    <w:left w:val="single" w:sz="4" w:space="0" w:color="000000"/>
                                    <w:bottom w:val="single" w:sz="4" w:space="0" w:color="000000"/>
                                    <w:right w:val="single" w:sz="4" w:space="0" w:color="000000"/>
                                  </w:tcBorders>
                                </w:tcPr>
                                <w:p w14:paraId="726792D0" w14:textId="77777777" w:rsidR="00D75A5E" w:rsidRDefault="00A64706">
                                  <w:pPr>
                                    <w:pStyle w:val="TableParagraph"/>
                                    <w:rPr>
                                      <w:rFonts w:ascii="Gill Sans MT"/>
                                    </w:rPr>
                                  </w:pPr>
                                  <w:r>
                                    <w:rPr>
                                      <w:rFonts w:ascii="Gill Sans MT"/>
                                      <w:spacing w:val="-5"/>
                                      <w:w w:val="90"/>
                                    </w:rPr>
                                    <w:t>13</w:t>
                                  </w:r>
                                </w:p>
                              </w:tc>
                              <w:tc>
                                <w:tcPr>
                                  <w:tcW w:w="604" w:type="dxa"/>
                                  <w:tcBorders>
                                    <w:top w:val="single" w:sz="4" w:space="0" w:color="000000"/>
                                    <w:left w:val="single" w:sz="4" w:space="0" w:color="000000"/>
                                    <w:bottom w:val="single" w:sz="4" w:space="0" w:color="000000"/>
                                    <w:right w:val="single" w:sz="4" w:space="0" w:color="000000"/>
                                  </w:tcBorders>
                                </w:tcPr>
                                <w:p w14:paraId="0A781B18" w14:textId="77777777" w:rsidR="00D75A5E" w:rsidRDefault="00A64706">
                                  <w:pPr>
                                    <w:pStyle w:val="TableParagraph"/>
                                    <w:ind w:left="6"/>
                                    <w:rPr>
                                      <w:rFonts w:ascii="Gill Sans MT"/>
                                    </w:rPr>
                                  </w:pPr>
                                  <w:r>
                                    <w:rPr>
                                      <w:rFonts w:ascii="Gill Sans MT"/>
                                      <w:spacing w:val="-5"/>
                                      <w:w w:val="95"/>
                                    </w:rPr>
                                    <w:t>14</w:t>
                                  </w:r>
                                </w:p>
                              </w:tc>
                              <w:tc>
                                <w:tcPr>
                                  <w:tcW w:w="604" w:type="dxa"/>
                                  <w:tcBorders>
                                    <w:top w:val="single" w:sz="4" w:space="0" w:color="000000"/>
                                    <w:left w:val="single" w:sz="4" w:space="0" w:color="000000"/>
                                    <w:bottom w:val="single" w:sz="4" w:space="0" w:color="000000"/>
                                    <w:right w:val="single" w:sz="4" w:space="0" w:color="000000"/>
                                  </w:tcBorders>
                                </w:tcPr>
                                <w:p w14:paraId="3CB41FFE" w14:textId="77777777" w:rsidR="00D75A5E" w:rsidRDefault="00A64706">
                                  <w:pPr>
                                    <w:pStyle w:val="TableParagraph"/>
                                    <w:rPr>
                                      <w:rFonts w:ascii="Gill Sans MT"/>
                                    </w:rPr>
                                  </w:pPr>
                                  <w:r>
                                    <w:rPr>
                                      <w:rFonts w:ascii="Gill Sans MT"/>
                                      <w:spacing w:val="-5"/>
                                      <w:w w:val="90"/>
                                    </w:rPr>
                                    <w:t>15</w:t>
                                  </w:r>
                                </w:p>
                              </w:tc>
                              <w:tc>
                                <w:tcPr>
                                  <w:tcW w:w="604" w:type="dxa"/>
                                  <w:tcBorders>
                                    <w:top w:val="single" w:sz="4" w:space="0" w:color="000000"/>
                                    <w:left w:val="single" w:sz="4" w:space="0" w:color="000000"/>
                                    <w:bottom w:val="single" w:sz="4" w:space="0" w:color="000000"/>
                                    <w:right w:val="single" w:sz="4" w:space="0" w:color="000000"/>
                                  </w:tcBorders>
                                </w:tcPr>
                                <w:p w14:paraId="653C168F" w14:textId="77777777" w:rsidR="00D75A5E" w:rsidRDefault="00A64706">
                                  <w:pPr>
                                    <w:pStyle w:val="TableParagraph"/>
                                    <w:rPr>
                                      <w:rFonts w:ascii="Gill Sans MT"/>
                                    </w:rPr>
                                  </w:pPr>
                                  <w:r>
                                    <w:rPr>
                                      <w:rFonts w:ascii="Gill Sans MT"/>
                                      <w:spacing w:val="-5"/>
                                      <w:w w:val="95"/>
                                    </w:rPr>
                                    <w:t>16</w:t>
                                  </w:r>
                                </w:p>
                              </w:tc>
                              <w:tc>
                                <w:tcPr>
                                  <w:tcW w:w="604" w:type="dxa"/>
                                  <w:tcBorders>
                                    <w:top w:val="single" w:sz="4" w:space="0" w:color="000000"/>
                                    <w:left w:val="single" w:sz="4" w:space="0" w:color="000000"/>
                                    <w:bottom w:val="single" w:sz="4" w:space="0" w:color="000000"/>
                                    <w:right w:val="nil"/>
                                  </w:tcBorders>
                                </w:tcPr>
                                <w:p w14:paraId="4D3A4A22" w14:textId="77777777" w:rsidR="00D75A5E" w:rsidRDefault="00A64706">
                                  <w:pPr>
                                    <w:pStyle w:val="TableParagraph"/>
                                    <w:ind w:left="8" w:right="11"/>
                                    <w:rPr>
                                      <w:rFonts w:ascii="Gill Sans MT"/>
                                    </w:rPr>
                                  </w:pPr>
                                  <w:r>
                                    <w:rPr>
                                      <w:rFonts w:ascii="Gill Sans MT"/>
                                      <w:spacing w:val="-5"/>
                                      <w:w w:val="90"/>
                                    </w:rPr>
                                    <w:t>17</w:t>
                                  </w:r>
                                </w:p>
                              </w:tc>
                            </w:tr>
                            <w:tr w:rsidR="00D75A5E" w14:paraId="7EC931C4" w14:textId="77777777">
                              <w:trPr>
                                <w:trHeight w:val="402"/>
                              </w:trPr>
                              <w:tc>
                                <w:tcPr>
                                  <w:tcW w:w="604" w:type="dxa"/>
                                  <w:tcBorders>
                                    <w:top w:val="single" w:sz="4" w:space="0" w:color="000000"/>
                                    <w:left w:val="nil"/>
                                    <w:bottom w:val="single" w:sz="4" w:space="0" w:color="000000"/>
                                    <w:right w:val="single" w:sz="4" w:space="0" w:color="000000"/>
                                  </w:tcBorders>
                                </w:tcPr>
                                <w:p w14:paraId="7DC57821" w14:textId="77777777" w:rsidR="00D75A5E" w:rsidRDefault="00A64706">
                                  <w:pPr>
                                    <w:pStyle w:val="TableParagraph"/>
                                    <w:ind w:left="19" w:right="11"/>
                                    <w:rPr>
                                      <w:rFonts w:ascii="Gill Sans MT"/>
                                    </w:rPr>
                                  </w:pPr>
                                  <w:r>
                                    <w:rPr>
                                      <w:rFonts w:ascii="Gill Sans MT"/>
                                      <w:spacing w:val="-5"/>
                                      <w:w w:val="95"/>
                                    </w:rPr>
                                    <w:t>18</w:t>
                                  </w:r>
                                </w:p>
                              </w:tc>
                              <w:tc>
                                <w:tcPr>
                                  <w:tcW w:w="604" w:type="dxa"/>
                                  <w:tcBorders>
                                    <w:top w:val="single" w:sz="4" w:space="0" w:color="000000"/>
                                    <w:left w:val="single" w:sz="4" w:space="0" w:color="000000"/>
                                    <w:bottom w:val="single" w:sz="4" w:space="0" w:color="000000"/>
                                    <w:right w:val="single" w:sz="4" w:space="0" w:color="000000"/>
                                  </w:tcBorders>
                                </w:tcPr>
                                <w:p w14:paraId="1B9E944F" w14:textId="77777777" w:rsidR="00D75A5E" w:rsidRDefault="00A64706">
                                  <w:pPr>
                                    <w:pStyle w:val="TableParagraph"/>
                                    <w:ind w:left="6"/>
                                    <w:rPr>
                                      <w:rFonts w:ascii="Gill Sans MT"/>
                                    </w:rPr>
                                  </w:pPr>
                                  <w:r>
                                    <w:rPr>
                                      <w:rFonts w:ascii="Gill Sans MT"/>
                                      <w:spacing w:val="-5"/>
                                      <w:w w:val="95"/>
                                    </w:rPr>
                                    <w:t>19</w:t>
                                  </w:r>
                                </w:p>
                              </w:tc>
                              <w:tc>
                                <w:tcPr>
                                  <w:tcW w:w="604" w:type="dxa"/>
                                  <w:tcBorders>
                                    <w:top w:val="single" w:sz="4" w:space="0" w:color="000000"/>
                                    <w:left w:val="single" w:sz="4" w:space="0" w:color="000000"/>
                                    <w:bottom w:val="single" w:sz="4" w:space="0" w:color="000000"/>
                                    <w:right w:val="single" w:sz="4" w:space="0" w:color="000000"/>
                                  </w:tcBorders>
                                </w:tcPr>
                                <w:p w14:paraId="2DAC5A2A" w14:textId="77777777" w:rsidR="00D75A5E" w:rsidRDefault="00A64706">
                                  <w:pPr>
                                    <w:pStyle w:val="TableParagraph"/>
                                    <w:rPr>
                                      <w:rFonts w:ascii="Gill Sans MT"/>
                                    </w:rPr>
                                  </w:pPr>
                                  <w:r>
                                    <w:rPr>
                                      <w:rFonts w:ascii="Gill Sans MT"/>
                                      <w:spacing w:val="-5"/>
                                    </w:rPr>
                                    <w:t>20</w:t>
                                  </w:r>
                                </w:p>
                              </w:tc>
                              <w:tc>
                                <w:tcPr>
                                  <w:tcW w:w="604" w:type="dxa"/>
                                  <w:tcBorders>
                                    <w:top w:val="single" w:sz="4" w:space="0" w:color="000000"/>
                                    <w:left w:val="single" w:sz="4" w:space="0" w:color="000000"/>
                                    <w:bottom w:val="single" w:sz="4" w:space="0" w:color="000000"/>
                                    <w:right w:val="single" w:sz="4" w:space="0" w:color="000000"/>
                                  </w:tcBorders>
                                </w:tcPr>
                                <w:p w14:paraId="480BD154" w14:textId="77777777" w:rsidR="00D75A5E" w:rsidRDefault="00A64706">
                                  <w:pPr>
                                    <w:pStyle w:val="TableParagraph"/>
                                    <w:ind w:left="4"/>
                                    <w:rPr>
                                      <w:rFonts w:ascii="Gill Sans MT"/>
                                    </w:rPr>
                                  </w:pPr>
                                  <w:r>
                                    <w:rPr>
                                      <w:rFonts w:ascii="Gill Sans MT"/>
                                      <w:spacing w:val="-5"/>
                                      <w:w w:val="90"/>
                                    </w:rPr>
                                    <w:t>21</w:t>
                                  </w:r>
                                </w:p>
                              </w:tc>
                              <w:tc>
                                <w:tcPr>
                                  <w:tcW w:w="604" w:type="dxa"/>
                                  <w:tcBorders>
                                    <w:top w:val="single" w:sz="4" w:space="0" w:color="000000"/>
                                    <w:left w:val="single" w:sz="4" w:space="0" w:color="000000"/>
                                    <w:bottom w:val="single" w:sz="4" w:space="0" w:color="000000"/>
                                    <w:right w:val="single" w:sz="4" w:space="0" w:color="000000"/>
                                  </w:tcBorders>
                                </w:tcPr>
                                <w:p w14:paraId="086A55B7" w14:textId="77777777" w:rsidR="00D75A5E" w:rsidRDefault="00A64706">
                                  <w:pPr>
                                    <w:pStyle w:val="TableParagraph"/>
                                    <w:rPr>
                                      <w:rFonts w:ascii="Gill Sans MT"/>
                                    </w:rPr>
                                  </w:pPr>
                                  <w:r>
                                    <w:rPr>
                                      <w:rFonts w:ascii="Gill Sans MT"/>
                                      <w:spacing w:val="-5"/>
                                    </w:rPr>
                                    <w:t>22</w:t>
                                  </w:r>
                                </w:p>
                              </w:tc>
                              <w:tc>
                                <w:tcPr>
                                  <w:tcW w:w="604" w:type="dxa"/>
                                  <w:tcBorders>
                                    <w:top w:val="single" w:sz="4" w:space="0" w:color="000000"/>
                                    <w:left w:val="single" w:sz="4" w:space="0" w:color="000000"/>
                                    <w:bottom w:val="single" w:sz="4" w:space="0" w:color="000000"/>
                                    <w:right w:val="single" w:sz="4" w:space="0" w:color="000000"/>
                                  </w:tcBorders>
                                </w:tcPr>
                                <w:p w14:paraId="72670AEB" w14:textId="77777777" w:rsidR="00D75A5E" w:rsidRDefault="00A64706">
                                  <w:pPr>
                                    <w:pStyle w:val="TableParagraph"/>
                                    <w:ind w:left="4"/>
                                    <w:rPr>
                                      <w:rFonts w:ascii="Gill Sans MT"/>
                                    </w:rPr>
                                  </w:pPr>
                                  <w:r>
                                    <w:rPr>
                                      <w:rFonts w:ascii="Gill Sans MT"/>
                                      <w:spacing w:val="-5"/>
                                    </w:rPr>
                                    <w:t>23</w:t>
                                  </w:r>
                                </w:p>
                              </w:tc>
                              <w:tc>
                                <w:tcPr>
                                  <w:tcW w:w="604" w:type="dxa"/>
                                  <w:tcBorders>
                                    <w:top w:val="single" w:sz="4" w:space="0" w:color="000000"/>
                                    <w:left w:val="single" w:sz="4" w:space="0" w:color="000000"/>
                                    <w:bottom w:val="single" w:sz="4" w:space="0" w:color="000000"/>
                                    <w:right w:val="nil"/>
                                  </w:tcBorders>
                                </w:tcPr>
                                <w:p w14:paraId="761AD779" w14:textId="77777777" w:rsidR="00D75A5E" w:rsidRDefault="00A64706">
                                  <w:pPr>
                                    <w:pStyle w:val="TableParagraph"/>
                                    <w:ind w:left="8" w:right="19"/>
                                    <w:rPr>
                                      <w:rFonts w:ascii="Gill Sans MT"/>
                                    </w:rPr>
                                  </w:pPr>
                                  <w:r>
                                    <w:rPr>
                                      <w:rFonts w:ascii="Gill Sans MT"/>
                                      <w:spacing w:val="-5"/>
                                    </w:rPr>
                                    <w:t>24</w:t>
                                  </w:r>
                                </w:p>
                              </w:tc>
                            </w:tr>
                            <w:tr w:rsidR="00D75A5E" w14:paraId="7F71CF03" w14:textId="77777777">
                              <w:trPr>
                                <w:trHeight w:val="407"/>
                              </w:trPr>
                              <w:tc>
                                <w:tcPr>
                                  <w:tcW w:w="604" w:type="dxa"/>
                                  <w:tcBorders>
                                    <w:top w:val="single" w:sz="4" w:space="0" w:color="000000"/>
                                    <w:left w:val="nil"/>
                                    <w:bottom w:val="nil"/>
                                    <w:right w:val="single" w:sz="4" w:space="0" w:color="000000"/>
                                  </w:tcBorders>
                                </w:tcPr>
                                <w:p w14:paraId="0787334D" w14:textId="77777777" w:rsidR="00D75A5E" w:rsidRDefault="00A64706">
                                  <w:pPr>
                                    <w:pStyle w:val="TableParagraph"/>
                                    <w:ind w:left="16" w:right="11"/>
                                    <w:rPr>
                                      <w:rFonts w:ascii="Gill Sans MT"/>
                                    </w:rPr>
                                  </w:pPr>
                                  <w:r>
                                    <w:rPr>
                                      <w:rFonts w:ascii="Gill Sans MT"/>
                                      <w:spacing w:val="-5"/>
                                    </w:rPr>
                                    <w:t>25</w:t>
                                  </w:r>
                                </w:p>
                              </w:tc>
                              <w:tc>
                                <w:tcPr>
                                  <w:tcW w:w="604" w:type="dxa"/>
                                  <w:tcBorders>
                                    <w:top w:val="single" w:sz="4" w:space="0" w:color="000000"/>
                                    <w:left w:val="single" w:sz="4" w:space="0" w:color="000000"/>
                                    <w:bottom w:val="nil"/>
                                    <w:right w:val="single" w:sz="4" w:space="0" w:color="000000"/>
                                  </w:tcBorders>
                                </w:tcPr>
                                <w:p w14:paraId="68C7D7A1" w14:textId="77777777" w:rsidR="00D75A5E" w:rsidRDefault="00A64706">
                                  <w:pPr>
                                    <w:pStyle w:val="TableParagraph"/>
                                    <w:ind w:left="4"/>
                                    <w:rPr>
                                      <w:rFonts w:ascii="Gill Sans MT"/>
                                    </w:rPr>
                                  </w:pPr>
                                  <w:r>
                                    <w:rPr>
                                      <w:rFonts w:ascii="Gill Sans MT"/>
                                      <w:spacing w:val="-5"/>
                                    </w:rPr>
                                    <w:t>26</w:t>
                                  </w:r>
                                </w:p>
                              </w:tc>
                              <w:tc>
                                <w:tcPr>
                                  <w:tcW w:w="604" w:type="dxa"/>
                                  <w:tcBorders>
                                    <w:top w:val="single" w:sz="4" w:space="0" w:color="000000"/>
                                    <w:left w:val="single" w:sz="4" w:space="0" w:color="000000"/>
                                    <w:bottom w:val="nil"/>
                                    <w:right w:val="single" w:sz="4" w:space="0" w:color="000000"/>
                                  </w:tcBorders>
                                </w:tcPr>
                                <w:p w14:paraId="55A82057" w14:textId="77777777" w:rsidR="00D75A5E" w:rsidRDefault="00A64706">
                                  <w:pPr>
                                    <w:pStyle w:val="TableParagraph"/>
                                    <w:ind w:left="4"/>
                                    <w:rPr>
                                      <w:rFonts w:ascii="Gill Sans MT"/>
                                    </w:rPr>
                                  </w:pPr>
                                  <w:r>
                                    <w:rPr>
                                      <w:rFonts w:ascii="Gill Sans MT"/>
                                      <w:spacing w:val="-5"/>
                                    </w:rPr>
                                    <w:t>27</w:t>
                                  </w:r>
                                </w:p>
                              </w:tc>
                              <w:tc>
                                <w:tcPr>
                                  <w:tcW w:w="604" w:type="dxa"/>
                                  <w:tcBorders>
                                    <w:top w:val="single" w:sz="4" w:space="0" w:color="000000"/>
                                    <w:left w:val="single" w:sz="4" w:space="0" w:color="000000"/>
                                    <w:bottom w:val="nil"/>
                                    <w:right w:val="single" w:sz="4" w:space="0" w:color="000000"/>
                                  </w:tcBorders>
                                </w:tcPr>
                                <w:p w14:paraId="2DED962E" w14:textId="77777777" w:rsidR="00D75A5E" w:rsidRDefault="00A64706">
                                  <w:pPr>
                                    <w:pStyle w:val="TableParagraph"/>
                                    <w:rPr>
                                      <w:rFonts w:ascii="Gill Sans MT"/>
                                    </w:rPr>
                                  </w:pPr>
                                  <w:r>
                                    <w:rPr>
                                      <w:rFonts w:ascii="Gill Sans MT"/>
                                      <w:spacing w:val="-5"/>
                                    </w:rPr>
                                    <w:t>28</w:t>
                                  </w:r>
                                </w:p>
                              </w:tc>
                              <w:tc>
                                <w:tcPr>
                                  <w:tcW w:w="604" w:type="dxa"/>
                                  <w:tcBorders>
                                    <w:top w:val="single" w:sz="4" w:space="0" w:color="000000"/>
                                    <w:left w:val="single" w:sz="4" w:space="0" w:color="000000"/>
                                    <w:bottom w:val="nil"/>
                                    <w:right w:val="single" w:sz="4" w:space="0" w:color="000000"/>
                                  </w:tcBorders>
                                </w:tcPr>
                                <w:p w14:paraId="0EA71DC2" w14:textId="77777777" w:rsidR="00D75A5E" w:rsidRDefault="00A64706">
                                  <w:pPr>
                                    <w:pStyle w:val="TableParagraph"/>
                                    <w:ind w:left="4"/>
                                    <w:rPr>
                                      <w:rFonts w:ascii="Gill Sans MT"/>
                                    </w:rPr>
                                  </w:pPr>
                                  <w:r>
                                    <w:rPr>
                                      <w:rFonts w:ascii="Gill Sans MT"/>
                                      <w:spacing w:val="-5"/>
                                    </w:rPr>
                                    <w:t>29</w:t>
                                  </w:r>
                                </w:p>
                              </w:tc>
                              <w:tc>
                                <w:tcPr>
                                  <w:tcW w:w="604" w:type="dxa"/>
                                  <w:tcBorders>
                                    <w:top w:val="single" w:sz="4" w:space="0" w:color="000000"/>
                                    <w:left w:val="single" w:sz="4" w:space="0" w:color="000000"/>
                                    <w:bottom w:val="nil"/>
                                    <w:right w:val="single" w:sz="4" w:space="0" w:color="000000"/>
                                  </w:tcBorders>
                                </w:tcPr>
                                <w:p w14:paraId="3C2D540C" w14:textId="77777777" w:rsidR="00D75A5E" w:rsidRDefault="00A64706">
                                  <w:pPr>
                                    <w:pStyle w:val="TableParagraph"/>
                                    <w:rPr>
                                      <w:rFonts w:ascii="Gill Sans MT"/>
                                    </w:rPr>
                                  </w:pPr>
                                  <w:r>
                                    <w:rPr>
                                      <w:rFonts w:ascii="Gill Sans MT"/>
                                      <w:spacing w:val="-5"/>
                                    </w:rPr>
                                    <w:t>30</w:t>
                                  </w:r>
                                </w:p>
                              </w:tc>
                              <w:tc>
                                <w:tcPr>
                                  <w:tcW w:w="604" w:type="dxa"/>
                                  <w:tcBorders>
                                    <w:top w:val="single" w:sz="4" w:space="0" w:color="000000"/>
                                    <w:left w:val="single" w:sz="4" w:space="0" w:color="000000"/>
                                    <w:bottom w:val="nil"/>
                                    <w:right w:val="nil"/>
                                  </w:tcBorders>
                                </w:tcPr>
                                <w:p w14:paraId="31FE2F85" w14:textId="77777777" w:rsidR="00D75A5E" w:rsidRDefault="00A64706">
                                  <w:pPr>
                                    <w:pStyle w:val="TableParagraph"/>
                                    <w:ind w:left="8" w:right="14"/>
                                    <w:rPr>
                                      <w:rFonts w:ascii="Gill Sans MT"/>
                                    </w:rPr>
                                  </w:pPr>
                                  <w:r>
                                    <w:rPr>
                                      <w:rFonts w:ascii="Gill Sans MT"/>
                                      <w:spacing w:val="-5"/>
                                      <w:w w:val="90"/>
                                    </w:rPr>
                                    <w:t>31</w:t>
                                  </w:r>
                                </w:p>
                              </w:tc>
                            </w:tr>
                          </w:tbl>
                          <w:p w14:paraId="4C1FB427" w14:textId="77777777" w:rsidR="00D75A5E" w:rsidRDefault="00D75A5E">
                            <w:pPr>
                              <w:pStyle w:val="BodyText"/>
                              <w:ind w:left="0"/>
                            </w:pPr>
                          </w:p>
                        </w:txbxContent>
                      </wps:txbx>
                      <wps:bodyPr wrap="square" lIns="0" tIns="0" rIns="0" bIns="0" rtlCol="0">
                        <a:noAutofit/>
                      </wps:bodyPr>
                    </wps:wsp>
                  </a:graphicData>
                </a:graphic>
              </wp:inline>
            </w:drawing>
          </mc:Choice>
          <mc:Fallback>
            <w:pict>
              <v:shape w14:anchorId="69CCE621" id="Textbox 59" o:spid="_x0000_s1040" type="#_x0000_t202" style="width:211.35pt;height:1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" filled="f" stroked="f">
                <v:textbox inset="0,0,0,0">
                  <w:txbxContent>
                    <w:tbl>
                      <w:tblPr>
                        <w:tblW w:w="0" w:type="auto"/>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4"/>
                        <w:gridCol w:w="604"/>
                        <w:gridCol w:w="604"/>
                        <w:gridCol w:w="604"/>
                        <w:gridCol w:w="604"/>
                        <w:gridCol w:w="604"/>
                        <w:gridCol w:w="604"/>
                      </w:tblGrid>
                      <w:tr w:rsidR="00D75A5E" w14:paraId="60E8C438" w14:textId="77777777">
                        <w:trPr>
                          <w:trHeight w:val="412"/>
                        </w:trPr>
                        <w:tc>
                          <w:tcPr>
                            <w:tcW w:w="4228" w:type="dxa"/>
                            <w:gridSpan w:val="7"/>
                            <w:tcBorders>
                              <w:top w:val="nil"/>
                              <w:left w:val="nil"/>
                              <w:bottom w:val="nil"/>
                              <w:right w:val="nil"/>
                            </w:tcBorders>
                            <w:shd w:val="clear" w:color="auto" w:fill="00687F"/>
                          </w:tcPr>
                          <w:p w14:paraId="4E1A457E" w14:textId="77777777" w:rsidR="00D75A5E" w:rsidRDefault="00A64706">
                            <w:pPr>
                              <w:pStyle w:val="TableParagraph"/>
                              <w:spacing w:before="44"/>
                              <w:ind w:left="23" w:right="24"/>
                              <w:rPr>
                                <w:rFonts w:ascii="Gill Sans MT"/>
                                <w:b/>
                                <w:sz w:val="26"/>
                              </w:rPr>
                            </w:pPr>
                            <w:r>
                              <w:rPr>
                                <w:rFonts w:ascii="Gill Sans MT"/>
                                <w:b/>
                                <w:color w:val="FFFFFF"/>
                                <w:spacing w:val="-2"/>
                                <w:sz w:val="26"/>
                              </w:rPr>
                              <w:t>AUGUST</w:t>
                            </w:r>
                          </w:p>
                        </w:tc>
                      </w:tr>
                      <w:tr w:rsidR="00D75A5E" w14:paraId="4A0861CE" w14:textId="77777777">
                        <w:trPr>
                          <w:trHeight w:val="383"/>
                        </w:trPr>
                        <w:tc>
                          <w:tcPr>
                            <w:tcW w:w="604" w:type="dxa"/>
                            <w:tcBorders>
                              <w:top w:val="nil"/>
                              <w:left w:val="nil"/>
                              <w:right w:val="nil"/>
                            </w:tcBorders>
                            <w:shd w:val="clear" w:color="auto" w:fill="DCDDDE"/>
                          </w:tcPr>
                          <w:p w14:paraId="5CBC8331" w14:textId="77777777" w:rsidR="00D75A5E" w:rsidRDefault="00A64706">
                            <w:pPr>
                              <w:pStyle w:val="TableParagraph"/>
                              <w:spacing w:before="53"/>
                              <w:ind w:left="1" w:right="1"/>
                              <w:rPr>
                                <w:rFonts w:ascii="Gill Sans MT"/>
                                <w:b/>
                              </w:rPr>
                            </w:pPr>
                            <w:r>
                              <w:rPr>
                                <w:rFonts w:ascii="Gill Sans MT"/>
                                <w:b/>
                                <w:color w:val="00687F"/>
                                <w:spacing w:val="-10"/>
                              </w:rPr>
                              <w:t>S</w:t>
                            </w:r>
                          </w:p>
                        </w:tc>
                        <w:tc>
                          <w:tcPr>
                            <w:tcW w:w="604" w:type="dxa"/>
                            <w:tcBorders>
                              <w:top w:val="nil"/>
                              <w:left w:val="nil"/>
                              <w:right w:val="nil"/>
                            </w:tcBorders>
                            <w:shd w:val="clear" w:color="auto" w:fill="DCDDDE"/>
                          </w:tcPr>
                          <w:p w14:paraId="4701C964" w14:textId="77777777" w:rsidR="00D75A5E" w:rsidRDefault="00A64706">
                            <w:pPr>
                              <w:pStyle w:val="TableParagraph"/>
                              <w:spacing w:before="53"/>
                              <w:ind w:left="1" w:right="1"/>
                              <w:rPr>
                                <w:rFonts w:ascii="Gill Sans MT"/>
                                <w:b/>
                              </w:rPr>
                            </w:pPr>
                            <w:r>
                              <w:rPr>
                                <w:rFonts w:ascii="Gill Sans MT"/>
                                <w:b/>
                                <w:color w:val="00687F"/>
                                <w:spacing w:val="-10"/>
                              </w:rPr>
                              <w:t>M</w:t>
                            </w:r>
                          </w:p>
                        </w:tc>
                        <w:tc>
                          <w:tcPr>
                            <w:tcW w:w="604" w:type="dxa"/>
                            <w:tcBorders>
                              <w:top w:val="nil"/>
                              <w:left w:val="nil"/>
                              <w:right w:val="nil"/>
                            </w:tcBorders>
                            <w:shd w:val="clear" w:color="auto" w:fill="DCDDDE"/>
                          </w:tcPr>
                          <w:p w14:paraId="2A97CBF5" w14:textId="77777777" w:rsidR="00D75A5E" w:rsidRDefault="00A64706">
                            <w:pPr>
                              <w:pStyle w:val="TableParagraph"/>
                              <w:spacing w:before="53"/>
                              <w:ind w:left="0" w:right="1"/>
                              <w:rPr>
                                <w:rFonts w:ascii="Gill Sans MT"/>
                                <w:b/>
                              </w:rPr>
                            </w:pPr>
                            <w:r>
                              <w:rPr>
                                <w:rFonts w:ascii="Gill Sans MT"/>
                                <w:b/>
                                <w:color w:val="00687F"/>
                                <w:spacing w:val="-10"/>
                                <w:w w:val="95"/>
                              </w:rPr>
                              <w:t>T</w:t>
                            </w:r>
                          </w:p>
                        </w:tc>
                        <w:tc>
                          <w:tcPr>
                            <w:tcW w:w="604" w:type="dxa"/>
                            <w:tcBorders>
                              <w:top w:val="nil"/>
                              <w:left w:val="nil"/>
                              <w:right w:val="nil"/>
                            </w:tcBorders>
                            <w:shd w:val="clear" w:color="auto" w:fill="DCDDDE"/>
                          </w:tcPr>
                          <w:p w14:paraId="1C784C8C" w14:textId="77777777" w:rsidR="00D75A5E" w:rsidRDefault="00A64706">
                            <w:pPr>
                              <w:pStyle w:val="TableParagraph"/>
                              <w:spacing w:before="53"/>
                              <w:ind w:left="0" w:right="1"/>
                              <w:rPr>
                                <w:rFonts w:ascii="Gill Sans MT"/>
                                <w:b/>
                              </w:rPr>
                            </w:pPr>
                            <w:r>
                              <w:rPr>
                                <w:rFonts w:ascii="Gill Sans MT"/>
                                <w:b/>
                                <w:color w:val="00687F"/>
                                <w:spacing w:val="-10"/>
                              </w:rPr>
                              <w:t>W</w:t>
                            </w:r>
                          </w:p>
                        </w:tc>
                        <w:tc>
                          <w:tcPr>
                            <w:tcW w:w="604" w:type="dxa"/>
                            <w:tcBorders>
                              <w:top w:val="nil"/>
                              <w:left w:val="nil"/>
                              <w:right w:val="nil"/>
                            </w:tcBorders>
                            <w:shd w:val="clear" w:color="auto" w:fill="DCDDDE"/>
                          </w:tcPr>
                          <w:p w14:paraId="4E1D68D5" w14:textId="77777777" w:rsidR="00D75A5E" w:rsidRDefault="00A64706">
                            <w:pPr>
                              <w:pStyle w:val="TableParagraph"/>
                              <w:spacing w:before="53"/>
                              <w:ind w:left="0" w:right="1"/>
                              <w:rPr>
                                <w:rFonts w:ascii="Gill Sans MT"/>
                                <w:b/>
                              </w:rPr>
                            </w:pPr>
                            <w:r>
                              <w:rPr>
                                <w:rFonts w:ascii="Gill Sans MT"/>
                                <w:b/>
                                <w:color w:val="00687F"/>
                                <w:spacing w:val="-10"/>
                                <w:w w:val="95"/>
                              </w:rPr>
                              <w:t>T</w:t>
                            </w:r>
                          </w:p>
                        </w:tc>
                        <w:tc>
                          <w:tcPr>
                            <w:tcW w:w="604" w:type="dxa"/>
                            <w:tcBorders>
                              <w:top w:val="nil"/>
                              <w:left w:val="nil"/>
                              <w:right w:val="nil"/>
                            </w:tcBorders>
                            <w:shd w:val="clear" w:color="auto" w:fill="DCDDDE"/>
                          </w:tcPr>
                          <w:p w14:paraId="594B8247" w14:textId="77777777" w:rsidR="00D75A5E" w:rsidRDefault="00A64706">
                            <w:pPr>
                              <w:pStyle w:val="TableParagraph"/>
                              <w:spacing w:before="53"/>
                              <w:ind w:left="0" w:right="1"/>
                              <w:rPr>
                                <w:rFonts w:ascii="Gill Sans MT"/>
                                <w:b/>
                              </w:rPr>
                            </w:pPr>
                            <w:r>
                              <w:rPr>
                                <w:rFonts w:ascii="Gill Sans MT"/>
                                <w:b/>
                                <w:color w:val="00687F"/>
                                <w:spacing w:val="-10"/>
                                <w:w w:val="90"/>
                              </w:rPr>
                              <w:t>F</w:t>
                            </w:r>
                          </w:p>
                        </w:tc>
                        <w:tc>
                          <w:tcPr>
                            <w:tcW w:w="604" w:type="dxa"/>
                            <w:tcBorders>
                              <w:top w:val="nil"/>
                              <w:left w:val="nil"/>
                              <w:right w:val="nil"/>
                            </w:tcBorders>
                            <w:shd w:val="clear" w:color="auto" w:fill="DCDDDE"/>
                          </w:tcPr>
                          <w:p w14:paraId="40D1C1E6" w14:textId="77777777" w:rsidR="00D75A5E" w:rsidRDefault="00A64706">
                            <w:pPr>
                              <w:pStyle w:val="TableParagraph"/>
                              <w:spacing w:before="53"/>
                              <w:ind w:left="0" w:right="1"/>
                              <w:rPr>
                                <w:rFonts w:ascii="Gill Sans MT"/>
                                <w:b/>
                              </w:rPr>
                            </w:pPr>
                            <w:r>
                              <w:rPr>
                                <w:rFonts w:ascii="Gill Sans MT"/>
                                <w:b/>
                                <w:color w:val="00687F"/>
                                <w:spacing w:val="-10"/>
                              </w:rPr>
                              <w:t>S</w:t>
                            </w:r>
                          </w:p>
                        </w:tc>
                      </w:tr>
                      <w:tr w:rsidR="00D75A5E" w14:paraId="3CEFEC1D" w14:textId="77777777">
                        <w:trPr>
                          <w:trHeight w:val="397"/>
                        </w:trPr>
                        <w:tc>
                          <w:tcPr>
                            <w:tcW w:w="604" w:type="dxa"/>
                            <w:tcBorders>
                              <w:left w:val="nil"/>
                              <w:bottom w:val="single" w:sz="4" w:space="0" w:color="000000"/>
                              <w:right w:val="single" w:sz="4" w:space="0" w:color="000000"/>
                            </w:tcBorders>
                          </w:tcPr>
                          <w:p w14:paraId="3E9D0017"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28194D8C"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6DC0A981"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1333BC2B" w14:textId="77777777" w:rsidR="00D75A5E" w:rsidRDefault="00D75A5E">
                            <w:pPr>
                              <w:pStyle w:val="TableParagraph"/>
                              <w:spacing w:before="0"/>
                              <w:ind w:left="0" w:right="0"/>
                              <w:jc w:val="left"/>
                              <w:rPr>
                                <w:rFonts w:ascii="Times New Roman"/>
                                <w:sz w:val="20"/>
                              </w:rPr>
                            </w:pPr>
                          </w:p>
                        </w:tc>
                        <w:tc>
                          <w:tcPr>
                            <w:tcW w:w="604" w:type="dxa"/>
                            <w:tcBorders>
                              <w:left w:val="single" w:sz="4" w:space="0" w:color="000000"/>
                              <w:bottom w:val="single" w:sz="4" w:space="0" w:color="000000"/>
                              <w:right w:val="single" w:sz="4" w:space="0" w:color="000000"/>
                            </w:tcBorders>
                          </w:tcPr>
                          <w:p w14:paraId="42C66C4D" w14:textId="77777777" w:rsidR="00D75A5E" w:rsidRDefault="00A64706">
                            <w:pPr>
                              <w:pStyle w:val="TableParagraph"/>
                              <w:spacing w:before="43"/>
                              <w:ind w:left="4"/>
                              <w:rPr>
                                <w:rFonts w:ascii="Gill Sans MT"/>
                              </w:rPr>
                            </w:pPr>
                            <w:r>
                              <w:rPr>
                                <w:rFonts w:ascii="Gill Sans MT"/>
                                <w:spacing w:val="-10"/>
                                <w:w w:val="70"/>
                              </w:rPr>
                              <w:t>1</w:t>
                            </w:r>
                          </w:p>
                        </w:tc>
                        <w:tc>
                          <w:tcPr>
                            <w:tcW w:w="604" w:type="dxa"/>
                            <w:tcBorders>
                              <w:left w:val="single" w:sz="4" w:space="0" w:color="000000"/>
                              <w:bottom w:val="single" w:sz="4" w:space="0" w:color="000000"/>
                              <w:right w:val="single" w:sz="4" w:space="0" w:color="000000"/>
                            </w:tcBorders>
                          </w:tcPr>
                          <w:p w14:paraId="5135A608" w14:textId="77777777" w:rsidR="00D75A5E" w:rsidRDefault="00A64706">
                            <w:pPr>
                              <w:pStyle w:val="TableParagraph"/>
                              <w:spacing w:before="43"/>
                              <w:ind w:left="4"/>
                              <w:rPr>
                                <w:rFonts w:ascii="Gill Sans MT"/>
                              </w:rPr>
                            </w:pPr>
                            <w:r>
                              <w:rPr>
                                <w:rFonts w:ascii="Gill Sans MT"/>
                                <w:spacing w:val="-10"/>
                              </w:rPr>
                              <w:t>2</w:t>
                            </w:r>
                          </w:p>
                        </w:tc>
                        <w:tc>
                          <w:tcPr>
                            <w:tcW w:w="604" w:type="dxa"/>
                            <w:tcBorders>
                              <w:left w:val="single" w:sz="4" w:space="0" w:color="000000"/>
                              <w:bottom w:val="single" w:sz="4" w:space="0" w:color="000000"/>
                              <w:right w:val="nil"/>
                            </w:tcBorders>
                          </w:tcPr>
                          <w:p w14:paraId="122F5581" w14:textId="77777777" w:rsidR="00D75A5E" w:rsidRDefault="00A64706">
                            <w:pPr>
                              <w:pStyle w:val="TableParagraph"/>
                              <w:spacing w:before="43"/>
                              <w:ind w:left="8" w:right="12"/>
                              <w:rPr>
                                <w:rFonts w:ascii="Gill Sans MT"/>
                              </w:rPr>
                            </w:pPr>
                            <w:r>
                              <w:rPr>
                                <w:rFonts w:ascii="Gill Sans MT"/>
                                <w:spacing w:val="-10"/>
                              </w:rPr>
                              <w:t>3</w:t>
                            </w:r>
                          </w:p>
                        </w:tc>
                      </w:tr>
                      <w:tr w:rsidR="00D75A5E" w14:paraId="5B7A22A8" w14:textId="77777777">
                        <w:trPr>
                          <w:trHeight w:val="402"/>
                        </w:trPr>
                        <w:tc>
                          <w:tcPr>
                            <w:tcW w:w="604" w:type="dxa"/>
                            <w:tcBorders>
                              <w:top w:val="single" w:sz="4" w:space="0" w:color="000000"/>
                              <w:left w:val="nil"/>
                              <w:bottom w:val="single" w:sz="4" w:space="0" w:color="000000"/>
                              <w:right w:val="single" w:sz="4" w:space="0" w:color="000000"/>
                            </w:tcBorders>
                          </w:tcPr>
                          <w:p w14:paraId="5B41DB7E" w14:textId="77777777" w:rsidR="00D75A5E" w:rsidRDefault="00A64706">
                            <w:pPr>
                              <w:pStyle w:val="TableParagraph"/>
                              <w:ind w:left="16" w:right="11"/>
                              <w:rPr>
                                <w:rFonts w:ascii="Gill Sans MT"/>
                              </w:rPr>
                            </w:pPr>
                            <w:r>
                              <w:rPr>
                                <w:rFonts w:ascii="Gill Sans MT"/>
                                <w:spacing w:val="-10"/>
                              </w:rPr>
                              <w:t>4</w:t>
                            </w:r>
                          </w:p>
                        </w:tc>
                        <w:tc>
                          <w:tcPr>
                            <w:tcW w:w="604" w:type="dxa"/>
                            <w:tcBorders>
                              <w:top w:val="single" w:sz="4" w:space="0" w:color="000000"/>
                              <w:left w:val="single" w:sz="4" w:space="0" w:color="000000"/>
                              <w:bottom w:val="single" w:sz="4" w:space="0" w:color="000000"/>
                              <w:right w:val="single" w:sz="4" w:space="0" w:color="000000"/>
                            </w:tcBorders>
                          </w:tcPr>
                          <w:p w14:paraId="088E4B24" w14:textId="77777777" w:rsidR="00D75A5E" w:rsidRDefault="00A64706">
                            <w:pPr>
                              <w:pStyle w:val="TableParagraph"/>
                              <w:rPr>
                                <w:rFonts w:ascii="Gill Sans MT"/>
                              </w:rPr>
                            </w:pPr>
                            <w:r>
                              <w:rPr>
                                <w:rFonts w:ascii="Gill Sans MT"/>
                                <w:spacing w:val="-10"/>
                              </w:rPr>
                              <w:t>5</w:t>
                            </w:r>
                          </w:p>
                        </w:tc>
                        <w:tc>
                          <w:tcPr>
                            <w:tcW w:w="604" w:type="dxa"/>
                            <w:tcBorders>
                              <w:top w:val="single" w:sz="4" w:space="0" w:color="000000"/>
                              <w:left w:val="single" w:sz="4" w:space="0" w:color="000000"/>
                              <w:bottom w:val="single" w:sz="4" w:space="0" w:color="000000"/>
                              <w:right w:val="single" w:sz="4" w:space="0" w:color="000000"/>
                            </w:tcBorders>
                          </w:tcPr>
                          <w:p w14:paraId="55E559CD" w14:textId="77777777" w:rsidR="00D75A5E" w:rsidRDefault="00A64706">
                            <w:pPr>
                              <w:pStyle w:val="TableParagraph"/>
                              <w:rPr>
                                <w:rFonts w:ascii="Gill Sans MT"/>
                              </w:rPr>
                            </w:pPr>
                            <w:r>
                              <w:rPr>
                                <w:rFonts w:ascii="Gill Sans MT"/>
                                <w:spacing w:val="-10"/>
                              </w:rPr>
                              <w:t>6</w:t>
                            </w:r>
                          </w:p>
                        </w:tc>
                        <w:tc>
                          <w:tcPr>
                            <w:tcW w:w="604" w:type="dxa"/>
                            <w:tcBorders>
                              <w:top w:val="single" w:sz="4" w:space="0" w:color="000000"/>
                              <w:left w:val="single" w:sz="4" w:space="0" w:color="000000"/>
                              <w:bottom w:val="single" w:sz="4" w:space="0" w:color="000000"/>
                              <w:right w:val="single" w:sz="4" w:space="0" w:color="000000"/>
                            </w:tcBorders>
                          </w:tcPr>
                          <w:p w14:paraId="5AB2F060" w14:textId="77777777" w:rsidR="00D75A5E" w:rsidRDefault="00A64706">
                            <w:pPr>
                              <w:pStyle w:val="TableParagraph"/>
                              <w:rPr>
                                <w:rFonts w:ascii="Gill Sans MT"/>
                              </w:rPr>
                            </w:pPr>
                            <w:r>
                              <w:rPr>
                                <w:rFonts w:ascii="Gill Sans MT"/>
                                <w:spacing w:val="-10"/>
                              </w:rPr>
                              <w:t>7</w:t>
                            </w:r>
                          </w:p>
                        </w:tc>
                        <w:tc>
                          <w:tcPr>
                            <w:tcW w:w="604" w:type="dxa"/>
                            <w:tcBorders>
                              <w:top w:val="single" w:sz="4" w:space="0" w:color="000000"/>
                              <w:left w:val="single" w:sz="4" w:space="0" w:color="000000"/>
                              <w:bottom w:val="single" w:sz="4" w:space="0" w:color="000000"/>
                              <w:right w:val="single" w:sz="4" w:space="0" w:color="000000"/>
                            </w:tcBorders>
                          </w:tcPr>
                          <w:p w14:paraId="1DBC8A17" w14:textId="77777777" w:rsidR="00D75A5E" w:rsidRDefault="00A64706">
                            <w:pPr>
                              <w:pStyle w:val="TableParagraph"/>
                              <w:rPr>
                                <w:rFonts w:ascii="Gill Sans MT"/>
                              </w:rPr>
                            </w:pPr>
                            <w:r>
                              <w:rPr>
                                <w:rFonts w:ascii="Gill Sans MT"/>
                                <w:spacing w:val="-10"/>
                              </w:rPr>
                              <w:t>8</w:t>
                            </w:r>
                          </w:p>
                        </w:tc>
                        <w:tc>
                          <w:tcPr>
                            <w:tcW w:w="604" w:type="dxa"/>
                            <w:tcBorders>
                              <w:top w:val="single" w:sz="4" w:space="0" w:color="000000"/>
                              <w:left w:val="single" w:sz="4" w:space="0" w:color="000000"/>
                              <w:bottom w:val="single" w:sz="4" w:space="0" w:color="000000"/>
                              <w:right w:val="single" w:sz="4" w:space="0" w:color="000000"/>
                            </w:tcBorders>
                          </w:tcPr>
                          <w:p w14:paraId="650A4774" w14:textId="77777777" w:rsidR="00D75A5E" w:rsidRDefault="00A64706">
                            <w:pPr>
                              <w:pStyle w:val="TableParagraph"/>
                              <w:rPr>
                                <w:rFonts w:ascii="Gill Sans MT"/>
                              </w:rPr>
                            </w:pPr>
                            <w:r>
                              <w:rPr>
                                <w:rFonts w:ascii="Gill Sans MT"/>
                                <w:spacing w:val="-10"/>
                              </w:rPr>
                              <w:t>9</w:t>
                            </w:r>
                          </w:p>
                        </w:tc>
                        <w:tc>
                          <w:tcPr>
                            <w:tcW w:w="604" w:type="dxa"/>
                            <w:tcBorders>
                              <w:top w:val="single" w:sz="4" w:space="0" w:color="000000"/>
                              <w:left w:val="single" w:sz="4" w:space="0" w:color="000000"/>
                              <w:bottom w:val="single" w:sz="4" w:space="0" w:color="000000"/>
                              <w:right w:val="nil"/>
                            </w:tcBorders>
                          </w:tcPr>
                          <w:p w14:paraId="566428B2" w14:textId="77777777" w:rsidR="00D75A5E" w:rsidRDefault="00A64706">
                            <w:pPr>
                              <w:pStyle w:val="TableParagraph"/>
                              <w:ind w:left="8" w:right="12"/>
                              <w:rPr>
                                <w:rFonts w:ascii="Gill Sans MT"/>
                              </w:rPr>
                            </w:pPr>
                            <w:r>
                              <w:rPr>
                                <w:rFonts w:ascii="Gill Sans MT"/>
                                <w:spacing w:val="-5"/>
                                <w:w w:val="95"/>
                              </w:rPr>
                              <w:t>10</w:t>
                            </w:r>
                          </w:p>
                        </w:tc>
                      </w:tr>
                      <w:tr w:rsidR="00D75A5E" w14:paraId="503AE08E" w14:textId="77777777">
                        <w:trPr>
                          <w:trHeight w:val="402"/>
                        </w:trPr>
                        <w:tc>
                          <w:tcPr>
                            <w:tcW w:w="604" w:type="dxa"/>
                            <w:tcBorders>
                              <w:top w:val="single" w:sz="4" w:space="0" w:color="000000"/>
                              <w:left w:val="nil"/>
                              <w:bottom w:val="single" w:sz="4" w:space="0" w:color="000000"/>
                              <w:right w:val="single" w:sz="4" w:space="0" w:color="000000"/>
                            </w:tcBorders>
                          </w:tcPr>
                          <w:p w14:paraId="779079BE" w14:textId="77777777" w:rsidR="00D75A5E" w:rsidRDefault="00A64706">
                            <w:pPr>
                              <w:pStyle w:val="TableParagraph"/>
                              <w:ind w:left="18" w:right="11"/>
                              <w:rPr>
                                <w:rFonts w:ascii="Gill Sans MT"/>
                              </w:rPr>
                            </w:pPr>
                            <w:r>
                              <w:rPr>
                                <w:rFonts w:ascii="Gill Sans MT"/>
                                <w:spacing w:val="-5"/>
                                <w:w w:val="70"/>
                              </w:rPr>
                              <w:t>11</w:t>
                            </w:r>
                          </w:p>
                        </w:tc>
                        <w:tc>
                          <w:tcPr>
                            <w:tcW w:w="604" w:type="dxa"/>
                            <w:tcBorders>
                              <w:top w:val="single" w:sz="4" w:space="0" w:color="000000"/>
                              <w:left w:val="single" w:sz="4" w:space="0" w:color="000000"/>
                              <w:bottom w:val="single" w:sz="4" w:space="0" w:color="000000"/>
                              <w:right w:val="single" w:sz="4" w:space="0" w:color="000000"/>
                            </w:tcBorders>
                          </w:tcPr>
                          <w:p w14:paraId="7C9B71BE" w14:textId="77777777" w:rsidR="00D75A5E" w:rsidRDefault="00A64706">
                            <w:pPr>
                              <w:pStyle w:val="TableParagraph"/>
                              <w:rPr>
                                <w:rFonts w:ascii="Gill Sans MT"/>
                              </w:rPr>
                            </w:pPr>
                            <w:r>
                              <w:rPr>
                                <w:rFonts w:ascii="Gill Sans MT"/>
                                <w:spacing w:val="-5"/>
                                <w:w w:val="90"/>
                              </w:rPr>
                              <w:t>12</w:t>
                            </w:r>
                          </w:p>
                        </w:tc>
                        <w:tc>
                          <w:tcPr>
                            <w:tcW w:w="604" w:type="dxa"/>
                            <w:tcBorders>
                              <w:top w:val="single" w:sz="4" w:space="0" w:color="000000"/>
                              <w:left w:val="single" w:sz="4" w:space="0" w:color="000000"/>
                              <w:bottom w:val="single" w:sz="4" w:space="0" w:color="000000"/>
                              <w:right w:val="single" w:sz="4" w:space="0" w:color="000000"/>
                            </w:tcBorders>
                          </w:tcPr>
                          <w:p w14:paraId="726792D0" w14:textId="77777777" w:rsidR="00D75A5E" w:rsidRDefault="00A64706">
                            <w:pPr>
                              <w:pStyle w:val="TableParagraph"/>
                              <w:rPr>
                                <w:rFonts w:ascii="Gill Sans MT"/>
                              </w:rPr>
                            </w:pPr>
                            <w:r>
                              <w:rPr>
                                <w:rFonts w:ascii="Gill Sans MT"/>
                                <w:spacing w:val="-5"/>
                                <w:w w:val="90"/>
                              </w:rPr>
                              <w:t>13</w:t>
                            </w:r>
                          </w:p>
                        </w:tc>
                        <w:tc>
                          <w:tcPr>
                            <w:tcW w:w="604" w:type="dxa"/>
                            <w:tcBorders>
                              <w:top w:val="single" w:sz="4" w:space="0" w:color="000000"/>
                              <w:left w:val="single" w:sz="4" w:space="0" w:color="000000"/>
                              <w:bottom w:val="single" w:sz="4" w:space="0" w:color="000000"/>
                              <w:right w:val="single" w:sz="4" w:space="0" w:color="000000"/>
                            </w:tcBorders>
                          </w:tcPr>
                          <w:p w14:paraId="0A781B18" w14:textId="77777777" w:rsidR="00D75A5E" w:rsidRDefault="00A64706">
                            <w:pPr>
                              <w:pStyle w:val="TableParagraph"/>
                              <w:ind w:left="6"/>
                              <w:rPr>
                                <w:rFonts w:ascii="Gill Sans MT"/>
                              </w:rPr>
                            </w:pPr>
                            <w:r>
                              <w:rPr>
                                <w:rFonts w:ascii="Gill Sans MT"/>
                                <w:spacing w:val="-5"/>
                                <w:w w:val="95"/>
                              </w:rPr>
                              <w:t>14</w:t>
                            </w:r>
                          </w:p>
                        </w:tc>
                        <w:tc>
                          <w:tcPr>
                            <w:tcW w:w="604" w:type="dxa"/>
                            <w:tcBorders>
                              <w:top w:val="single" w:sz="4" w:space="0" w:color="000000"/>
                              <w:left w:val="single" w:sz="4" w:space="0" w:color="000000"/>
                              <w:bottom w:val="single" w:sz="4" w:space="0" w:color="000000"/>
                              <w:right w:val="single" w:sz="4" w:space="0" w:color="000000"/>
                            </w:tcBorders>
                          </w:tcPr>
                          <w:p w14:paraId="3CB41FFE" w14:textId="77777777" w:rsidR="00D75A5E" w:rsidRDefault="00A64706">
                            <w:pPr>
                              <w:pStyle w:val="TableParagraph"/>
                              <w:rPr>
                                <w:rFonts w:ascii="Gill Sans MT"/>
                              </w:rPr>
                            </w:pPr>
                            <w:r>
                              <w:rPr>
                                <w:rFonts w:ascii="Gill Sans MT"/>
                                <w:spacing w:val="-5"/>
                                <w:w w:val="90"/>
                              </w:rPr>
                              <w:t>15</w:t>
                            </w:r>
                          </w:p>
                        </w:tc>
                        <w:tc>
                          <w:tcPr>
                            <w:tcW w:w="604" w:type="dxa"/>
                            <w:tcBorders>
                              <w:top w:val="single" w:sz="4" w:space="0" w:color="000000"/>
                              <w:left w:val="single" w:sz="4" w:space="0" w:color="000000"/>
                              <w:bottom w:val="single" w:sz="4" w:space="0" w:color="000000"/>
                              <w:right w:val="single" w:sz="4" w:space="0" w:color="000000"/>
                            </w:tcBorders>
                          </w:tcPr>
                          <w:p w14:paraId="653C168F" w14:textId="77777777" w:rsidR="00D75A5E" w:rsidRDefault="00A64706">
                            <w:pPr>
                              <w:pStyle w:val="TableParagraph"/>
                              <w:rPr>
                                <w:rFonts w:ascii="Gill Sans MT"/>
                              </w:rPr>
                            </w:pPr>
                            <w:r>
                              <w:rPr>
                                <w:rFonts w:ascii="Gill Sans MT"/>
                                <w:spacing w:val="-5"/>
                                <w:w w:val="95"/>
                              </w:rPr>
                              <w:t>16</w:t>
                            </w:r>
                          </w:p>
                        </w:tc>
                        <w:tc>
                          <w:tcPr>
                            <w:tcW w:w="604" w:type="dxa"/>
                            <w:tcBorders>
                              <w:top w:val="single" w:sz="4" w:space="0" w:color="000000"/>
                              <w:left w:val="single" w:sz="4" w:space="0" w:color="000000"/>
                              <w:bottom w:val="single" w:sz="4" w:space="0" w:color="000000"/>
                              <w:right w:val="nil"/>
                            </w:tcBorders>
                          </w:tcPr>
                          <w:p w14:paraId="4D3A4A22" w14:textId="77777777" w:rsidR="00D75A5E" w:rsidRDefault="00A64706">
                            <w:pPr>
                              <w:pStyle w:val="TableParagraph"/>
                              <w:ind w:left="8" w:right="11"/>
                              <w:rPr>
                                <w:rFonts w:ascii="Gill Sans MT"/>
                              </w:rPr>
                            </w:pPr>
                            <w:r>
                              <w:rPr>
                                <w:rFonts w:ascii="Gill Sans MT"/>
                                <w:spacing w:val="-5"/>
                                <w:w w:val="90"/>
                              </w:rPr>
                              <w:t>17</w:t>
                            </w:r>
                          </w:p>
                        </w:tc>
                      </w:tr>
                      <w:tr w:rsidR="00D75A5E" w14:paraId="7EC931C4" w14:textId="77777777">
                        <w:trPr>
                          <w:trHeight w:val="402"/>
                        </w:trPr>
                        <w:tc>
                          <w:tcPr>
                            <w:tcW w:w="604" w:type="dxa"/>
                            <w:tcBorders>
                              <w:top w:val="single" w:sz="4" w:space="0" w:color="000000"/>
                              <w:left w:val="nil"/>
                              <w:bottom w:val="single" w:sz="4" w:space="0" w:color="000000"/>
                              <w:right w:val="single" w:sz="4" w:space="0" w:color="000000"/>
                            </w:tcBorders>
                          </w:tcPr>
                          <w:p w14:paraId="7DC57821" w14:textId="77777777" w:rsidR="00D75A5E" w:rsidRDefault="00A64706">
                            <w:pPr>
                              <w:pStyle w:val="TableParagraph"/>
                              <w:ind w:left="19" w:right="11"/>
                              <w:rPr>
                                <w:rFonts w:ascii="Gill Sans MT"/>
                              </w:rPr>
                            </w:pPr>
                            <w:r>
                              <w:rPr>
                                <w:rFonts w:ascii="Gill Sans MT"/>
                                <w:spacing w:val="-5"/>
                                <w:w w:val="95"/>
                              </w:rPr>
                              <w:t>18</w:t>
                            </w:r>
                          </w:p>
                        </w:tc>
                        <w:tc>
                          <w:tcPr>
                            <w:tcW w:w="604" w:type="dxa"/>
                            <w:tcBorders>
                              <w:top w:val="single" w:sz="4" w:space="0" w:color="000000"/>
                              <w:left w:val="single" w:sz="4" w:space="0" w:color="000000"/>
                              <w:bottom w:val="single" w:sz="4" w:space="0" w:color="000000"/>
                              <w:right w:val="single" w:sz="4" w:space="0" w:color="000000"/>
                            </w:tcBorders>
                          </w:tcPr>
                          <w:p w14:paraId="1B9E944F" w14:textId="77777777" w:rsidR="00D75A5E" w:rsidRDefault="00A64706">
                            <w:pPr>
                              <w:pStyle w:val="TableParagraph"/>
                              <w:ind w:left="6"/>
                              <w:rPr>
                                <w:rFonts w:ascii="Gill Sans MT"/>
                              </w:rPr>
                            </w:pPr>
                            <w:r>
                              <w:rPr>
                                <w:rFonts w:ascii="Gill Sans MT"/>
                                <w:spacing w:val="-5"/>
                                <w:w w:val="95"/>
                              </w:rPr>
                              <w:t>19</w:t>
                            </w:r>
                          </w:p>
                        </w:tc>
                        <w:tc>
                          <w:tcPr>
                            <w:tcW w:w="604" w:type="dxa"/>
                            <w:tcBorders>
                              <w:top w:val="single" w:sz="4" w:space="0" w:color="000000"/>
                              <w:left w:val="single" w:sz="4" w:space="0" w:color="000000"/>
                              <w:bottom w:val="single" w:sz="4" w:space="0" w:color="000000"/>
                              <w:right w:val="single" w:sz="4" w:space="0" w:color="000000"/>
                            </w:tcBorders>
                          </w:tcPr>
                          <w:p w14:paraId="2DAC5A2A" w14:textId="77777777" w:rsidR="00D75A5E" w:rsidRDefault="00A64706">
                            <w:pPr>
                              <w:pStyle w:val="TableParagraph"/>
                              <w:rPr>
                                <w:rFonts w:ascii="Gill Sans MT"/>
                              </w:rPr>
                            </w:pPr>
                            <w:r>
                              <w:rPr>
                                <w:rFonts w:ascii="Gill Sans MT"/>
                                <w:spacing w:val="-5"/>
                              </w:rPr>
                              <w:t>20</w:t>
                            </w:r>
                          </w:p>
                        </w:tc>
                        <w:tc>
                          <w:tcPr>
                            <w:tcW w:w="604" w:type="dxa"/>
                            <w:tcBorders>
                              <w:top w:val="single" w:sz="4" w:space="0" w:color="000000"/>
                              <w:left w:val="single" w:sz="4" w:space="0" w:color="000000"/>
                              <w:bottom w:val="single" w:sz="4" w:space="0" w:color="000000"/>
                              <w:right w:val="single" w:sz="4" w:space="0" w:color="000000"/>
                            </w:tcBorders>
                          </w:tcPr>
                          <w:p w14:paraId="480BD154" w14:textId="77777777" w:rsidR="00D75A5E" w:rsidRDefault="00A64706">
                            <w:pPr>
                              <w:pStyle w:val="TableParagraph"/>
                              <w:ind w:left="4"/>
                              <w:rPr>
                                <w:rFonts w:ascii="Gill Sans MT"/>
                              </w:rPr>
                            </w:pPr>
                            <w:r>
                              <w:rPr>
                                <w:rFonts w:ascii="Gill Sans MT"/>
                                <w:spacing w:val="-5"/>
                                <w:w w:val="90"/>
                              </w:rPr>
                              <w:t>21</w:t>
                            </w:r>
                          </w:p>
                        </w:tc>
                        <w:tc>
                          <w:tcPr>
                            <w:tcW w:w="604" w:type="dxa"/>
                            <w:tcBorders>
                              <w:top w:val="single" w:sz="4" w:space="0" w:color="000000"/>
                              <w:left w:val="single" w:sz="4" w:space="0" w:color="000000"/>
                              <w:bottom w:val="single" w:sz="4" w:space="0" w:color="000000"/>
                              <w:right w:val="single" w:sz="4" w:space="0" w:color="000000"/>
                            </w:tcBorders>
                          </w:tcPr>
                          <w:p w14:paraId="086A55B7" w14:textId="77777777" w:rsidR="00D75A5E" w:rsidRDefault="00A64706">
                            <w:pPr>
                              <w:pStyle w:val="TableParagraph"/>
                              <w:rPr>
                                <w:rFonts w:ascii="Gill Sans MT"/>
                              </w:rPr>
                            </w:pPr>
                            <w:r>
                              <w:rPr>
                                <w:rFonts w:ascii="Gill Sans MT"/>
                                <w:spacing w:val="-5"/>
                              </w:rPr>
                              <w:t>22</w:t>
                            </w:r>
                          </w:p>
                        </w:tc>
                        <w:tc>
                          <w:tcPr>
                            <w:tcW w:w="604" w:type="dxa"/>
                            <w:tcBorders>
                              <w:top w:val="single" w:sz="4" w:space="0" w:color="000000"/>
                              <w:left w:val="single" w:sz="4" w:space="0" w:color="000000"/>
                              <w:bottom w:val="single" w:sz="4" w:space="0" w:color="000000"/>
                              <w:right w:val="single" w:sz="4" w:space="0" w:color="000000"/>
                            </w:tcBorders>
                          </w:tcPr>
                          <w:p w14:paraId="72670AEB" w14:textId="77777777" w:rsidR="00D75A5E" w:rsidRDefault="00A64706">
                            <w:pPr>
                              <w:pStyle w:val="TableParagraph"/>
                              <w:ind w:left="4"/>
                              <w:rPr>
                                <w:rFonts w:ascii="Gill Sans MT"/>
                              </w:rPr>
                            </w:pPr>
                            <w:r>
                              <w:rPr>
                                <w:rFonts w:ascii="Gill Sans MT"/>
                                <w:spacing w:val="-5"/>
                              </w:rPr>
                              <w:t>23</w:t>
                            </w:r>
                          </w:p>
                        </w:tc>
                        <w:tc>
                          <w:tcPr>
                            <w:tcW w:w="604" w:type="dxa"/>
                            <w:tcBorders>
                              <w:top w:val="single" w:sz="4" w:space="0" w:color="000000"/>
                              <w:left w:val="single" w:sz="4" w:space="0" w:color="000000"/>
                              <w:bottom w:val="single" w:sz="4" w:space="0" w:color="000000"/>
                              <w:right w:val="nil"/>
                            </w:tcBorders>
                          </w:tcPr>
                          <w:p w14:paraId="761AD779" w14:textId="77777777" w:rsidR="00D75A5E" w:rsidRDefault="00A64706">
                            <w:pPr>
                              <w:pStyle w:val="TableParagraph"/>
                              <w:ind w:left="8" w:right="19"/>
                              <w:rPr>
                                <w:rFonts w:ascii="Gill Sans MT"/>
                              </w:rPr>
                            </w:pPr>
                            <w:r>
                              <w:rPr>
                                <w:rFonts w:ascii="Gill Sans MT"/>
                                <w:spacing w:val="-5"/>
                              </w:rPr>
                              <w:t>24</w:t>
                            </w:r>
                          </w:p>
                        </w:tc>
                      </w:tr>
                      <w:tr w:rsidR="00D75A5E" w14:paraId="7F71CF03" w14:textId="77777777">
                        <w:trPr>
                          <w:trHeight w:val="407"/>
                        </w:trPr>
                        <w:tc>
                          <w:tcPr>
                            <w:tcW w:w="604" w:type="dxa"/>
                            <w:tcBorders>
                              <w:top w:val="single" w:sz="4" w:space="0" w:color="000000"/>
                              <w:left w:val="nil"/>
                              <w:bottom w:val="nil"/>
                              <w:right w:val="single" w:sz="4" w:space="0" w:color="000000"/>
                            </w:tcBorders>
                          </w:tcPr>
                          <w:p w14:paraId="0787334D" w14:textId="77777777" w:rsidR="00D75A5E" w:rsidRDefault="00A64706">
                            <w:pPr>
                              <w:pStyle w:val="TableParagraph"/>
                              <w:ind w:left="16" w:right="11"/>
                              <w:rPr>
                                <w:rFonts w:ascii="Gill Sans MT"/>
                              </w:rPr>
                            </w:pPr>
                            <w:r>
                              <w:rPr>
                                <w:rFonts w:ascii="Gill Sans MT"/>
                                <w:spacing w:val="-5"/>
                              </w:rPr>
                              <w:t>25</w:t>
                            </w:r>
                          </w:p>
                        </w:tc>
                        <w:tc>
                          <w:tcPr>
                            <w:tcW w:w="604" w:type="dxa"/>
                            <w:tcBorders>
                              <w:top w:val="single" w:sz="4" w:space="0" w:color="000000"/>
                              <w:left w:val="single" w:sz="4" w:space="0" w:color="000000"/>
                              <w:bottom w:val="nil"/>
                              <w:right w:val="single" w:sz="4" w:space="0" w:color="000000"/>
                            </w:tcBorders>
                          </w:tcPr>
                          <w:p w14:paraId="68C7D7A1" w14:textId="77777777" w:rsidR="00D75A5E" w:rsidRDefault="00A64706">
                            <w:pPr>
                              <w:pStyle w:val="TableParagraph"/>
                              <w:ind w:left="4"/>
                              <w:rPr>
                                <w:rFonts w:ascii="Gill Sans MT"/>
                              </w:rPr>
                            </w:pPr>
                            <w:r>
                              <w:rPr>
                                <w:rFonts w:ascii="Gill Sans MT"/>
                                <w:spacing w:val="-5"/>
                              </w:rPr>
                              <w:t>26</w:t>
                            </w:r>
                          </w:p>
                        </w:tc>
                        <w:tc>
                          <w:tcPr>
                            <w:tcW w:w="604" w:type="dxa"/>
                            <w:tcBorders>
                              <w:top w:val="single" w:sz="4" w:space="0" w:color="000000"/>
                              <w:left w:val="single" w:sz="4" w:space="0" w:color="000000"/>
                              <w:bottom w:val="nil"/>
                              <w:right w:val="single" w:sz="4" w:space="0" w:color="000000"/>
                            </w:tcBorders>
                          </w:tcPr>
                          <w:p w14:paraId="55A82057" w14:textId="77777777" w:rsidR="00D75A5E" w:rsidRDefault="00A64706">
                            <w:pPr>
                              <w:pStyle w:val="TableParagraph"/>
                              <w:ind w:left="4"/>
                              <w:rPr>
                                <w:rFonts w:ascii="Gill Sans MT"/>
                              </w:rPr>
                            </w:pPr>
                            <w:r>
                              <w:rPr>
                                <w:rFonts w:ascii="Gill Sans MT"/>
                                <w:spacing w:val="-5"/>
                              </w:rPr>
                              <w:t>27</w:t>
                            </w:r>
                          </w:p>
                        </w:tc>
                        <w:tc>
                          <w:tcPr>
                            <w:tcW w:w="604" w:type="dxa"/>
                            <w:tcBorders>
                              <w:top w:val="single" w:sz="4" w:space="0" w:color="000000"/>
                              <w:left w:val="single" w:sz="4" w:space="0" w:color="000000"/>
                              <w:bottom w:val="nil"/>
                              <w:right w:val="single" w:sz="4" w:space="0" w:color="000000"/>
                            </w:tcBorders>
                          </w:tcPr>
                          <w:p w14:paraId="2DED962E" w14:textId="77777777" w:rsidR="00D75A5E" w:rsidRDefault="00A64706">
                            <w:pPr>
                              <w:pStyle w:val="TableParagraph"/>
                              <w:rPr>
                                <w:rFonts w:ascii="Gill Sans MT"/>
                              </w:rPr>
                            </w:pPr>
                            <w:r>
                              <w:rPr>
                                <w:rFonts w:ascii="Gill Sans MT"/>
                                <w:spacing w:val="-5"/>
                              </w:rPr>
                              <w:t>28</w:t>
                            </w:r>
                          </w:p>
                        </w:tc>
                        <w:tc>
                          <w:tcPr>
                            <w:tcW w:w="604" w:type="dxa"/>
                            <w:tcBorders>
                              <w:top w:val="single" w:sz="4" w:space="0" w:color="000000"/>
                              <w:left w:val="single" w:sz="4" w:space="0" w:color="000000"/>
                              <w:bottom w:val="nil"/>
                              <w:right w:val="single" w:sz="4" w:space="0" w:color="000000"/>
                            </w:tcBorders>
                          </w:tcPr>
                          <w:p w14:paraId="0EA71DC2" w14:textId="77777777" w:rsidR="00D75A5E" w:rsidRDefault="00A64706">
                            <w:pPr>
                              <w:pStyle w:val="TableParagraph"/>
                              <w:ind w:left="4"/>
                              <w:rPr>
                                <w:rFonts w:ascii="Gill Sans MT"/>
                              </w:rPr>
                            </w:pPr>
                            <w:r>
                              <w:rPr>
                                <w:rFonts w:ascii="Gill Sans MT"/>
                                <w:spacing w:val="-5"/>
                              </w:rPr>
                              <w:t>29</w:t>
                            </w:r>
                          </w:p>
                        </w:tc>
                        <w:tc>
                          <w:tcPr>
                            <w:tcW w:w="604" w:type="dxa"/>
                            <w:tcBorders>
                              <w:top w:val="single" w:sz="4" w:space="0" w:color="000000"/>
                              <w:left w:val="single" w:sz="4" w:space="0" w:color="000000"/>
                              <w:bottom w:val="nil"/>
                              <w:right w:val="single" w:sz="4" w:space="0" w:color="000000"/>
                            </w:tcBorders>
                          </w:tcPr>
                          <w:p w14:paraId="3C2D540C" w14:textId="77777777" w:rsidR="00D75A5E" w:rsidRDefault="00A64706">
                            <w:pPr>
                              <w:pStyle w:val="TableParagraph"/>
                              <w:rPr>
                                <w:rFonts w:ascii="Gill Sans MT"/>
                              </w:rPr>
                            </w:pPr>
                            <w:r>
                              <w:rPr>
                                <w:rFonts w:ascii="Gill Sans MT"/>
                                <w:spacing w:val="-5"/>
                              </w:rPr>
                              <w:t>30</w:t>
                            </w:r>
                          </w:p>
                        </w:tc>
                        <w:tc>
                          <w:tcPr>
                            <w:tcW w:w="604" w:type="dxa"/>
                            <w:tcBorders>
                              <w:top w:val="single" w:sz="4" w:space="0" w:color="000000"/>
                              <w:left w:val="single" w:sz="4" w:space="0" w:color="000000"/>
                              <w:bottom w:val="nil"/>
                              <w:right w:val="nil"/>
                            </w:tcBorders>
                          </w:tcPr>
                          <w:p w14:paraId="31FE2F85" w14:textId="77777777" w:rsidR="00D75A5E" w:rsidRDefault="00A64706">
                            <w:pPr>
                              <w:pStyle w:val="TableParagraph"/>
                              <w:ind w:left="8" w:right="14"/>
                              <w:rPr>
                                <w:rFonts w:ascii="Gill Sans MT"/>
                              </w:rPr>
                            </w:pPr>
                            <w:r>
                              <w:rPr>
                                <w:rFonts w:ascii="Gill Sans MT"/>
                                <w:spacing w:val="-5"/>
                                <w:w w:val="90"/>
                              </w:rPr>
                              <w:t>31</w:t>
                            </w:r>
                          </w:p>
                        </w:tc>
                      </w:tr>
                    </w:tbl>
                    <w:p w14:paraId="4C1FB427" w14:textId="77777777" w:rsidR="00D75A5E" w:rsidRDefault="00D75A5E">
                      <w:pPr>
                        <w:pStyle w:val="BodyText"/>
                        <w:ind w:left="0"/>
                      </w:pPr>
                    </w:p>
                  </w:txbxContent>
                </v:textbox>
                <w10:anchorlock/>
              </v:shape>
            </w:pict>
          </mc:Fallback>
        </mc:AlternateContent>
      </w:r>
    </w:p>
    <w:p w14:paraId="0B7B3988" w14:textId="77777777" w:rsidR="00D75A5E" w:rsidRDefault="00D75A5E">
      <w:pPr>
        <w:rPr>
          <w:sz w:val="20"/>
        </w:rPr>
        <w:sectPr w:rsidR="00D75A5E">
          <w:type w:val="continuous"/>
          <w:pgSz w:w="12240" w:h="15840"/>
          <w:pgMar w:top="1100" w:right="360" w:bottom="280" w:left="720" w:header="0" w:footer="566" w:gutter="0"/>
          <w:cols w:space="720"/>
        </w:sectPr>
      </w:pPr>
    </w:p>
    <w:p w14:paraId="115AC517" w14:textId="77777777" w:rsidR="00D75A5E" w:rsidRDefault="00A64706">
      <w:pPr>
        <w:pStyle w:val="Heading3"/>
        <w:spacing w:before="88"/>
      </w:pPr>
      <w:r>
        <w:rPr>
          <w:noProof/>
        </w:rPr>
        <w:lastRenderedPageBreak/>
        <mc:AlternateContent>
          <mc:Choice Requires="wps">
            <w:drawing>
              <wp:anchor distT="0" distB="0" distL="0" distR="0" simplePos="0" relativeHeight="251658280" behindDoc="1" locked="0" layoutInCell="1" allowOverlap="1" wp14:anchorId="09DAE481" wp14:editId="2D7CED46">
                <wp:simplePos x="0" y="0"/>
                <wp:positionH relativeFrom="page">
                  <wp:posOffset>3886200</wp:posOffset>
                </wp:positionH>
                <wp:positionV relativeFrom="page">
                  <wp:posOffset>685800</wp:posOffset>
                </wp:positionV>
                <wp:extent cx="1270" cy="852678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526780"/>
                        </a:xfrm>
                        <a:custGeom>
                          <a:avLst/>
                          <a:gdLst/>
                          <a:ahLst/>
                          <a:cxnLst/>
                          <a:rect l="l" t="t" r="r" b="b"/>
                          <a:pathLst>
                            <a:path h="8526780">
                              <a:moveTo>
                                <a:pt x="0" y="0"/>
                              </a:moveTo>
                              <a:lnTo>
                                <a:pt x="0" y="8526462"/>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08465DD8">
              <v:shape id="Graphic 60" style="position:absolute;margin-left:306pt;margin-top:54pt;width:.1pt;height:671.4pt;z-index:-16318464;visibility:visible;mso-wrap-style:square;mso-wrap-distance-left:0;mso-wrap-distance-top:0;mso-wrap-distance-right:0;mso-wrap-distance-bottom:0;mso-position-horizontal:absolute;mso-position-horizontal-relative:page;mso-position-vertical:absolute;mso-position-vertical-relative:page;v-text-anchor:top" coordsize="1270,8526780" o:spid="_x0000_s1026" filled="f" strokeweight=".5pt" path="m,l,852646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" w14:anchorId="222CC7AC">
                <v:path arrowok="t"/>
                <w10:wrap anchorx="page" anchory="page"/>
              </v:shape>
            </w:pict>
          </mc:Fallback>
        </mc:AlternateContent>
      </w:r>
      <w:r>
        <w:rPr>
          <w:color w:val="4D4D4F"/>
          <w:spacing w:val="-2"/>
          <w:w w:val="90"/>
        </w:rPr>
        <w:t>HOLIDAYS</w:t>
      </w:r>
    </w:p>
    <w:p w14:paraId="6247BD0C" w14:textId="77777777" w:rsidR="00D75A5E" w:rsidRDefault="00A64706">
      <w:pPr>
        <w:pStyle w:val="BodyText"/>
        <w:spacing w:before="64" w:line="264" w:lineRule="auto"/>
        <w:ind w:right="189"/>
      </w:pPr>
      <w:r>
        <w:t>If you are closed for an eligible holiday within an authorization period, you may claim the day and be paid as a day the child attends, indicating it is a holiday</w:t>
      </w:r>
      <w:r>
        <w:rPr>
          <w:spacing w:val="-16"/>
        </w:rPr>
        <w:t xml:space="preserve"> </w:t>
      </w:r>
      <w:r>
        <w:t>on</w:t>
      </w:r>
      <w:r>
        <w:rPr>
          <w:spacing w:val="-15"/>
        </w:rPr>
        <w:t xml:space="preserve"> </w:t>
      </w:r>
      <w:r>
        <w:t>attendance</w:t>
      </w:r>
      <w:r>
        <w:rPr>
          <w:spacing w:val="-15"/>
        </w:rPr>
        <w:t xml:space="preserve"> </w:t>
      </w:r>
      <w:r>
        <w:t>records</w:t>
      </w:r>
      <w:r>
        <w:rPr>
          <w:spacing w:val="-38"/>
        </w:rPr>
        <w:t xml:space="preserve"> </w:t>
      </w:r>
      <w:r>
        <w:rPr>
          <w:w w:val="80"/>
        </w:rPr>
        <w:t>.</w:t>
      </w:r>
      <w:r>
        <w:rPr>
          <w:spacing w:val="-3"/>
          <w:w w:val="80"/>
        </w:rPr>
        <w:t xml:space="preserve"> </w:t>
      </w:r>
      <w:r>
        <w:t>You</w:t>
      </w:r>
      <w:r>
        <w:rPr>
          <w:spacing w:val="-16"/>
        </w:rPr>
        <w:t xml:space="preserve"> </w:t>
      </w:r>
      <w:r>
        <w:t>may</w:t>
      </w:r>
      <w:r>
        <w:rPr>
          <w:spacing w:val="-15"/>
        </w:rPr>
        <w:t xml:space="preserve"> </w:t>
      </w:r>
      <w:r>
        <w:t>choose</w:t>
      </w:r>
      <w:r>
        <w:rPr>
          <w:spacing w:val="-15"/>
        </w:rPr>
        <w:t xml:space="preserve"> </w:t>
      </w:r>
      <w:r>
        <w:t>to be</w:t>
      </w:r>
      <w:r>
        <w:rPr>
          <w:spacing w:val="-5"/>
        </w:rPr>
        <w:t xml:space="preserve"> </w:t>
      </w:r>
      <w:r>
        <w:t>open</w:t>
      </w:r>
      <w:r>
        <w:rPr>
          <w:spacing w:val="-5"/>
        </w:rPr>
        <w:t xml:space="preserve"> </w:t>
      </w:r>
      <w:r>
        <w:t>on</w:t>
      </w:r>
      <w:r>
        <w:rPr>
          <w:spacing w:val="-5"/>
        </w:rPr>
        <w:t xml:space="preserve"> </w:t>
      </w:r>
      <w:r>
        <w:t>the</w:t>
      </w:r>
      <w:r>
        <w:rPr>
          <w:spacing w:val="-5"/>
        </w:rPr>
        <w:t xml:space="preserve"> </w:t>
      </w:r>
      <w:r>
        <w:t>holiday</w:t>
      </w:r>
      <w:r>
        <w:rPr>
          <w:spacing w:val="-5"/>
        </w:rPr>
        <w:t xml:space="preserve"> </w:t>
      </w:r>
      <w:r>
        <w:t>or</w:t>
      </w:r>
      <w:r>
        <w:rPr>
          <w:spacing w:val="-5"/>
        </w:rPr>
        <w:t xml:space="preserve"> </w:t>
      </w:r>
      <w:r>
        <w:t>close</w:t>
      </w:r>
      <w:r>
        <w:rPr>
          <w:spacing w:val="-5"/>
        </w:rPr>
        <w:t xml:space="preserve"> </w:t>
      </w:r>
      <w:r>
        <w:t>for</w:t>
      </w:r>
      <w:r>
        <w:rPr>
          <w:spacing w:val="-5"/>
        </w:rPr>
        <w:t xml:space="preserve"> </w:t>
      </w:r>
      <w:r>
        <w:t>the</w:t>
      </w:r>
      <w:r>
        <w:rPr>
          <w:spacing w:val="-5"/>
        </w:rPr>
        <w:t xml:space="preserve"> </w:t>
      </w:r>
      <w:r>
        <w:t>holiday</w:t>
      </w:r>
      <w:r>
        <w:rPr>
          <w:spacing w:val="-5"/>
        </w:rPr>
        <w:t xml:space="preserve"> </w:t>
      </w:r>
      <w:r>
        <w:t>on an alternate day within the same year</w:t>
      </w:r>
      <w:r>
        <w:rPr>
          <w:spacing w:val="-29"/>
        </w:rPr>
        <w:t xml:space="preserve"> </w:t>
      </w:r>
      <w:r>
        <w:rPr>
          <w:w w:val="80"/>
        </w:rPr>
        <w:t>.</w:t>
      </w:r>
    </w:p>
    <w:p w14:paraId="752C7050" w14:textId="77777777" w:rsidR="00D75A5E" w:rsidRDefault="00A64706">
      <w:pPr>
        <w:pStyle w:val="ListParagraph"/>
        <w:numPr>
          <w:ilvl w:val="0"/>
          <w:numId w:val="9"/>
        </w:numPr>
        <w:tabs>
          <w:tab w:val="left" w:pos="599"/>
        </w:tabs>
        <w:spacing w:before="86"/>
        <w:ind w:left="599" w:hanging="239"/>
      </w:pPr>
      <w:r>
        <w:rPr>
          <w:spacing w:val="-2"/>
        </w:rPr>
        <w:t>Eligible</w:t>
      </w:r>
      <w:r>
        <w:rPr>
          <w:spacing w:val="-9"/>
        </w:rPr>
        <w:t xml:space="preserve"> </w:t>
      </w:r>
      <w:r>
        <w:rPr>
          <w:spacing w:val="-2"/>
        </w:rPr>
        <w:t>Holidays</w:t>
      </w:r>
      <w:r>
        <w:rPr>
          <w:spacing w:val="-8"/>
        </w:rPr>
        <w:t xml:space="preserve"> </w:t>
      </w:r>
      <w:r>
        <w:rPr>
          <w:spacing w:val="-4"/>
        </w:rPr>
        <w:t>Are:</w:t>
      </w:r>
    </w:p>
    <w:p w14:paraId="44DDB00A" w14:textId="77777777" w:rsidR="00D75A5E" w:rsidRDefault="00A64706">
      <w:pPr>
        <w:pStyle w:val="ListParagraph"/>
        <w:numPr>
          <w:ilvl w:val="1"/>
          <w:numId w:val="9"/>
        </w:numPr>
        <w:tabs>
          <w:tab w:val="left" w:pos="799"/>
        </w:tabs>
        <w:spacing w:before="205"/>
        <w:ind w:left="799" w:hanging="199"/>
      </w:pPr>
      <w:r>
        <w:rPr>
          <w:w w:val="95"/>
        </w:rPr>
        <w:t>New</w:t>
      </w:r>
      <w:r>
        <w:rPr>
          <w:spacing w:val="-10"/>
          <w:w w:val="95"/>
        </w:rPr>
        <w:t xml:space="preserve"> </w:t>
      </w:r>
      <w:r>
        <w:rPr>
          <w:w w:val="95"/>
        </w:rPr>
        <w:t>Year’s</w:t>
      </w:r>
      <w:r>
        <w:rPr>
          <w:spacing w:val="-10"/>
          <w:w w:val="95"/>
        </w:rPr>
        <w:t xml:space="preserve"> </w:t>
      </w:r>
      <w:r>
        <w:rPr>
          <w:w w:val="95"/>
        </w:rPr>
        <w:t>Day,</w:t>
      </w:r>
      <w:r>
        <w:rPr>
          <w:spacing w:val="-10"/>
          <w:w w:val="95"/>
        </w:rPr>
        <w:t xml:space="preserve"> </w:t>
      </w:r>
      <w:r>
        <w:rPr>
          <w:w w:val="95"/>
        </w:rPr>
        <w:t>January</w:t>
      </w:r>
      <w:r>
        <w:rPr>
          <w:spacing w:val="-10"/>
          <w:w w:val="95"/>
        </w:rPr>
        <w:t xml:space="preserve"> </w:t>
      </w:r>
      <w:r>
        <w:rPr>
          <w:spacing w:val="-10"/>
          <w:w w:val="90"/>
        </w:rPr>
        <w:t>1</w:t>
      </w:r>
    </w:p>
    <w:p w14:paraId="07B73698" w14:textId="77777777" w:rsidR="00D75A5E" w:rsidRDefault="00A64706">
      <w:pPr>
        <w:pStyle w:val="ListParagraph"/>
        <w:numPr>
          <w:ilvl w:val="1"/>
          <w:numId w:val="9"/>
        </w:numPr>
        <w:tabs>
          <w:tab w:val="left" w:pos="798"/>
          <w:tab w:val="left" w:pos="800"/>
        </w:tabs>
        <w:spacing w:before="85" w:line="264" w:lineRule="auto"/>
        <w:ind w:right="1977" w:hanging="201"/>
      </w:pPr>
      <w:r>
        <w:rPr>
          <w:w w:val="95"/>
        </w:rPr>
        <w:t>Martin</w:t>
      </w:r>
      <w:r>
        <w:rPr>
          <w:spacing w:val="-13"/>
          <w:w w:val="95"/>
        </w:rPr>
        <w:t xml:space="preserve"> </w:t>
      </w:r>
      <w:r>
        <w:rPr>
          <w:w w:val="95"/>
        </w:rPr>
        <w:t>Luther</w:t>
      </w:r>
      <w:r>
        <w:rPr>
          <w:spacing w:val="-12"/>
          <w:w w:val="95"/>
        </w:rPr>
        <w:t xml:space="preserve"> </w:t>
      </w:r>
      <w:r>
        <w:rPr>
          <w:w w:val="95"/>
        </w:rPr>
        <w:t>King</w:t>
      </w:r>
      <w:r>
        <w:rPr>
          <w:spacing w:val="-12"/>
          <w:w w:val="95"/>
        </w:rPr>
        <w:t xml:space="preserve"> </w:t>
      </w:r>
      <w:r>
        <w:rPr>
          <w:w w:val="95"/>
        </w:rPr>
        <w:t>Jr</w:t>
      </w:r>
      <w:r>
        <w:rPr>
          <w:spacing w:val="-35"/>
          <w:w w:val="95"/>
        </w:rPr>
        <w:t xml:space="preserve"> </w:t>
      </w:r>
      <w:r>
        <w:rPr>
          <w:w w:val="75"/>
        </w:rPr>
        <w:t>.</w:t>
      </w:r>
      <w:r>
        <w:rPr>
          <w:spacing w:val="-12"/>
          <w:w w:val="95"/>
        </w:rPr>
        <w:t xml:space="preserve"> </w:t>
      </w:r>
      <w:r>
        <w:rPr>
          <w:w w:val="95"/>
        </w:rPr>
        <w:t xml:space="preserve">Day, </w:t>
      </w:r>
      <w:r>
        <w:t>Third Monday in January</w:t>
      </w:r>
    </w:p>
    <w:p w14:paraId="1AB61939" w14:textId="77777777" w:rsidR="00D75A5E" w:rsidRDefault="00A64706">
      <w:pPr>
        <w:pStyle w:val="ListParagraph"/>
        <w:numPr>
          <w:ilvl w:val="1"/>
          <w:numId w:val="9"/>
        </w:numPr>
        <w:tabs>
          <w:tab w:val="left" w:pos="799"/>
        </w:tabs>
        <w:spacing w:before="58"/>
        <w:ind w:left="799" w:hanging="199"/>
      </w:pPr>
      <w:r>
        <w:rPr>
          <w:spacing w:val="-4"/>
        </w:rPr>
        <w:t>Presidents</w:t>
      </w:r>
      <w:r>
        <w:rPr>
          <w:spacing w:val="-7"/>
        </w:rPr>
        <w:t xml:space="preserve"> </w:t>
      </w:r>
      <w:r>
        <w:rPr>
          <w:spacing w:val="-4"/>
        </w:rPr>
        <w:t>Day,</w:t>
      </w:r>
      <w:r>
        <w:rPr>
          <w:spacing w:val="-6"/>
        </w:rPr>
        <w:t xml:space="preserve"> </w:t>
      </w:r>
      <w:r>
        <w:rPr>
          <w:spacing w:val="-4"/>
        </w:rPr>
        <w:t>Third</w:t>
      </w:r>
      <w:r>
        <w:rPr>
          <w:spacing w:val="-6"/>
        </w:rPr>
        <w:t xml:space="preserve"> </w:t>
      </w:r>
      <w:r>
        <w:rPr>
          <w:spacing w:val="-4"/>
        </w:rPr>
        <w:t>Monday</w:t>
      </w:r>
      <w:r>
        <w:rPr>
          <w:spacing w:val="-7"/>
        </w:rPr>
        <w:t xml:space="preserve"> </w:t>
      </w:r>
      <w:r>
        <w:rPr>
          <w:spacing w:val="-4"/>
        </w:rPr>
        <w:t>in</w:t>
      </w:r>
      <w:r>
        <w:rPr>
          <w:spacing w:val="-6"/>
        </w:rPr>
        <w:t xml:space="preserve"> </w:t>
      </w:r>
      <w:r>
        <w:rPr>
          <w:spacing w:val="-4"/>
        </w:rPr>
        <w:t>February</w:t>
      </w:r>
    </w:p>
    <w:p w14:paraId="56F2556E" w14:textId="77777777" w:rsidR="00D75A5E" w:rsidRDefault="00A64706">
      <w:pPr>
        <w:pStyle w:val="ListParagraph"/>
        <w:numPr>
          <w:ilvl w:val="1"/>
          <w:numId w:val="9"/>
        </w:numPr>
        <w:tabs>
          <w:tab w:val="left" w:pos="799"/>
        </w:tabs>
        <w:spacing w:before="85"/>
        <w:ind w:left="799" w:hanging="199"/>
      </w:pPr>
      <w:r>
        <w:rPr>
          <w:spacing w:val="-2"/>
        </w:rPr>
        <w:t>Memorial</w:t>
      </w:r>
      <w:r>
        <w:rPr>
          <w:spacing w:val="-7"/>
        </w:rPr>
        <w:t xml:space="preserve"> </w:t>
      </w:r>
      <w:r>
        <w:rPr>
          <w:spacing w:val="-2"/>
        </w:rPr>
        <w:t>Day,</w:t>
      </w:r>
      <w:r>
        <w:rPr>
          <w:spacing w:val="-7"/>
        </w:rPr>
        <w:t xml:space="preserve"> </w:t>
      </w:r>
      <w:r>
        <w:rPr>
          <w:spacing w:val="-2"/>
        </w:rPr>
        <w:t>Last</w:t>
      </w:r>
      <w:r>
        <w:rPr>
          <w:spacing w:val="-7"/>
        </w:rPr>
        <w:t xml:space="preserve"> </w:t>
      </w:r>
      <w:r>
        <w:rPr>
          <w:spacing w:val="-2"/>
        </w:rPr>
        <w:t>Monday</w:t>
      </w:r>
      <w:r>
        <w:rPr>
          <w:spacing w:val="-7"/>
        </w:rPr>
        <w:t xml:space="preserve"> </w:t>
      </w:r>
      <w:r>
        <w:rPr>
          <w:spacing w:val="-2"/>
        </w:rPr>
        <w:t>in</w:t>
      </w:r>
      <w:r>
        <w:rPr>
          <w:spacing w:val="-7"/>
        </w:rPr>
        <w:t xml:space="preserve"> </w:t>
      </w:r>
      <w:r>
        <w:rPr>
          <w:spacing w:val="-5"/>
        </w:rPr>
        <w:t>May</w:t>
      </w:r>
    </w:p>
    <w:p w14:paraId="29C43FDE" w14:textId="77777777" w:rsidR="00D75A5E" w:rsidRDefault="00A64706">
      <w:pPr>
        <w:pStyle w:val="ListParagraph"/>
        <w:numPr>
          <w:ilvl w:val="1"/>
          <w:numId w:val="9"/>
        </w:numPr>
        <w:tabs>
          <w:tab w:val="left" w:pos="799"/>
        </w:tabs>
        <w:spacing w:before="85"/>
        <w:ind w:left="799" w:hanging="199"/>
      </w:pPr>
      <w:r>
        <w:t>Juneteenth,</w:t>
      </w:r>
      <w:r>
        <w:rPr>
          <w:spacing w:val="-6"/>
        </w:rPr>
        <w:t xml:space="preserve"> </w:t>
      </w:r>
      <w:r>
        <w:t>June</w:t>
      </w:r>
      <w:r>
        <w:rPr>
          <w:spacing w:val="-6"/>
        </w:rPr>
        <w:t xml:space="preserve"> </w:t>
      </w:r>
      <w:r>
        <w:rPr>
          <w:spacing w:val="-5"/>
        </w:rPr>
        <w:t>19</w:t>
      </w:r>
    </w:p>
    <w:p w14:paraId="68D2F87E" w14:textId="77777777" w:rsidR="00D75A5E" w:rsidRDefault="00A64706">
      <w:pPr>
        <w:pStyle w:val="ListParagraph"/>
        <w:numPr>
          <w:ilvl w:val="1"/>
          <w:numId w:val="9"/>
        </w:numPr>
        <w:tabs>
          <w:tab w:val="left" w:pos="799"/>
        </w:tabs>
        <w:spacing w:before="85"/>
        <w:ind w:left="799" w:hanging="199"/>
      </w:pPr>
      <w:r>
        <w:rPr>
          <w:spacing w:val="-2"/>
        </w:rPr>
        <w:t>Independence</w:t>
      </w:r>
      <w:r>
        <w:rPr>
          <w:spacing w:val="-4"/>
        </w:rPr>
        <w:t xml:space="preserve"> </w:t>
      </w:r>
      <w:r>
        <w:rPr>
          <w:spacing w:val="-2"/>
        </w:rPr>
        <w:t>Day,</w:t>
      </w:r>
      <w:r>
        <w:rPr>
          <w:spacing w:val="-4"/>
        </w:rPr>
        <w:t xml:space="preserve"> </w:t>
      </w:r>
      <w:r>
        <w:rPr>
          <w:spacing w:val="-2"/>
        </w:rPr>
        <w:t>July</w:t>
      </w:r>
      <w:r>
        <w:rPr>
          <w:spacing w:val="-3"/>
        </w:rPr>
        <w:t xml:space="preserve"> </w:t>
      </w:r>
      <w:r>
        <w:rPr>
          <w:spacing w:val="-10"/>
        </w:rPr>
        <w:t>4</w:t>
      </w:r>
    </w:p>
    <w:p w14:paraId="0093F99B" w14:textId="77777777" w:rsidR="00D75A5E" w:rsidRDefault="00A64706">
      <w:pPr>
        <w:pStyle w:val="ListParagraph"/>
        <w:numPr>
          <w:ilvl w:val="1"/>
          <w:numId w:val="9"/>
        </w:numPr>
        <w:tabs>
          <w:tab w:val="left" w:pos="799"/>
        </w:tabs>
        <w:spacing w:before="85"/>
        <w:ind w:left="799" w:hanging="199"/>
      </w:pPr>
      <w:r>
        <w:rPr>
          <w:spacing w:val="-4"/>
        </w:rPr>
        <w:t>Labor</w:t>
      </w:r>
      <w:r>
        <w:rPr>
          <w:spacing w:val="-6"/>
        </w:rPr>
        <w:t xml:space="preserve"> </w:t>
      </w:r>
      <w:r>
        <w:rPr>
          <w:spacing w:val="-4"/>
        </w:rPr>
        <w:t>Day,</w:t>
      </w:r>
      <w:r>
        <w:rPr>
          <w:spacing w:val="-6"/>
        </w:rPr>
        <w:t xml:space="preserve"> </w:t>
      </w:r>
      <w:r>
        <w:rPr>
          <w:spacing w:val="-4"/>
        </w:rPr>
        <w:t>First</w:t>
      </w:r>
      <w:r>
        <w:rPr>
          <w:spacing w:val="-6"/>
        </w:rPr>
        <w:t xml:space="preserve"> </w:t>
      </w:r>
      <w:r>
        <w:rPr>
          <w:spacing w:val="-4"/>
        </w:rPr>
        <w:t>Monday</w:t>
      </w:r>
      <w:r>
        <w:rPr>
          <w:spacing w:val="-6"/>
        </w:rPr>
        <w:t xml:space="preserve"> </w:t>
      </w:r>
      <w:r>
        <w:rPr>
          <w:spacing w:val="-4"/>
        </w:rPr>
        <w:t>in</w:t>
      </w:r>
      <w:r>
        <w:rPr>
          <w:spacing w:val="-6"/>
        </w:rPr>
        <w:t xml:space="preserve"> </w:t>
      </w:r>
      <w:r>
        <w:rPr>
          <w:spacing w:val="-4"/>
        </w:rPr>
        <w:t>September</w:t>
      </w:r>
    </w:p>
    <w:p w14:paraId="47DB5E23" w14:textId="77777777" w:rsidR="00D75A5E" w:rsidRDefault="00A64706">
      <w:pPr>
        <w:pStyle w:val="ListParagraph"/>
        <w:numPr>
          <w:ilvl w:val="1"/>
          <w:numId w:val="9"/>
        </w:numPr>
        <w:tabs>
          <w:tab w:val="left" w:pos="799"/>
        </w:tabs>
        <w:spacing w:before="85"/>
        <w:ind w:left="799" w:hanging="199"/>
      </w:pPr>
      <w:r>
        <w:rPr>
          <w:w w:val="95"/>
        </w:rPr>
        <w:t>Veterans</w:t>
      </w:r>
      <w:r>
        <w:rPr>
          <w:spacing w:val="-5"/>
          <w:w w:val="95"/>
        </w:rPr>
        <w:t xml:space="preserve"> </w:t>
      </w:r>
      <w:r>
        <w:rPr>
          <w:w w:val="95"/>
        </w:rPr>
        <w:t>Day,</w:t>
      </w:r>
      <w:r>
        <w:rPr>
          <w:spacing w:val="-6"/>
          <w:w w:val="95"/>
        </w:rPr>
        <w:t xml:space="preserve"> </w:t>
      </w:r>
      <w:r>
        <w:rPr>
          <w:w w:val="95"/>
        </w:rPr>
        <w:t>November</w:t>
      </w:r>
      <w:r>
        <w:rPr>
          <w:spacing w:val="-5"/>
          <w:w w:val="95"/>
        </w:rPr>
        <w:t xml:space="preserve"> </w:t>
      </w:r>
      <w:r>
        <w:rPr>
          <w:spacing w:val="-5"/>
          <w:w w:val="90"/>
        </w:rPr>
        <w:t>11</w:t>
      </w:r>
    </w:p>
    <w:p w14:paraId="45B752B6" w14:textId="77777777" w:rsidR="00D75A5E" w:rsidRDefault="00A64706">
      <w:pPr>
        <w:pStyle w:val="ListParagraph"/>
        <w:numPr>
          <w:ilvl w:val="1"/>
          <w:numId w:val="9"/>
        </w:numPr>
        <w:tabs>
          <w:tab w:val="left" w:pos="800"/>
        </w:tabs>
        <w:spacing w:before="85" w:line="264" w:lineRule="auto"/>
        <w:ind w:right="392"/>
      </w:pPr>
      <w:r>
        <w:rPr>
          <w:noProof/>
        </w:rPr>
        <mc:AlternateContent>
          <mc:Choice Requires="wps">
            <w:drawing>
              <wp:anchor distT="0" distB="0" distL="0" distR="0" simplePos="0" relativeHeight="251658257" behindDoc="0" locked="0" layoutInCell="1" allowOverlap="1" wp14:anchorId="2CA76A0D" wp14:editId="2D9C4379">
                <wp:simplePos x="0" y="0"/>
                <wp:positionH relativeFrom="page">
                  <wp:posOffset>625352</wp:posOffset>
                </wp:positionH>
                <wp:positionV relativeFrom="paragraph">
                  <wp:posOffset>390372</wp:posOffset>
                </wp:positionV>
                <wp:extent cx="6555105" cy="103505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324B0289"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2CA76A0D" id="Textbox 61" o:spid="_x0000_s1041" type="#_x0000_t202" style="position:absolute;left:0;text-align:left;margin-left:49.25pt;margin-top:30.75pt;width:516.15pt;height:81.5pt;rotation:-45;z-index:251658257;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" filled="f" stroked="f">
                <v:textbox inset="0,0,0,0">
                  <w:txbxContent>
                    <w:p w14:paraId="324B0289"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Pr>
          <w:spacing w:val="-2"/>
        </w:rPr>
        <w:t>Thanksgiving</w:t>
      </w:r>
      <w:r>
        <w:rPr>
          <w:spacing w:val="-14"/>
        </w:rPr>
        <w:t xml:space="preserve"> </w:t>
      </w:r>
      <w:r>
        <w:rPr>
          <w:spacing w:val="-2"/>
        </w:rPr>
        <w:t>Thursday,</w:t>
      </w:r>
      <w:r>
        <w:rPr>
          <w:spacing w:val="-13"/>
        </w:rPr>
        <w:t xml:space="preserve"> </w:t>
      </w:r>
      <w:r>
        <w:rPr>
          <w:spacing w:val="-2"/>
        </w:rPr>
        <w:t>the</w:t>
      </w:r>
      <w:r>
        <w:rPr>
          <w:spacing w:val="-13"/>
        </w:rPr>
        <w:t xml:space="preserve"> </w:t>
      </w:r>
      <w:r>
        <w:rPr>
          <w:spacing w:val="-2"/>
        </w:rPr>
        <w:t>Fourth</w:t>
      </w:r>
      <w:r>
        <w:rPr>
          <w:spacing w:val="-14"/>
        </w:rPr>
        <w:t xml:space="preserve"> </w:t>
      </w:r>
      <w:r>
        <w:rPr>
          <w:spacing w:val="-2"/>
        </w:rPr>
        <w:t xml:space="preserve">Thursday </w:t>
      </w:r>
      <w:r>
        <w:t>in November</w:t>
      </w:r>
    </w:p>
    <w:p w14:paraId="24ECE7EF" w14:textId="77777777" w:rsidR="00D75A5E" w:rsidRDefault="00A64706">
      <w:pPr>
        <w:pStyle w:val="ListParagraph"/>
        <w:numPr>
          <w:ilvl w:val="1"/>
          <w:numId w:val="9"/>
        </w:numPr>
        <w:tabs>
          <w:tab w:val="left" w:pos="800"/>
        </w:tabs>
        <w:spacing w:before="58" w:line="264" w:lineRule="auto"/>
        <w:ind w:right="1528"/>
      </w:pPr>
      <w:r>
        <w:rPr>
          <w:spacing w:val="-2"/>
        </w:rPr>
        <w:t>Native</w:t>
      </w:r>
      <w:r>
        <w:rPr>
          <w:spacing w:val="-14"/>
        </w:rPr>
        <w:t xml:space="preserve"> </w:t>
      </w:r>
      <w:r>
        <w:rPr>
          <w:spacing w:val="-2"/>
        </w:rPr>
        <w:t>American</w:t>
      </w:r>
      <w:r>
        <w:rPr>
          <w:spacing w:val="-13"/>
        </w:rPr>
        <w:t xml:space="preserve"> </w:t>
      </w:r>
      <w:r>
        <w:rPr>
          <w:spacing w:val="-2"/>
        </w:rPr>
        <w:t>Heritage</w:t>
      </w:r>
      <w:r>
        <w:rPr>
          <w:spacing w:val="-13"/>
        </w:rPr>
        <w:t xml:space="preserve"> </w:t>
      </w:r>
      <w:r>
        <w:rPr>
          <w:spacing w:val="-2"/>
        </w:rPr>
        <w:t>Day, the</w:t>
      </w:r>
      <w:r>
        <w:rPr>
          <w:spacing w:val="-14"/>
        </w:rPr>
        <w:t xml:space="preserve"> </w:t>
      </w:r>
      <w:r>
        <w:rPr>
          <w:spacing w:val="-2"/>
        </w:rPr>
        <w:t>Fourth</w:t>
      </w:r>
      <w:r>
        <w:rPr>
          <w:spacing w:val="-13"/>
        </w:rPr>
        <w:t xml:space="preserve"> </w:t>
      </w:r>
      <w:r>
        <w:rPr>
          <w:spacing w:val="-2"/>
        </w:rPr>
        <w:t>Friday</w:t>
      </w:r>
      <w:r>
        <w:rPr>
          <w:spacing w:val="-13"/>
        </w:rPr>
        <w:t xml:space="preserve"> </w:t>
      </w:r>
      <w:r>
        <w:rPr>
          <w:spacing w:val="-2"/>
        </w:rPr>
        <w:t>in</w:t>
      </w:r>
      <w:r>
        <w:rPr>
          <w:spacing w:val="-14"/>
        </w:rPr>
        <w:t xml:space="preserve"> </w:t>
      </w:r>
      <w:r>
        <w:rPr>
          <w:spacing w:val="-2"/>
        </w:rPr>
        <w:t>November</w:t>
      </w:r>
    </w:p>
    <w:p w14:paraId="2F8A912B" w14:textId="77777777" w:rsidR="00D75A5E" w:rsidRDefault="00A64706">
      <w:pPr>
        <w:pStyle w:val="ListParagraph"/>
        <w:numPr>
          <w:ilvl w:val="1"/>
          <w:numId w:val="9"/>
        </w:numPr>
        <w:tabs>
          <w:tab w:val="left" w:pos="799"/>
        </w:tabs>
        <w:spacing w:before="59"/>
        <w:ind w:left="799" w:hanging="199"/>
      </w:pPr>
      <w:r>
        <w:rPr>
          <w:spacing w:val="-6"/>
        </w:rPr>
        <w:t>Christmas Day, December</w:t>
      </w:r>
      <w:r>
        <w:rPr>
          <w:spacing w:val="-5"/>
        </w:rPr>
        <w:t xml:space="preserve"> </w:t>
      </w:r>
      <w:r>
        <w:rPr>
          <w:spacing w:val="-7"/>
        </w:rPr>
        <w:t>25</w:t>
      </w:r>
    </w:p>
    <w:p w14:paraId="71EFF430" w14:textId="77777777" w:rsidR="00D75A5E" w:rsidRDefault="00A64706">
      <w:pPr>
        <w:pStyle w:val="ListParagraph"/>
        <w:numPr>
          <w:ilvl w:val="0"/>
          <w:numId w:val="9"/>
        </w:numPr>
        <w:tabs>
          <w:tab w:val="left" w:pos="600"/>
        </w:tabs>
        <w:spacing w:before="105" w:line="264" w:lineRule="auto"/>
        <w:ind w:right="184"/>
      </w:pPr>
      <w:r>
        <w:t>If</w:t>
      </w:r>
      <w:r>
        <w:rPr>
          <w:spacing w:val="-10"/>
        </w:rPr>
        <w:t xml:space="preserve"> </w:t>
      </w:r>
      <w:r>
        <w:t>you</w:t>
      </w:r>
      <w:r>
        <w:rPr>
          <w:spacing w:val="-10"/>
        </w:rPr>
        <w:t xml:space="preserve"> </w:t>
      </w:r>
      <w:r>
        <w:t>are</w:t>
      </w:r>
      <w:r>
        <w:rPr>
          <w:spacing w:val="-10"/>
        </w:rPr>
        <w:t xml:space="preserve"> </w:t>
      </w:r>
      <w:r>
        <w:t>open</w:t>
      </w:r>
      <w:r>
        <w:rPr>
          <w:spacing w:val="-10"/>
        </w:rPr>
        <w:t xml:space="preserve"> </w:t>
      </w:r>
      <w:r>
        <w:t>only</w:t>
      </w:r>
      <w:r>
        <w:rPr>
          <w:spacing w:val="-10"/>
        </w:rPr>
        <w:t xml:space="preserve"> </w:t>
      </w:r>
      <w:r>
        <w:t>Monday</w:t>
      </w:r>
      <w:r>
        <w:rPr>
          <w:spacing w:val="-10"/>
        </w:rPr>
        <w:t xml:space="preserve"> </w:t>
      </w:r>
      <w:r>
        <w:t>through</w:t>
      </w:r>
      <w:r>
        <w:rPr>
          <w:spacing w:val="-10"/>
        </w:rPr>
        <w:t xml:space="preserve"> </w:t>
      </w:r>
      <w:r>
        <w:t>Friday</w:t>
      </w:r>
      <w:r>
        <w:rPr>
          <w:spacing w:val="-10"/>
        </w:rPr>
        <w:t xml:space="preserve"> </w:t>
      </w:r>
      <w:r>
        <w:t>and the eligible holiday is:</w:t>
      </w:r>
    </w:p>
    <w:p w14:paraId="1D77BFEA" w14:textId="77777777" w:rsidR="00D75A5E" w:rsidRDefault="00A64706">
      <w:pPr>
        <w:pStyle w:val="ListParagraph"/>
        <w:numPr>
          <w:ilvl w:val="1"/>
          <w:numId w:val="9"/>
        </w:numPr>
        <w:tabs>
          <w:tab w:val="left" w:pos="800"/>
        </w:tabs>
        <w:spacing w:before="89" w:line="264" w:lineRule="auto"/>
        <w:ind w:right="1300"/>
      </w:pPr>
      <w:r>
        <w:t>Saturday:</w:t>
      </w:r>
      <w:r>
        <w:rPr>
          <w:spacing w:val="-16"/>
        </w:rPr>
        <w:t xml:space="preserve"> </w:t>
      </w:r>
      <w:r>
        <w:t>The</w:t>
      </w:r>
      <w:r>
        <w:rPr>
          <w:spacing w:val="-15"/>
        </w:rPr>
        <w:t xml:space="preserve"> </w:t>
      </w:r>
      <w:r>
        <w:t>Friday</w:t>
      </w:r>
      <w:r>
        <w:rPr>
          <w:spacing w:val="-15"/>
        </w:rPr>
        <w:t xml:space="preserve"> </w:t>
      </w:r>
      <w:r>
        <w:t>before</w:t>
      </w:r>
      <w:r>
        <w:rPr>
          <w:spacing w:val="-16"/>
        </w:rPr>
        <w:t xml:space="preserve"> </w:t>
      </w:r>
      <w:r>
        <w:t>is</w:t>
      </w:r>
      <w:r>
        <w:rPr>
          <w:spacing w:val="-15"/>
        </w:rPr>
        <w:t xml:space="preserve"> </w:t>
      </w:r>
      <w:r>
        <w:t>the eligible holiday</w:t>
      </w:r>
    </w:p>
    <w:p w14:paraId="160A2BD5" w14:textId="77777777" w:rsidR="00D75A5E" w:rsidRDefault="00A64706">
      <w:pPr>
        <w:pStyle w:val="ListParagraph"/>
        <w:numPr>
          <w:ilvl w:val="1"/>
          <w:numId w:val="9"/>
        </w:numPr>
        <w:tabs>
          <w:tab w:val="left" w:pos="800"/>
        </w:tabs>
        <w:spacing w:before="58" w:line="264" w:lineRule="auto"/>
        <w:ind w:right="1002"/>
      </w:pPr>
      <w:r>
        <w:t>Sunday:</w:t>
      </w:r>
      <w:r>
        <w:rPr>
          <w:spacing w:val="-10"/>
        </w:rPr>
        <w:t xml:space="preserve"> </w:t>
      </w:r>
      <w:r>
        <w:t>The</w:t>
      </w:r>
      <w:r>
        <w:rPr>
          <w:spacing w:val="-10"/>
        </w:rPr>
        <w:t xml:space="preserve"> </w:t>
      </w:r>
      <w:r>
        <w:t>following</w:t>
      </w:r>
      <w:r>
        <w:rPr>
          <w:spacing w:val="-10"/>
        </w:rPr>
        <w:t xml:space="preserve"> </w:t>
      </w:r>
      <w:r>
        <w:t>Monday</w:t>
      </w:r>
      <w:r>
        <w:rPr>
          <w:spacing w:val="-10"/>
        </w:rPr>
        <w:t xml:space="preserve"> </w:t>
      </w:r>
      <w:r>
        <w:t>is</w:t>
      </w:r>
      <w:r>
        <w:rPr>
          <w:spacing w:val="-10"/>
        </w:rPr>
        <w:t xml:space="preserve"> </w:t>
      </w:r>
      <w:r>
        <w:t>the eligible holiday</w:t>
      </w:r>
    </w:p>
    <w:p w14:paraId="1F404A38" w14:textId="77777777" w:rsidR="00D75A5E" w:rsidRDefault="00A64706">
      <w:pPr>
        <w:pStyle w:val="ListParagraph"/>
        <w:numPr>
          <w:ilvl w:val="0"/>
          <w:numId w:val="9"/>
        </w:numPr>
        <w:tabs>
          <w:tab w:val="left" w:pos="600"/>
        </w:tabs>
        <w:spacing w:before="79" w:line="264" w:lineRule="auto"/>
        <w:ind w:right="38"/>
      </w:pPr>
      <w:r>
        <w:t>If</w:t>
      </w:r>
      <w:r>
        <w:rPr>
          <w:spacing w:val="-10"/>
        </w:rPr>
        <w:t xml:space="preserve"> </w:t>
      </w:r>
      <w:r>
        <w:t>you</w:t>
      </w:r>
      <w:r>
        <w:rPr>
          <w:spacing w:val="-10"/>
        </w:rPr>
        <w:t xml:space="preserve"> </w:t>
      </w:r>
      <w:r>
        <w:t>are</w:t>
      </w:r>
      <w:r>
        <w:rPr>
          <w:spacing w:val="-10"/>
        </w:rPr>
        <w:t xml:space="preserve"> </w:t>
      </w:r>
      <w:r>
        <w:t>open</w:t>
      </w:r>
      <w:r>
        <w:rPr>
          <w:spacing w:val="-10"/>
        </w:rPr>
        <w:t xml:space="preserve"> </w:t>
      </w:r>
      <w:r>
        <w:t>on</w:t>
      </w:r>
      <w:r>
        <w:rPr>
          <w:spacing w:val="-10"/>
        </w:rPr>
        <w:t xml:space="preserve"> </w:t>
      </w:r>
      <w:r>
        <w:t>weekends,</w:t>
      </w:r>
      <w:r>
        <w:rPr>
          <w:spacing w:val="-10"/>
        </w:rPr>
        <w:t xml:space="preserve"> </w:t>
      </w:r>
      <w:r>
        <w:t>the</w:t>
      </w:r>
      <w:r>
        <w:rPr>
          <w:spacing w:val="-10"/>
        </w:rPr>
        <w:t xml:space="preserve"> </w:t>
      </w:r>
      <w:r>
        <w:t>actual</w:t>
      </w:r>
      <w:r>
        <w:rPr>
          <w:spacing w:val="-10"/>
        </w:rPr>
        <w:t xml:space="preserve"> </w:t>
      </w:r>
      <w:r>
        <w:t>holiday</w:t>
      </w:r>
      <w:r>
        <w:rPr>
          <w:spacing w:val="-10"/>
        </w:rPr>
        <w:t xml:space="preserve"> </w:t>
      </w:r>
      <w:r>
        <w:t>is the eligible holiday</w:t>
      </w:r>
      <w:r>
        <w:rPr>
          <w:spacing w:val="-23"/>
        </w:rPr>
        <w:t xml:space="preserve"> </w:t>
      </w:r>
      <w:r>
        <w:rPr>
          <w:w w:val="80"/>
        </w:rPr>
        <w:t>.</w:t>
      </w:r>
    </w:p>
    <w:p w14:paraId="006C16E5" w14:textId="77777777" w:rsidR="00D75A5E" w:rsidRDefault="00A64706">
      <w:pPr>
        <w:pStyle w:val="ListParagraph"/>
        <w:numPr>
          <w:ilvl w:val="1"/>
          <w:numId w:val="9"/>
        </w:numPr>
        <w:tabs>
          <w:tab w:val="left" w:pos="800"/>
        </w:tabs>
        <w:spacing w:before="89" w:line="264" w:lineRule="auto"/>
        <w:ind w:right="142"/>
      </w:pPr>
      <w:r>
        <w:t>Saturday</w:t>
      </w:r>
      <w:r>
        <w:rPr>
          <w:spacing w:val="-8"/>
        </w:rPr>
        <w:t xml:space="preserve"> </w:t>
      </w:r>
      <w:r>
        <w:t>through</w:t>
      </w:r>
      <w:r>
        <w:rPr>
          <w:spacing w:val="-8"/>
        </w:rPr>
        <w:t xml:space="preserve"> </w:t>
      </w:r>
      <w:r>
        <w:t>Sunday</w:t>
      </w:r>
      <w:r>
        <w:rPr>
          <w:spacing w:val="-8"/>
        </w:rPr>
        <w:t xml:space="preserve"> </w:t>
      </w:r>
      <w:r>
        <w:t>and</w:t>
      </w:r>
      <w:r>
        <w:rPr>
          <w:spacing w:val="-8"/>
        </w:rPr>
        <w:t xml:space="preserve"> </w:t>
      </w:r>
      <w:r>
        <w:t>the</w:t>
      </w:r>
      <w:r>
        <w:rPr>
          <w:spacing w:val="-8"/>
        </w:rPr>
        <w:t xml:space="preserve"> </w:t>
      </w:r>
      <w:r>
        <w:t>holiday</w:t>
      </w:r>
      <w:r>
        <w:rPr>
          <w:spacing w:val="-8"/>
        </w:rPr>
        <w:t xml:space="preserve"> </w:t>
      </w:r>
      <w:r>
        <w:t>is</w:t>
      </w:r>
      <w:r>
        <w:rPr>
          <w:spacing w:val="-8"/>
        </w:rPr>
        <w:t xml:space="preserve"> </w:t>
      </w:r>
      <w:r>
        <w:t>on a Sunday, then you claim Sunday as the</w:t>
      </w:r>
      <w:r>
        <w:rPr>
          <w:spacing w:val="40"/>
        </w:rPr>
        <w:t xml:space="preserve"> </w:t>
      </w:r>
      <w:r>
        <w:t>eligible holiday</w:t>
      </w:r>
    </w:p>
    <w:p w14:paraId="4DB70CC8" w14:textId="77777777" w:rsidR="00D75A5E" w:rsidRDefault="00A64706">
      <w:pPr>
        <w:pStyle w:val="ListParagraph"/>
        <w:numPr>
          <w:ilvl w:val="1"/>
          <w:numId w:val="9"/>
        </w:numPr>
        <w:tabs>
          <w:tab w:val="left" w:pos="800"/>
        </w:tabs>
        <w:spacing w:before="58" w:line="264" w:lineRule="auto"/>
        <w:ind w:right="75"/>
      </w:pPr>
      <w:r>
        <w:t>If you are open on the eligible holiday and choose</w:t>
      </w:r>
      <w:r>
        <w:rPr>
          <w:spacing w:val="-5"/>
        </w:rPr>
        <w:t xml:space="preserve"> </w:t>
      </w:r>
      <w:r>
        <w:t>to</w:t>
      </w:r>
      <w:r>
        <w:rPr>
          <w:spacing w:val="-5"/>
        </w:rPr>
        <w:t xml:space="preserve"> </w:t>
      </w:r>
      <w:r>
        <w:t>claim</w:t>
      </w:r>
      <w:r>
        <w:rPr>
          <w:spacing w:val="-5"/>
        </w:rPr>
        <w:t xml:space="preserve"> </w:t>
      </w:r>
      <w:r>
        <w:t>an</w:t>
      </w:r>
      <w:r>
        <w:rPr>
          <w:spacing w:val="-5"/>
        </w:rPr>
        <w:t xml:space="preserve"> </w:t>
      </w:r>
      <w:r>
        <w:t>alternate</w:t>
      </w:r>
      <w:r>
        <w:rPr>
          <w:spacing w:val="-5"/>
        </w:rPr>
        <w:t xml:space="preserve"> </w:t>
      </w:r>
      <w:r>
        <w:t>day</w:t>
      </w:r>
      <w:r>
        <w:rPr>
          <w:spacing w:val="-5"/>
        </w:rPr>
        <w:t xml:space="preserve"> </w:t>
      </w:r>
      <w:r>
        <w:t>as</w:t>
      </w:r>
      <w:r>
        <w:rPr>
          <w:spacing w:val="-5"/>
        </w:rPr>
        <w:t xml:space="preserve"> </w:t>
      </w:r>
      <w:r>
        <w:t>the</w:t>
      </w:r>
      <w:r>
        <w:rPr>
          <w:spacing w:val="-5"/>
        </w:rPr>
        <w:t xml:space="preserve"> </w:t>
      </w:r>
      <w:r>
        <w:t>holiday within</w:t>
      </w:r>
      <w:r>
        <w:rPr>
          <w:spacing w:val="-8"/>
        </w:rPr>
        <w:t xml:space="preserve"> </w:t>
      </w:r>
      <w:r>
        <w:t>the</w:t>
      </w:r>
      <w:r>
        <w:rPr>
          <w:spacing w:val="-8"/>
        </w:rPr>
        <w:t xml:space="preserve"> </w:t>
      </w:r>
      <w:r>
        <w:t>same</w:t>
      </w:r>
      <w:r>
        <w:rPr>
          <w:spacing w:val="-8"/>
        </w:rPr>
        <w:t xml:space="preserve"> </w:t>
      </w:r>
      <w:r>
        <w:t>year</w:t>
      </w:r>
      <w:r>
        <w:rPr>
          <w:spacing w:val="-8"/>
        </w:rPr>
        <w:t xml:space="preserve"> </w:t>
      </w:r>
      <w:r>
        <w:t>of</w:t>
      </w:r>
      <w:r>
        <w:rPr>
          <w:spacing w:val="-8"/>
        </w:rPr>
        <w:t xml:space="preserve"> </w:t>
      </w:r>
      <w:r>
        <w:t>the</w:t>
      </w:r>
      <w:r>
        <w:rPr>
          <w:spacing w:val="-8"/>
        </w:rPr>
        <w:t xml:space="preserve"> </w:t>
      </w:r>
      <w:r>
        <w:t>official</w:t>
      </w:r>
      <w:r>
        <w:rPr>
          <w:spacing w:val="-8"/>
        </w:rPr>
        <w:t xml:space="preserve"> </w:t>
      </w:r>
      <w:r>
        <w:t>holiday,</w:t>
      </w:r>
      <w:r>
        <w:rPr>
          <w:spacing w:val="-8"/>
        </w:rPr>
        <w:t xml:space="preserve"> </w:t>
      </w:r>
      <w:r>
        <w:t>you may</w:t>
      </w:r>
      <w:r>
        <w:rPr>
          <w:spacing w:val="-4"/>
        </w:rPr>
        <w:t xml:space="preserve"> </w:t>
      </w:r>
      <w:r>
        <w:t>claim</w:t>
      </w:r>
      <w:r>
        <w:rPr>
          <w:spacing w:val="-4"/>
        </w:rPr>
        <w:t xml:space="preserve"> </w:t>
      </w:r>
      <w:r>
        <w:t>for</w:t>
      </w:r>
      <w:r>
        <w:rPr>
          <w:spacing w:val="-4"/>
        </w:rPr>
        <w:t xml:space="preserve"> </w:t>
      </w:r>
      <w:r>
        <w:t>that</w:t>
      </w:r>
      <w:r>
        <w:rPr>
          <w:spacing w:val="-4"/>
        </w:rPr>
        <w:t xml:space="preserve"> </w:t>
      </w:r>
      <w:r>
        <w:t>day</w:t>
      </w:r>
      <w:r>
        <w:rPr>
          <w:spacing w:val="-35"/>
        </w:rPr>
        <w:t xml:space="preserve"> </w:t>
      </w:r>
      <w:r>
        <w:rPr>
          <w:w w:val="80"/>
        </w:rPr>
        <w:t xml:space="preserve">. </w:t>
      </w:r>
      <w:r>
        <w:t>You</w:t>
      </w:r>
      <w:r>
        <w:rPr>
          <w:spacing w:val="-4"/>
        </w:rPr>
        <w:t xml:space="preserve"> </w:t>
      </w:r>
      <w:r>
        <w:t>must</w:t>
      </w:r>
      <w:r>
        <w:rPr>
          <w:spacing w:val="-4"/>
        </w:rPr>
        <w:t xml:space="preserve"> </w:t>
      </w:r>
      <w:r>
        <w:t>be</w:t>
      </w:r>
      <w:r>
        <w:rPr>
          <w:spacing w:val="-4"/>
        </w:rPr>
        <w:t xml:space="preserve"> </w:t>
      </w:r>
      <w:r>
        <w:t>closed</w:t>
      </w:r>
      <w:r>
        <w:rPr>
          <w:spacing w:val="-4"/>
        </w:rPr>
        <w:t xml:space="preserve"> </w:t>
      </w:r>
      <w:r>
        <w:t>on the day you claim as the official holiday</w:t>
      </w:r>
    </w:p>
    <w:p w14:paraId="02723A57" w14:textId="77777777" w:rsidR="00D75A5E" w:rsidRDefault="00A64706">
      <w:pPr>
        <w:pStyle w:val="ListParagraph"/>
        <w:numPr>
          <w:ilvl w:val="1"/>
          <w:numId w:val="9"/>
        </w:numPr>
        <w:tabs>
          <w:tab w:val="left" w:pos="800"/>
        </w:tabs>
        <w:spacing w:before="57" w:line="264" w:lineRule="auto"/>
        <w:ind w:right="79"/>
      </w:pPr>
      <w:r>
        <w:t>If you are open Saturday through Sunday and the eligible holiday is Sunday</w:t>
      </w:r>
      <w:r>
        <w:rPr>
          <w:spacing w:val="-30"/>
        </w:rPr>
        <w:t xml:space="preserve"> </w:t>
      </w:r>
      <w:r>
        <w:rPr>
          <w:w w:val="80"/>
        </w:rPr>
        <w:t xml:space="preserve">. </w:t>
      </w:r>
      <w:r>
        <w:t>You close on Monday</w:t>
      </w:r>
      <w:r>
        <w:rPr>
          <w:spacing w:val="-11"/>
        </w:rPr>
        <w:t xml:space="preserve"> </w:t>
      </w:r>
      <w:r>
        <w:t>for</w:t>
      </w:r>
      <w:r>
        <w:rPr>
          <w:spacing w:val="-11"/>
        </w:rPr>
        <w:t xml:space="preserve"> </w:t>
      </w:r>
      <w:r>
        <w:t>the</w:t>
      </w:r>
      <w:r>
        <w:rPr>
          <w:spacing w:val="-11"/>
        </w:rPr>
        <w:t xml:space="preserve"> </w:t>
      </w:r>
      <w:r>
        <w:t>holiday</w:t>
      </w:r>
      <w:r>
        <w:rPr>
          <w:spacing w:val="-38"/>
        </w:rPr>
        <w:t xml:space="preserve"> </w:t>
      </w:r>
      <w:r>
        <w:rPr>
          <w:w w:val="80"/>
        </w:rPr>
        <w:t xml:space="preserve">. </w:t>
      </w:r>
      <w:r>
        <w:t>You</w:t>
      </w:r>
      <w:r>
        <w:rPr>
          <w:spacing w:val="-11"/>
        </w:rPr>
        <w:t xml:space="preserve"> </w:t>
      </w:r>
      <w:r>
        <w:t>can</w:t>
      </w:r>
      <w:r>
        <w:rPr>
          <w:spacing w:val="-11"/>
        </w:rPr>
        <w:t xml:space="preserve"> </w:t>
      </w:r>
      <w:r>
        <w:t>claim</w:t>
      </w:r>
      <w:r>
        <w:rPr>
          <w:spacing w:val="-11"/>
        </w:rPr>
        <w:t xml:space="preserve"> </w:t>
      </w:r>
      <w:r>
        <w:t>Monday as the holiday but not Sunday</w:t>
      </w:r>
      <w:r>
        <w:rPr>
          <w:spacing w:val="-29"/>
        </w:rPr>
        <w:t xml:space="preserve"> </w:t>
      </w:r>
      <w:r>
        <w:rPr>
          <w:w w:val="80"/>
        </w:rPr>
        <w:t xml:space="preserve">. </w:t>
      </w:r>
      <w:r>
        <w:t>You may not claim two days for one eligible holiday</w:t>
      </w:r>
    </w:p>
    <w:p w14:paraId="7334C6D6" w14:textId="77777777" w:rsidR="00D75A5E" w:rsidRDefault="00A64706">
      <w:pPr>
        <w:pStyle w:val="Heading3"/>
        <w:spacing w:before="88"/>
      </w:pPr>
      <w:r>
        <w:rPr>
          <w:b w:val="0"/>
        </w:rPr>
        <w:br w:type="column"/>
      </w:r>
      <w:r>
        <w:rPr>
          <w:color w:val="4D4D4F"/>
          <w:spacing w:val="2"/>
          <w:w w:val="75"/>
        </w:rPr>
        <w:t>PROFESSIONAL</w:t>
      </w:r>
      <w:r>
        <w:rPr>
          <w:color w:val="4D4D4F"/>
          <w:spacing w:val="20"/>
        </w:rPr>
        <w:t xml:space="preserve"> </w:t>
      </w:r>
      <w:r>
        <w:rPr>
          <w:color w:val="4D4D4F"/>
          <w:spacing w:val="2"/>
          <w:w w:val="75"/>
        </w:rPr>
        <w:t>TRAINING</w:t>
      </w:r>
      <w:r>
        <w:rPr>
          <w:color w:val="4D4D4F"/>
          <w:spacing w:val="21"/>
        </w:rPr>
        <w:t xml:space="preserve"> </w:t>
      </w:r>
      <w:r>
        <w:rPr>
          <w:color w:val="4D4D4F"/>
          <w:spacing w:val="-4"/>
          <w:w w:val="75"/>
        </w:rPr>
        <w:t>DAYS</w:t>
      </w:r>
    </w:p>
    <w:p w14:paraId="4ABCF887" w14:textId="77777777" w:rsidR="00D75A5E" w:rsidRDefault="00A64706">
      <w:pPr>
        <w:pStyle w:val="BodyText"/>
        <w:spacing w:before="64" w:line="264" w:lineRule="auto"/>
        <w:ind w:right="713"/>
      </w:pPr>
      <w:r>
        <w:t>A</w:t>
      </w:r>
      <w:r>
        <w:rPr>
          <w:spacing w:val="-12"/>
        </w:rPr>
        <w:t xml:space="preserve"> </w:t>
      </w:r>
      <w:r>
        <w:t>professional</w:t>
      </w:r>
      <w:r>
        <w:rPr>
          <w:spacing w:val="-12"/>
        </w:rPr>
        <w:t xml:space="preserve"> </w:t>
      </w:r>
      <w:r>
        <w:t>development</w:t>
      </w:r>
      <w:r>
        <w:rPr>
          <w:spacing w:val="-12"/>
        </w:rPr>
        <w:t xml:space="preserve"> </w:t>
      </w:r>
      <w:r>
        <w:t>day</w:t>
      </w:r>
      <w:r>
        <w:rPr>
          <w:spacing w:val="-12"/>
        </w:rPr>
        <w:t xml:space="preserve"> </w:t>
      </w:r>
      <w:r>
        <w:t>is</w:t>
      </w:r>
      <w:r>
        <w:rPr>
          <w:spacing w:val="-12"/>
        </w:rPr>
        <w:t xml:space="preserve"> </w:t>
      </w:r>
      <w:r>
        <w:t>a</w:t>
      </w:r>
      <w:r>
        <w:rPr>
          <w:spacing w:val="-12"/>
        </w:rPr>
        <w:t xml:space="preserve"> </w:t>
      </w:r>
      <w:r>
        <w:t>day</w:t>
      </w:r>
      <w:r>
        <w:rPr>
          <w:spacing w:val="-12"/>
        </w:rPr>
        <w:t xml:space="preserve"> </w:t>
      </w:r>
      <w:r>
        <w:t>your</w:t>
      </w:r>
      <w:r>
        <w:rPr>
          <w:spacing w:val="-12"/>
        </w:rPr>
        <w:t xml:space="preserve"> </w:t>
      </w:r>
      <w:r>
        <w:t>child care</w:t>
      </w:r>
      <w:r>
        <w:rPr>
          <w:spacing w:val="-7"/>
        </w:rPr>
        <w:t xml:space="preserve"> </w:t>
      </w:r>
      <w:r>
        <w:t>is</w:t>
      </w:r>
      <w:r>
        <w:rPr>
          <w:spacing w:val="-7"/>
        </w:rPr>
        <w:t xml:space="preserve"> </w:t>
      </w:r>
      <w:r>
        <w:t>closed</w:t>
      </w:r>
      <w:r>
        <w:rPr>
          <w:spacing w:val="-7"/>
        </w:rPr>
        <w:t xml:space="preserve"> </w:t>
      </w:r>
      <w:r>
        <w:t>so</w:t>
      </w:r>
      <w:r>
        <w:rPr>
          <w:spacing w:val="-7"/>
        </w:rPr>
        <w:t xml:space="preserve"> </w:t>
      </w:r>
      <w:r>
        <w:t>you</w:t>
      </w:r>
      <w:r>
        <w:rPr>
          <w:spacing w:val="-7"/>
        </w:rPr>
        <w:t xml:space="preserve"> </w:t>
      </w:r>
      <w:r>
        <w:t>can</w:t>
      </w:r>
      <w:r>
        <w:rPr>
          <w:spacing w:val="-7"/>
        </w:rPr>
        <w:t xml:space="preserve"> </w:t>
      </w:r>
      <w:r>
        <w:t>attend</w:t>
      </w:r>
      <w:r>
        <w:rPr>
          <w:spacing w:val="-7"/>
        </w:rPr>
        <w:t xml:space="preserve"> </w:t>
      </w:r>
      <w:r>
        <w:t>training</w:t>
      </w:r>
      <w:r>
        <w:rPr>
          <w:spacing w:val="-37"/>
        </w:rPr>
        <w:t xml:space="preserve"> </w:t>
      </w:r>
      <w:r>
        <w:rPr>
          <w:w w:val="80"/>
        </w:rPr>
        <w:t xml:space="preserve">. </w:t>
      </w:r>
      <w:r>
        <w:t>You</w:t>
      </w:r>
      <w:r>
        <w:rPr>
          <w:spacing w:val="-7"/>
        </w:rPr>
        <w:t xml:space="preserve"> </w:t>
      </w:r>
      <w:r>
        <w:t>may claim up to five professional training days each</w:t>
      </w:r>
    </w:p>
    <w:p w14:paraId="4E973C77" w14:textId="145F0DB1" w:rsidR="00D75A5E" w:rsidRDefault="00A64706">
      <w:pPr>
        <w:pStyle w:val="BodyText"/>
        <w:spacing w:line="264" w:lineRule="auto"/>
        <w:ind w:right="771"/>
      </w:pPr>
      <w:r>
        <w:rPr>
          <w:spacing w:val="-2"/>
        </w:rPr>
        <w:t>year</w:t>
      </w:r>
      <w:r>
        <w:rPr>
          <w:spacing w:val="-38"/>
        </w:rPr>
        <w:t xml:space="preserve"> </w:t>
      </w:r>
      <w:r>
        <w:rPr>
          <w:spacing w:val="-2"/>
          <w:w w:val="80"/>
        </w:rPr>
        <w:t>.</w:t>
      </w:r>
      <w:r>
        <w:rPr>
          <w:spacing w:val="-9"/>
        </w:rPr>
        <w:t xml:space="preserve"> </w:t>
      </w:r>
      <w:r>
        <w:rPr>
          <w:spacing w:val="-2"/>
        </w:rPr>
        <w:t>Any</w:t>
      </w:r>
      <w:r>
        <w:rPr>
          <w:spacing w:val="-9"/>
        </w:rPr>
        <w:t xml:space="preserve"> </w:t>
      </w:r>
      <w:r>
        <w:rPr>
          <w:spacing w:val="-2"/>
        </w:rPr>
        <w:t>days</w:t>
      </w:r>
      <w:r>
        <w:rPr>
          <w:spacing w:val="-9"/>
        </w:rPr>
        <w:t xml:space="preserve"> </w:t>
      </w:r>
      <w:r>
        <w:rPr>
          <w:spacing w:val="-2"/>
        </w:rPr>
        <w:t>in</w:t>
      </w:r>
      <w:r>
        <w:rPr>
          <w:spacing w:val="-9"/>
        </w:rPr>
        <w:t xml:space="preserve"> </w:t>
      </w:r>
      <w:r>
        <w:rPr>
          <w:spacing w:val="-2"/>
        </w:rPr>
        <w:t>excess</w:t>
      </w:r>
      <w:r>
        <w:rPr>
          <w:spacing w:val="-9"/>
        </w:rPr>
        <w:t xml:space="preserve"> </w:t>
      </w:r>
      <w:r>
        <w:rPr>
          <w:spacing w:val="-2"/>
        </w:rPr>
        <w:t>of</w:t>
      </w:r>
      <w:r>
        <w:rPr>
          <w:spacing w:val="-9"/>
        </w:rPr>
        <w:t xml:space="preserve"> </w:t>
      </w:r>
      <w:r>
        <w:rPr>
          <w:spacing w:val="-2"/>
        </w:rPr>
        <w:t>five</w:t>
      </w:r>
      <w:r>
        <w:rPr>
          <w:spacing w:val="-9"/>
        </w:rPr>
        <w:t xml:space="preserve"> </w:t>
      </w:r>
      <w:r>
        <w:rPr>
          <w:spacing w:val="-2"/>
        </w:rPr>
        <w:t>professional</w:t>
      </w:r>
      <w:r>
        <w:rPr>
          <w:spacing w:val="-9"/>
        </w:rPr>
        <w:t xml:space="preserve"> </w:t>
      </w:r>
      <w:r>
        <w:rPr>
          <w:spacing w:val="-2"/>
        </w:rPr>
        <w:t xml:space="preserve">training </w:t>
      </w:r>
      <w:r>
        <w:t>days where you closed for training are considered closure days and may not be claimed</w:t>
      </w:r>
      <w:r>
        <w:rPr>
          <w:spacing w:val="-30"/>
        </w:rPr>
        <w:t xml:space="preserve"> </w:t>
      </w:r>
      <w:r>
        <w:rPr>
          <w:w w:val="80"/>
        </w:rPr>
        <w:t xml:space="preserve">. </w:t>
      </w:r>
      <w:r>
        <w:t>If you are closed for professional training on a day within an authorization, and the child is scheduled to attend on the day closed, you may claim that day</w:t>
      </w:r>
      <w:r>
        <w:rPr>
          <w:spacing w:val="-29"/>
        </w:rPr>
        <w:t xml:space="preserve"> </w:t>
      </w:r>
      <w:ins w:id="284" w:author="James, Christin (DCYF)" w:date="2026-07-01T07:35:00Z" w16du:dateUtc="2026-07-01T14:35:00Z">
        <w:r w:rsidR="00A303A7" w:rsidRPr="00A303A7">
          <w:rPr>
            <w:rPrChange w:id="285" w:author="James, Christin (DCYF)" w:date="2026-07-01T07:36:00Z" w16du:dateUtc="2026-07-01T14:36:00Z">
              <w:rPr>
                <w:spacing w:val="-29"/>
              </w:rPr>
            </w:rPrChange>
          </w:rPr>
          <w:t>and be paid as a day the child attends, indicating it is a professional training day on attendance records</w:t>
        </w:r>
      </w:ins>
      <w:r w:rsidRPr="00A303A7">
        <w:rPr>
          <w:rPrChange w:id="286" w:author="James, Christin (DCYF)" w:date="2026-07-01T07:36:00Z" w16du:dateUtc="2026-07-01T14:36:00Z">
            <w:rPr>
              <w:w w:val="80"/>
            </w:rPr>
          </w:rPrChange>
        </w:rPr>
        <w:t>.</w:t>
      </w:r>
    </w:p>
    <w:p w14:paraId="1AF790E0" w14:textId="77777777" w:rsidR="00D75A5E" w:rsidRDefault="00D75A5E">
      <w:pPr>
        <w:pStyle w:val="BodyText"/>
        <w:ind w:left="0"/>
      </w:pPr>
    </w:p>
    <w:p w14:paraId="267DAD94" w14:textId="77777777" w:rsidR="00D75A5E" w:rsidRDefault="00A64706">
      <w:pPr>
        <w:pStyle w:val="Heading3"/>
      </w:pPr>
      <w:r>
        <w:rPr>
          <w:color w:val="4D4D4F"/>
          <w:w w:val="75"/>
        </w:rPr>
        <w:t>CLOSURE</w:t>
      </w:r>
      <w:r>
        <w:rPr>
          <w:color w:val="4D4D4F"/>
          <w:spacing w:val="12"/>
        </w:rPr>
        <w:t xml:space="preserve"> </w:t>
      </w:r>
      <w:r>
        <w:rPr>
          <w:color w:val="4D4D4F"/>
          <w:spacing w:val="-4"/>
          <w:w w:val="90"/>
        </w:rPr>
        <w:t>DAYS</w:t>
      </w:r>
    </w:p>
    <w:p w14:paraId="3E78D631" w14:textId="77777777" w:rsidR="00D75A5E" w:rsidRDefault="00A64706">
      <w:pPr>
        <w:pStyle w:val="BodyText"/>
        <w:spacing w:before="64" w:line="264" w:lineRule="auto"/>
        <w:ind w:right="1335"/>
        <w:jc w:val="both"/>
      </w:pPr>
      <w:r>
        <w:t>You</w:t>
      </w:r>
      <w:r>
        <w:rPr>
          <w:spacing w:val="-4"/>
        </w:rPr>
        <w:t xml:space="preserve"> </w:t>
      </w:r>
      <w:r>
        <w:t>are</w:t>
      </w:r>
      <w:r>
        <w:rPr>
          <w:spacing w:val="-4"/>
        </w:rPr>
        <w:t xml:space="preserve"> </w:t>
      </w:r>
      <w:r>
        <w:t>not</w:t>
      </w:r>
      <w:r>
        <w:rPr>
          <w:spacing w:val="-4"/>
        </w:rPr>
        <w:t xml:space="preserve"> </w:t>
      </w:r>
      <w:r>
        <w:t>eligible</w:t>
      </w:r>
      <w:r>
        <w:rPr>
          <w:spacing w:val="-4"/>
        </w:rPr>
        <w:t xml:space="preserve"> </w:t>
      </w:r>
      <w:r>
        <w:t>to</w:t>
      </w:r>
      <w:r>
        <w:rPr>
          <w:spacing w:val="-4"/>
        </w:rPr>
        <w:t xml:space="preserve"> </w:t>
      </w:r>
      <w:r>
        <w:t>claim</w:t>
      </w:r>
      <w:r>
        <w:rPr>
          <w:spacing w:val="-4"/>
        </w:rPr>
        <w:t xml:space="preserve"> </w:t>
      </w:r>
      <w:r>
        <w:t>subsidy</w:t>
      </w:r>
      <w:r>
        <w:rPr>
          <w:spacing w:val="-4"/>
        </w:rPr>
        <w:t xml:space="preserve"> </w:t>
      </w:r>
      <w:r>
        <w:t>payment for</w:t>
      </w:r>
      <w:r>
        <w:rPr>
          <w:spacing w:val="-16"/>
        </w:rPr>
        <w:t xml:space="preserve"> </w:t>
      </w:r>
      <w:r>
        <w:t>days</w:t>
      </w:r>
      <w:r>
        <w:rPr>
          <w:spacing w:val="-15"/>
        </w:rPr>
        <w:t xml:space="preserve"> </w:t>
      </w:r>
      <w:r>
        <w:t>you</w:t>
      </w:r>
      <w:r>
        <w:rPr>
          <w:spacing w:val="-15"/>
        </w:rPr>
        <w:t xml:space="preserve"> </w:t>
      </w:r>
      <w:r>
        <w:t>are</w:t>
      </w:r>
      <w:r>
        <w:rPr>
          <w:spacing w:val="-16"/>
        </w:rPr>
        <w:t xml:space="preserve"> </w:t>
      </w:r>
      <w:r>
        <w:t>closed</w:t>
      </w:r>
      <w:r>
        <w:rPr>
          <w:spacing w:val="-15"/>
        </w:rPr>
        <w:t xml:space="preserve"> </w:t>
      </w:r>
      <w:r>
        <w:t>for</w:t>
      </w:r>
      <w:r>
        <w:rPr>
          <w:spacing w:val="-15"/>
        </w:rPr>
        <w:t xml:space="preserve"> </w:t>
      </w:r>
      <w:r>
        <w:t>reasons</w:t>
      </w:r>
      <w:r>
        <w:rPr>
          <w:spacing w:val="-15"/>
        </w:rPr>
        <w:t xml:space="preserve"> </w:t>
      </w:r>
      <w:r>
        <w:t>other</w:t>
      </w:r>
      <w:r>
        <w:rPr>
          <w:spacing w:val="-16"/>
        </w:rPr>
        <w:t xml:space="preserve"> </w:t>
      </w:r>
      <w:r>
        <w:t>than professional training days or eligible holidays</w:t>
      </w:r>
      <w:del w:id="287" w:author="Ramynke, Jason (DCYF)" w:date="2026-07-07T18:28:00Z" w16du:dateUtc="2026-07-07T18:28:32Z">
        <w:r w:rsidDel="00A64706">
          <w:delText xml:space="preserve"> </w:delText>
        </w:r>
      </w:del>
      <w:r>
        <w:rPr>
          <w:w w:val="80"/>
        </w:rPr>
        <w:t>.</w:t>
      </w:r>
    </w:p>
    <w:p w14:paraId="3CBDDDF5" w14:textId="77777777" w:rsidR="00D75A5E" w:rsidRDefault="00D75A5E">
      <w:pPr>
        <w:pStyle w:val="BodyText"/>
        <w:spacing w:before="4"/>
        <w:ind w:left="0"/>
      </w:pPr>
    </w:p>
    <w:p w14:paraId="5AF8D6C5" w14:textId="77777777" w:rsidR="00D75A5E" w:rsidRDefault="00A64706">
      <w:pPr>
        <w:pStyle w:val="Heading3"/>
      </w:pPr>
      <w:r>
        <w:rPr>
          <w:color w:val="4D4D4F"/>
          <w:spacing w:val="-2"/>
          <w:w w:val="80"/>
        </w:rPr>
        <w:t>NONSTANDARD</w:t>
      </w:r>
      <w:r>
        <w:rPr>
          <w:color w:val="4D4D4F"/>
          <w:spacing w:val="-9"/>
        </w:rPr>
        <w:t xml:space="preserve"> </w:t>
      </w:r>
      <w:r>
        <w:rPr>
          <w:color w:val="4D4D4F"/>
          <w:spacing w:val="-2"/>
          <w:w w:val="80"/>
        </w:rPr>
        <w:t>HOURS</w:t>
      </w:r>
      <w:r>
        <w:rPr>
          <w:color w:val="4D4D4F"/>
          <w:spacing w:val="-8"/>
        </w:rPr>
        <w:t xml:space="preserve"> </w:t>
      </w:r>
      <w:r>
        <w:rPr>
          <w:color w:val="4D4D4F"/>
          <w:spacing w:val="-2"/>
          <w:w w:val="80"/>
        </w:rPr>
        <w:t>BONUS</w:t>
      </w:r>
      <w:r>
        <w:rPr>
          <w:color w:val="4D4D4F"/>
          <w:spacing w:val="-8"/>
        </w:rPr>
        <w:t xml:space="preserve"> </w:t>
      </w:r>
      <w:r>
        <w:rPr>
          <w:color w:val="4D4D4F"/>
          <w:spacing w:val="-2"/>
          <w:w w:val="80"/>
        </w:rPr>
        <w:t>(NSHB)</w:t>
      </w:r>
    </w:p>
    <w:p w14:paraId="17542A72" w14:textId="77777777" w:rsidR="00D75A5E" w:rsidRDefault="00A64706">
      <w:pPr>
        <w:pStyle w:val="BodyText"/>
        <w:spacing w:before="64"/>
      </w:pPr>
      <w:r>
        <w:rPr>
          <w:spacing w:val="-2"/>
        </w:rPr>
        <w:t>Nonstandard</w:t>
      </w:r>
      <w:r>
        <w:rPr>
          <w:spacing w:val="-4"/>
        </w:rPr>
        <w:t xml:space="preserve"> </w:t>
      </w:r>
      <w:r>
        <w:rPr>
          <w:spacing w:val="-2"/>
        </w:rPr>
        <w:t>hours</w:t>
      </w:r>
      <w:r>
        <w:rPr>
          <w:spacing w:val="-4"/>
        </w:rPr>
        <w:t xml:space="preserve"> </w:t>
      </w:r>
      <w:r>
        <w:rPr>
          <w:spacing w:val="-2"/>
        </w:rPr>
        <w:t>are</w:t>
      </w:r>
      <w:r>
        <w:rPr>
          <w:spacing w:val="-4"/>
        </w:rPr>
        <w:t xml:space="preserve"> </w:t>
      </w:r>
      <w:r>
        <w:rPr>
          <w:spacing w:val="-2"/>
        </w:rPr>
        <w:t>defined</w:t>
      </w:r>
      <w:r>
        <w:rPr>
          <w:spacing w:val="-4"/>
        </w:rPr>
        <w:t xml:space="preserve"> </w:t>
      </w:r>
      <w:r>
        <w:rPr>
          <w:spacing w:val="-5"/>
        </w:rPr>
        <w:t>as:</w:t>
      </w:r>
    </w:p>
    <w:p w14:paraId="12ED19F4" w14:textId="77777777" w:rsidR="00D75A5E" w:rsidRDefault="00A64706">
      <w:pPr>
        <w:pStyle w:val="ListParagraph"/>
        <w:numPr>
          <w:ilvl w:val="0"/>
          <w:numId w:val="9"/>
        </w:numPr>
        <w:tabs>
          <w:tab w:val="left" w:pos="599"/>
        </w:tabs>
        <w:spacing w:before="114"/>
        <w:ind w:left="599" w:hanging="239"/>
      </w:pPr>
      <w:r>
        <w:rPr>
          <w:w w:val="95"/>
        </w:rPr>
        <w:t>Weekday</w:t>
      </w:r>
      <w:r>
        <w:rPr>
          <w:spacing w:val="-3"/>
          <w:w w:val="95"/>
        </w:rPr>
        <w:t xml:space="preserve"> </w:t>
      </w:r>
      <w:r>
        <w:rPr>
          <w:w w:val="95"/>
        </w:rPr>
        <w:t>hours</w:t>
      </w:r>
      <w:r>
        <w:rPr>
          <w:spacing w:val="-2"/>
          <w:w w:val="95"/>
        </w:rPr>
        <w:t xml:space="preserve"> </w:t>
      </w:r>
      <w:r>
        <w:rPr>
          <w:w w:val="95"/>
        </w:rPr>
        <w:t>before</w:t>
      </w:r>
      <w:r>
        <w:rPr>
          <w:spacing w:val="-3"/>
          <w:w w:val="95"/>
        </w:rPr>
        <w:t xml:space="preserve"> </w:t>
      </w:r>
      <w:r>
        <w:rPr>
          <w:w w:val="95"/>
        </w:rPr>
        <w:t>6</w:t>
      </w:r>
      <w:r>
        <w:rPr>
          <w:spacing w:val="-2"/>
          <w:w w:val="95"/>
        </w:rPr>
        <w:t xml:space="preserve"> </w:t>
      </w:r>
      <w:r>
        <w:rPr>
          <w:w w:val="95"/>
        </w:rPr>
        <w:t>a</w:t>
      </w:r>
      <w:r>
        <w:rPr>
          <w:spacing w:val="-33"/>
          <w:w w:val="95"/>
        </w:rPr>
        <w:t xml:space="preserve"> </w:t>
      </w:r>
      <w:r>
        <w:rPr>
          <w:w w:val="95"/>
        </w:rPr>
        <w:t>.m</w:t>
      </w:r>
      <w:r>
        <w:rPr>
          <w:spacing w:val="-33"/>
          <w:w w:val="95"/>
        </w:rPr>
        <w:t xml:space="preserve"> </w:t>
      </w:r>
      <w:r>
        <w:rPr>
          <w:w w:val="75"/>
        </w:rPr>
        <w:t>.</w:t>
      </w:r>
      <w:r>
        <w:rPr>
          <w:spacing w:val="-2"/>
          <w:w w:val="95"/>
        </w:rPr>
        <w:t xml:space="preserve"> </w:t>
      </w:r>
      <w:r>
        <w:rPr>
          <w:w w:val="95"/>
        </w:rPr>
        <w:t>or</w:t>
      </w:r>
      <w:r>
        <w:rPr>
          <w:spacing w:val="-3"/>
          <w:w w:val="95"/>
        </w:rPr>
        <w:t xml:space="preserve"> </w:t>
      </w:r>
      <w:r>
        <w:rPr>
          <w:w w:val="95"/>
        </w:rPr>
        <w:t>after</w:t>
      </w:r>
      <w:r>
        <w:rPr>
          <w:spacing w:val="-2"/>
          <w:w w:val="95"/>
        </w:rPr>
        <w:t xml:space="preserve"> </w:t>
      </w:r>
      <w:r>
        <w:rPr>
          <w:w w:val="95"/>
        </w:rPr>
        <w:t>6</w:t>
      </w:r>
      <w:r>
        <w:rPr>
          <w:spacing w:val="-3"/>
          <w:w w:val="95"/>
        </w:rPr>
        <w:t xml:space="preserve"> </w:t>
      </w:r>
      <w:r>
        <w:rPr>
          <w:w w:val="95"/>
        </w:rPr>
        <w:t>p</w:t>
      </w:r>
      <w:r>
        <w:rPr>
          <w:spacing w:val="-32"/>
          <w:w w:val="95"/>
        </w:rPr>
        <w:t xml:space="preserve"> </w:t>
      </w:r>
      <w:r>
        <w:rPr>
          <w:w w:val="95"/>
        </w:rPr>
        <w:t>.m</w:t>
      </w:r>
      <w:r>
        <w:rPr>
          <w:spacing w:val="-33"/>
          <w:w w:val="95"/>
        </w:rPr>
        <w:t xml:space="preserve"> </w:t>
      </w:r>
      <w:r>
        <w:rPr>
          <w:spacing w:val="-10"/>
          <w:w w:val="75"/>
        </w:rPr>
        <w:t>.</w:t>
      </w:r>
    </w:p>
    <w:p w14:paraId="2D096482" w14:textId="77777777" w:rsidR="00D75A5E" w:rsidRDefault="00A64706">
      <w:pPr>
        <w:pStyle w:val="ListParagraph"/>
        <w:numPr>
          <w:ilvl w:val="0"/>
          <w:numId w:val="9"/>
        </w:numPr>
        <w:tabs>
          <w:tab w:val="left" w:pos="599"/>
        </w:tabs>
        <w:spacing w:before="105"/>
        <w:ind w:left="599" w:hanging="239"/>
      </w:pPr>
      <w:r>
        <w:t>Saturdays</w:t>
      </w:r>
      <w:r>
        <w:rPr>
          <w:spacing w:val="-11"/>
        </w:rPr>
        <w:t xml:space="preserve"> </w:t>
      </w:r>
      <w:r>
        <w:t>and</w:t>
      </w:r>
      <w:r>
        <w:rPr>
          <w:spacing w:val="-10"/>
        </w:rPr>
        <w:t xml:space="preserve"> </w:t>
      </w:r>
      <w:r>
        <w:rPr>
          <w:spacing w:val="-2"/>
        </w:rPr>
        <w:t>Sundays</w:t>
      </w:r>
    </w:p>
    <w:p w14:paraId="5C6191E9" w14:textId="77777777" w:rsidR="00D75A5E" w:rsidRDefault="00A64706">
      <w:pPr>
        <w:pStyle w:val="ListParagraph"/>
        <w:numPr>
          <w:ilvl w:val="0"/>
          <w:numId w:val="9"/>
        </w:numPr>
        <w:tabs>
          <w:tab w:val="left" w:pos="599"/>
        </w:tabs>
        <w:spacing w:before="105"/>
        <w:ind w:left="599" w:hanging="239"/>
      </w:pPr>
      <w:r>
        <w:rPr>
          <w:spacing w:val="-2"/>
        </w:rPr>
        <w:t>Eligible holidays</w:t>
      </w:r>
    </w:p>
    <w:p w14:paraId="26278AD0" w14:textId="77777777" w:rsidR="00D75A5E" w:rsidRDefault="00A64706">
      <w:pPr>
        <w:pStyle w:val="BodyText"/>
        <w:spacing w:before="205" w:line="264" w:lineRule="auto"/>
        <w:ind w:right="964"/>
      </w:pPr>
      <w:r>
        <w:rPr>
          <w:spacing w:val="-6"/>
        </w:rPr>
        <w:t>DCYF</w:t>
      </w:r>
      <w:r>
        <w:rPr>
          <w:spacing w:val="-9"/>
        </w:rPr>
        <w:t xml:space="preserve"> </w:t>
      </w:r>
      <w:r>
        <w:rPr>
          <w:spacing w:val="-6"/>
        </w:rPr>
        <w:t>will</w:t>
      </w:r>
      <w:r>
        <w:rPr>
          <w:spacing w:val="-9"/>
        </w:rPr>
        <w:t xml:space="preserve"> </w:t>
      </w:r>
      <w:r>
        <w:rPr>
          <w:spacing w:val="-6"/>
        </w:rPr>
        <w:t>authorize</w:t>
      </w:r>
      <w:r>
        <w:rPr>
          <w:spacing w:val="-9"/>
        </w:rPr>
        <w:t xml:space="preserve"> </w:t>
      </w:r>
      <w:r>
        <w:rPr>
          <w:spacing w:val="-6"/>
        </w:rPr>
        <w:t>a</w:t>
      </w:r>
      <w:r>
        <w:rPr>
          <w:spacing w:val="-9"/>
        </w:rPr>
        <w:t xml:space="preserve"> </w:t>
      </w:r>
      <w:r>
        <w:rPr>
          <w:spacing w:val="-6"/>
        </w:rPr>
        <w:t>$150</w:t>
      </w:r>
      <w:r>
        <w:rPr>
          <w:spacing w:val="-9"/>
        </w:rPr>
        <w:t xml:space="preserve"> </w:t>
      </w:r>
      <w:r>
        <w:rPr>
          <w:spacing w:val="-6"/>
        </w:rPr>
        <w:t>NSHB</w:t>
      </w:r>
      <w:r>
        <w:rPr>
          <w:spacing w:val="-9"/>
        </w:rPr>
        <w:t xml:space="preserve"> </w:t>
      </w:r>
      <w:r>
        <w:rPr>
          <w:spacing w:val="-6"/>
        </w:rPr>
        <w:t>once</w:t>
      </w:r>
      <w:r>
        <w:rPr>
          <w:spacing w:val="-9"/>
        </w:rPr>
        <w:t xml:space="preserve"> </w:t>
      </w:r>
      <w:r>
        <w:rPr>
          <w:spacing w:val="-6"/>
        </w:rPr>
        <w:t>per</w:t>
      </w:r>
      <w:r>
        <w:rPr>
          <w:spacing w:val="-9"/>
        </w:rPr>
        <w:t xml:space="preserve"> </w:t>
      </w:r>
      <w:r>
        <w:rPr>
          <w:spacing w:val="-6"/>
        </w:rPr>
        <w:t xml:space="preserve">month </w:t>
      </w:r>
      <w:r>
        <w:t>per child if the child needs 30 hours or more of nonstandard care</w:t>
      </w:r>
      <w:r>
        <w:rPr>
          <w:spacing w:val="-28"/>
        </w:rPr>
        <w:t xml:space="preserve"> </w:t>
      </w:r>
      <w:r>
        <w:rPr>
          <w:w w:val="80"/>
        </w:rPr>
        <w:t>.</w:t>
      </w:r>
    </w:p>
    <w:p w14:paraId="56050801" w14:textId="77777777" w:rsidR="00D75A5E" w:rsidRDefault="00A64706">
      <w:pPr>
        <w:pStyle w:val="BodyText"/>
        <w:spacing w:before="178" w:line="264" w:lineRule="auto"/>
        <w:ind w:right="713"/>
      </w:pPr>
      <w:r>
        <w:t>You</w:t>
      </w:r>
      <w:r>
        <w:rPr>
          <w:spacing w:val="-15"/>
        </w:rPr>
        <w:t xml:space="preserve"> </w:t>
      </w:r>
      <w:r>
        <w:t>may</w:t>
      </w:r>
      <w:r>
        <w:rPr>
          <w:spacing w:val="-15"/>
        </w:rPr>
        <w:t xml:space="preserve"> </w:t>
      </w:r>
      <w:r>
        <w:t>claim</w:t>
      </w:r>
      <w:r>
        <w:rPr>
          <w:spacing w:val="-15"/>
        </w:rPr>
        <w:t xml:space="preserve"> </w:t>
      </w:r>
      <w:r>
        <w:t>the</w:t>
      </w:r>
      <w:r>
        <w:rPr>
          <w:spacing w:val="-15"/>
        </w:rPr>
        <w:t xml:space="preserve"> </w:t>
      </w:r>
      <w:r>
        <w:t>NSHB</w:t>
      </w:r>
      <w:r>
        <w:rPr>
          <w:spacing w:val="-15"/>
        </w:rPr>
        <w:t xml:space="preserve"> </w:t>
      </w:r>
      <w:r>
        <w:t>for</w:t>
      </w:r>
      <w:r>
        <w:rPr>
          <w:spacing w:val="-15"/>
        </w:rPr>
        <w:t xml:space="preserve"> </w:t>
      </w:r>
      <w:r>
        <w:t>a</w:t>
      </w:r>
      <w:r>
        <w:rPr>
          <w:spacing w:val="-15"/>
        </w:rPr>
        <w:t xml:space="preserve"> </w:t>
      </w:r>
      <w:r>
        <w:t>child</w:t>
      </w:r>
      <w:r>
        <w:rPr>
          <w:spacing w:val="-15"/>
        </w:rPr>
        <w:t xml:space="preserve"> </w:t>
      </w:r>
      <w:r>
        <w:t>if</w:t>
      </w:r>
      <w:r>
        <w:rPr>
          <w:spacing w:val="-15"/>
        </w:rPr>
        <w:t xml:space="preserve"> </w:t>
      </w:r>
      <w:r>
        <w:t>you</w:t>
      </w:r>
      <w:r>
        <w:rPr>
          <w:spacing w:val="-15"/>
        </w:rPr>
        <w:t xml:space="preserve"> </w:t>
      </w:r>
      <w:r>
        <w:t>provide</w:t>
      </w:r>
      <w:r>
        <w:rPr>
          <w:spacing w:val="-15"/>
        </w:rPr>
        <w:t xml:space="preserve"> </w:t>
      </w:r>
      <w:r>
        <w:t>30 or</w:t>
      </w:r>
      <w:r>
        <w:rPr>
          <w:spacing w:val="-16"/>
        </w:rPr>
        <w:t xml:space="preserve"> </w:t>
      </w:r>
      <w:r>
        <w:t>more</w:t>
      </w:r>
      <w:r>
        <w:rPr>
          <w:spacing w:val="-15"/>
        </w:rPr>
        <w:t xml:space="preserve"> </w:t>
      </w:r>
      <w:r>
        <w:t>nonstandard</w:t>
      </w:r>
      <w:r>
        <w:rPr>
          <w:spacing w:val="-15"/>
        </w:rPr>
        <w:t xml:space="preserve"> </w:t>
      </w:r>
      <w:r>
        <w:t>hours</w:t>
      </w:r>
      <w:r>
        <w:rPr>
          <w:spacing w:val="-16"/>
        </w:rPr>
        <w:t xml:space="preserve"> </w:t>
      </w:r>
      <w:r>
        <w:t>of</w:t>
      </w:r>
      <w:r>
        <w:rPr>
          <w:spacing w:val="-15"/>
        </w:rPr>
        <w:t xml:space="preserve"> </w:t>
      </w:r>
      <w:r>
        <w:t>child</w:t>
      </w:r>
      <w:r>
        <w:rPr>
          <w:spacing w:val="-15"/>
        </w:rPr>
        <w:t xml:space="preserve"> </w:t>
      </w:r>
      <w:r>
        <w:t>care</w:t>
      </w:r>
      <w:r>
        <w:rPr>
          <w:spacing w:val="-15"/>
        </w:rPr>
        <w:t xml:space="preserve"> </w:t>
      </w:r>
      <w:r>
        <w:t>that</w:t>
      </w:r>
      <w:r>
        <w:rPr>
          <w:spacing w:val="-16"/>
        </w:rPr>
        <w:t xml:space="preserve"> </w:t>
      </w:r>
      <w:r>
        <w:t>month</w:t>
      </w:r>
      <w:r>
        <w:rPr>
          <w:spacing w:val="-38"/>
        </w:rPr>
        <w:t xml:space="preserve"> </w:t>
      </w:r>
      <w:r>
        <w:rPr>
          <w:w w:val="80"/>
        </w:rPr>
        <w:t xml:space="preserve">. </w:t>
      </w:r>
      <w:r>
        <w:t>Enter</w:t>
      </w:r>
      <w:r>
        <w:rPr>
          <w:spacing w:val="-13"/>
        </w:rPr>
        <w:t xml:space="preserve"> </w:t>
      </w:r>
      <w:r>
        <w:t>“1”</w:t>
      </w:r>
      <w:r>
        <w:rPr>
          <w:spacing w:val="-13"/>
        </w:rPr>
        <w:t xml:space="preserve"> </w:t>
      </w:r>
      <w:r>
        <w:t>in</w:t>
      </w:r>
      <w:r>
        <w:rPr>
          <w:spacing w:val="-13"/>
        </w:rPr>
        <w:t xml:space="preserve"> </w:t>
      </w:r>
      <w:r>
        <w:t>the</w:t>
      </w:r>
      <w:r>
        <w:rPr>
          <w:spacing w:val="-13"/>
        </w:rPr>
        <w:t xml:space="preserve"> </w:t>
      </w:r>
      <w:r>
        <w:t>“Total</w:t>
      </w:r>
      <w:r>
        <w:rPr>
          <w:spacing w:val="-13"/>
        </w:rPr>
        <w:t xml:space="preserve"> </w:t>
      </w:r>
      <w:r>
        <w:t>Units”</w:t>
      </w:r>
      <w:r>
        <w:rPr>
          <w:spacing w:val="-13"/>
        </w:rPr>
        <w:t xml:space="preserve"> </w:t>
      </w:r>
      <w:r>
        <w:t>box</w:t>
      </w:r>
      <w:r>
        <w:rPr>
          <w:spacing w:val="-13"/>
        </w:rPr>
        <w:t xml:space="preserve"> </w:t>
      </w:r>
      <w:r>
        <w:t>on</w:t>
      </w:r>
      <w:r>
        <w:rPr>
          <w:spacing w:val="-13"/>
        </w:rPr>
        <w:t xml:space="preserve"> </w:t>
      </w:r>
      <w:r>
        <w:t>the</w:t>
      </w:r>
      <w:r>
        <w:rPr>
          <w:spacing w:val="-13"/>
        </w:rPr>
        <w:t xml:space="preserve"> </w:t>
      </w:r>
      <w:r>
        <w:t>invoice</w:t>
      </w:r>
      <w:r>
        <w:rPr>
          <w:spacing w:val="-38"/>
        </w:rPr>
        <w:t xml:space="preserve"> </w:t>
      </w:r>
      <w:r>
        <w:rPr>
          <w:w w:val="80"/>
        </w:rPr>
        <w:t xml:space="preserve">. </w:t>
      </w:r>
      <w:r>
        <w:t>If you provided fewer than 30 hours of nonstandard hours of care that month, do not claim for the</w:t>
      </w:r>
    </w:p>
    <w:p w14:paraId="1A110248" w14:textId="77777777" w:rsidR="00D75A5E" w:rsidRDefault="00A64706">
      <w:pPr>
        <w:pStyle w:val="BodyText"/>
        <w:spacing w:line="264" w:lineRule="auto"/>
        <w:ind w:right="713"/>
      </w:pPr>
      <w:r>
        <w:rPr>
          <w:w w:val="95"/>
        </w:rPr>
        <w:t>NSHB</w:t>
      </w:r>
      <w:r>
        <w:rPr>
          <w:spacing w:val="-35"/>
          <w:w w:val="95"/>
        </w:rPr>
        <w:t xml:space="preserve"> </w:t>
      </w:r>
      <w:r>
        <w:rPr>
          <w:w w:val="75"/>
        </w:rPr>
        <w:t>.</w:t>
      </w:r>
      <w:r>
        <w:rPr>
          <w:spacing w:val="-8"/>
          <w:w w:val="95"/>
        </w:rPr>
        <w:t xml:space="preserve"> </w:t>
      </w:r>
      <w:r>
        <w:rPr>
          <w:w w:val="95"/>
        </w:rPr>
        <w:t>Enter</w:t>
      </w:r>
      <w:r>
        <w:rPr>
          <w:spacing w:val="-8"/>
          <w:w w:val="95"/>
        </w:rPr>
        <w:t xml:space="preserve"> </w:t>
      </w:r>
      <w:r>
        <w:rPr>
          <w:w w:val="95"/>
        </w:rPr>
        <w:t>“0”</w:t>
      </w:r>
      <w:r>
        <w:rPr>
          <w:spacing w:val="-8"/>
          <w:w w:val="95"/>
        </w:rPr>
        <w:t xml:space="preserve"> </w:t>
      </w:r>
      <w:r>
        <w:rPr>
          <w:w w:val="95"/>
        </w:rPr>
        <w:t>in</w:t>
      </w:r>
      <w:r>
        <w:rPr>
          <w:spacing w:val="-8"/>
          <w:w w:val="95"/>
        </w:rPr>
        <w:t xml:space="preserve"> </w:t>
      </w:r>
      <w:r>
        <w:rPr>
          <w:w w:val="95"/>
        </w:rPr>
        <w:t>the</w:t>
      </w:r>
      <w:r>
        <w:rPr>
          <w:spacing w:val="-8"/>
          <w:w w:val="95"/>
        </w:rPr>
        <w:t xml:space="preserve"> </w:t>
      </w:r>
      <w:r>
        <w:rPr>
          <w:w w:val="95"/>
        </w:rPr>
        <w:t>“Total</w:t>
      </w:r>
      <w:r>
        <w:rPr>
          <w:spacing w:val="-8"/>
          <w:w w:val="95"/>
        </w:rPr>
        <w:t xml:space="preserve"> </w:t>
      </w:r>
      <w:r>
        <w:rPr>
          <w:w w:val="95"/>
        </w:rPr>
        <w:t>Units”</w:t>
      </w:r>
      <w:r>
        <w:rPr>
          <w:spacing w:val="-8"/>
          <w:w w:val="95"/>
        </w:rPr>
        <w:t xml:space="preserve"> </w:t>
      </w:r>
      <w:r>
        <w:rPr>
          <w:w w:val="95"/>
        </w:rPr>
        <w:t>box</w:t>
      </w:r>
      <w:r>
        <w:rPr>
          <w:spacing w:val="-8"/>
          <w:w w:val="95"/>
        </w:rPr>
        <w:t xml:space="preserve"> </w:t>
      </w:r>
      <w:r>
        <w:rPr>
          <w:w w:val="95"/>
        </w:rPr>
        <w:t>on</w:t>
      </w:r>
      <w:r>
        <w:rPr>
          <w:spacing w:val="-8"/>
          <w:w w:val="95"/>
        </w:rPr>
        <w:t xml:space="preserve"> </w:t>
      </w:r>
      <w:r>
        <w:rPr>
          <w:w w:val="95"/>
        </w:rPr>
        <w:t xml:space="preserve">the </w:t>
      </w:r>
      <w:r>
        <w:t>invoice</w:t>
      </w:r>
      <w:r>
        <w:rPr>
          <w:spacing w:val="-38"/>
        </w:rPr>
        <w:t xml:space="preserve"> </w:t>
      </w:r>
      <w:r>
        <w:rPr>
          <w:w w:val="75"/>
        </w:rPr>
        <w:t>.</w:t>
      </w:r>
    </w:p>
    <w:p w14:paraId="1991378F" w14:textId="77777777" w:rsidR="00D75A5E" w:rsidRDefault="00A64706">
      <w:pPr>
        <w:pStyle w:val="BodyText"/>
        <w:spacing w:before="176" w:line="264" w:lineRule="auto"/>
        <w:ind w:right="779"/>
      </w:pPr>
      <w:r>
        <w:t>If you are authorized to provide care during nonstandard hours and provided at least 30 hours of</w:t>
      </w:r>
      <w:r>
        <w:rPr>
          <w:spacing w:val="-14"/>
        </w:rPr>
        <w:t xml:space="preserve"> </w:t>
      </w:r>
      <w:r>
        <w:t>care</w:t>
      </w:r>
      <w:r>
        <w:rPr>
          <w:spacing w:val="-14"/>
        </w:rPr>
        <w:t xml:space="preserve"> </w:t>
      </w:r>
      <w:r>
        <w:t>during</w:t>
      </w:r>
      <w:r>
        <w:rPr>
          <w:spacing w:val="-14"/>
        </w:rPr>
        <w:t xml:space="preserve"> </w:t>
      </w:r>
      <w:r>
        <w:t>the</w:t>
      </w:r>
      <w:r>
        <w:rPr>
          <w:spacing w:val="-14"/>
        </w:rPr>
        <w:t xml:space="preserve"> </w:t>
      </w:r>
      <w:r>
        <w:t>NSHB</w:t>
      </w:r>
      <w:r>
        <w:rPr>
          <w:spacing w:val="-14"/>
        </w:rPr>
        <w:t xml:space="preserve"> </w:t>
      </w:r>
      <w:r>
        <w:t>timeframe</w:t>
      </w:r>
      <w:r>
        <w:rPr>
          <w:spacing w:val="-14"/>
        </w:rPr>
        <w:t xml:space="preserve"> </w:t>
      </w:r>
      <w:r>
        <w:t>in</w:t>
      </w:r>
      <w:r>
        <w:rPr>
          <w:spacing w:val="-14"/>
        </w:rPr>
        <w:t xml:space="preserve"> </w:t>
      </w:r>
      <w:r>
        <w:t>a</w:t>
      </w:r>
      <w:r>
        <w:rPr>
          <w:spacing w:val="-14"/>
        </w:rPr>
        <w:t xml:space="preserve"> </w:t>
      </w:r>
      <w:r>
        <w:t>month,</w:t>
      </w:r>
      <w:r>
        <w:rPr>
          <w:spacing w:val="-14"/>
        </w:rPr>
        <w:t xml:space="preserve"> </w:t>
      </w:r>
      <w:r>
        <w:t>it</w:t>
      </w:r>
      <w:r>
        <w:rPr>
          <w:spacing w:val="-14"/>
        </w:rPr>
        <w:t xml:space="preserve"> </w:t>
      </w:r>
      <w:r>
        <w:t>is recommended that you claim your NSHB on your invoice each month that you provide care</w:t>
      </w:r>
      <w:r>
        <w:rPr>
          <w:spacing w:val="-29"/>
        </w:rPr>
        <w:t xml:space="preserve"> </w:t>
      </w:r>
      <w:r>
        <w:rPr>
          <w:w w:val="80"/>
        </w:rPr>
        <w:t>.</w:t>
      </w:r>
    </w:p>
    <w:p w14:paraId="730D33A6" w14:textId="77777777" w:rsidR="00D75A5E" w:rsidRDefault="00A64706">
      <w:pPr>
        <w:pStyle w:val="BodyText"/>
        <w:spacing w:before="176" w:line="264" w:lineRule="auto"/>
        <w:ind w:right="713"/>
      </w:pPr>
      <w:r>
        <w:t>If</w:t>
      </w:r>
      <w:r>
        <w:rPr>
          <w:spacing w:val="-3"/>
        </w:rPr>
        <w:t xml:space="preserve"> </w:t>
      </w:r>
      <w:r>
        <w:t>authorized</w:t>
      </w:r>
      <w:r>
        <w:rPr>
          <w:spacing w:val="-3"/>
        </w:rPr>
        <w:t xml:space="preserve"> </w:t>
      </w:r>
      <w:r>
        <w:t>a</w:t>
      </w:r>
      <w:r>
        <w:rPr>
          <w:spacing w:val="-3"/>
        </w:rPr>
        <w:t xml:space="preserve"> </w:t>
      </w:r>
      <w:r>
        <w:t>partial</w:t>
      </w:r>
      <w:r>
        <w:rPr>
          <w:spacing w:val="-3"/>
        </w:rPr>
        <w:t xml:space="preserve"> </w:t>
      </w:r>
      <w:r>
        <w:t>month,</w:t>
      </w:r>
      <w:r>
        <w:rPr>
          <w:spacing w:val="-3"/>
        </w:rPr>
        <w:t xml:space="preserve"> </w:t>
      </w:r>
      <w:r>
        <w:t>you</w:t>
      </w:r>
      <w:r>
        <w:rPr>
          <w:spacing w:val="-3"/>
        </w:rPr>
        <w:t xml:space="preserve"> </w:t>
      </w:r>
      <w:r>
        <w:t>must</w:t>
      </w:r>
      <w:r>
        <w:rPr>
          <w:spacing w:val="-3"/>
        </w:rPr>
        <w:t xml:space="preserve"> </w:t>
      </w:r>
      <w:r>
        <w:t>ensure</w:t>
      </w:r>
      <w:r>
        <w:rPr>
          <w:spacing w:val="-3"/>
        </w:rPr>
        <w:t xml:space="preserve"> </w:t>
      </w:r>
      <w:r>
        <w:t xml:space="preserve">that the nonstandard care provided within the partial </w:t>
      </w:r>
      <w:r>
        <w:rPr>
          <w:w w:val="95"/>
        </w:rPr>
        <w:t>month authorized meets the 30-hour minimum</w:t>
      </w:r>
      <w:r>
        <w:rPr>
          <w:spacing w:val="-25"/>
          <w:w w:val="95"/>
        </w:rPr>
        <w:t xml:space="preserve"> </w:t>
      </w:r>
      <w:r>
        <w:rPr>
          <w:w w:val="80"/>
        </w:rPr>
        <w:t xml:space="preserve">. </w:t>
      </w:r>
      <w:r>
        <w:rPr>
          <w:w w:val="95"/>
        </w:rPr>
        <w:t xml:space="preserve">For </w:t>
      </w:r>
      <w:r>
        <w:t>example, if you are authorized beginning the 15th</w:t>
      </w:r>
    </w:p>
    <w:p w14:paraId="5C836B2D" w14:textId="77777777" w:rsidR="00D75A5E" w:rsidRDefault="00A64706">
      <w:pPr>
        <w:pStyle w:val="BodyText"/>
        <w:spacing w:line="264" w:lineRule="auto"/>
        <w:ind w:right="713"/>
      </w:pPr>
      <w:r>
        <w:t>of the month through the end of that month, you must</w:t>
      </w:r>
      <w:r>
        <w:rPr>
          <w:spacing w:val="-12"/>
        </w:rPr>
        <w:t xml:space="preserve"> </w:t>
      </w:r>
      <w:r>
        <w:t>provide</w:t>
      </w:r>
      <w:r>
        <w:rPr>
          <w:spacing w:val="-12"/>
        </w:rPr>
        <w:t xml:space="preserve"> </w:t>
      </w:r>
      <w:r>
        <w:t>30</w:t>
      </w:r>
      <w:r>
        <w:rPr>
          <w:spacing w:val="-12"/>
        </w:rPr>
        <w:t xml:space="preserve"> </w:t>
      </w:r>
      <w:r>
        <w:t>or</w:t>
      </w:r>
      <w:r>
        <w:rPr>
          <w:spacing w:val="-12"/>
        </w:rPr>
        <w:t xml:space="preserve"> </w:t>
      </w:r>
      <w:r>
        <w:t>more</w:t>
      </w:r>
      <w:r>
        <w:rPr>
          <w:spacing w:val="-12"/>
        </w:rPr>
        <w:t xml:space="preserve"> </w:t>
      </w:r>
      <w:r>
        <w:t>nonstandard</w:t>
      </w:r>
      <w:r>
        <w:rPr>
          <w:spacing w:val="-12"/>
        </w:rPr>
        <w:t xml:space="preserve"> </w:t>
      </w:r>
      <w:r>
        <w:t>hours</w:t>
      </w:r>
      <w:r>
        <w:rPr>
          <w:spacing w:val="-12"/>
        </w:rPr>
        <w:t xml:space="preserve"> </w:t>
      </w:r>
      <w:r>
        <w:t>of</w:t>
      </w:r>
      <w:r>
        <w:rPr>
          <w:spacing w:val="-12"/>
        </w:rPr>
        <w:t xml:space="preserve"> </w:t>
      </w:r>
      <w:r>
        <w:t>care between</w:t>
      </w:r>
      <w:r>
        <w:rPr>
          <w:spacing w:val="-10"/>
        </w:rPr>
        <w:t xml:space="preserve"> </w:t>
      </w:r>
      <w:r>
        <w:t>the</w:t>
      </w:r>
      <w:r>
        <w:rPr>
          <w:spacing w:val="-10"/>
        </w:rPr>
        <w:t xml:space="preserve"> </w:t>
      </w:r>
      <w:r>
        <w:t>15th</w:t>
      </w:r>
      <w:r>
        <w:rPr>
          <w:spacing w:val="-10"/>
        </w:rPr>
        <w:t xml:space="preserve"> </w:t>
      </w:r>
      <w:r>
        <w:t>and</w:t>
      </w:r>
      <w:r>
        <w:rPr>
          <w:spacing w:val="-10"/>
        </w:rPr>
        <w:t xml:space="preserve"> </w:t>
      </w:r>
      <w:r>
        <w:t>end</w:t>
      </w:r>
      <w:r>
        <w:rPr>
          <w:spacing w:val="-10"/>
        </w:rPr>
        <w:t xml:space="preserve"> </w:t>
      </w:r>
      <w:r>
        <w:t>of</w:t>
      </w:r>
      <w:r>
        <w:rPr>
          <w:spacing w:val="-10"/>
        </w:rPr>
        <w:t xml:space="preserve"> </w:t>
      </w:r>
      <w:r>
        <w:t>the</w:t>
      </w:r>
      <w:r>
        <w:rPr>
          <w:spacing w:val="-10"/>
        </w:rPr>
        <w:t xml:space="preserve"> </w:t>
      </w:r>
      <w:r>
        <w:t>month</w:t>
      </w:r>
      <w:r>
        <w:rPr>
          <w:spacing w:val="-10"/>
        </w:rPr>
        <w:t xml:space="preserve"> </w:t>
      </w:r>
      <w:r>
        <w:t>to</w:t>
      </w:r>
      <w:r>
        <w:rPr>
          <w:spacing w:val="-10"/>
        </w:rPr>
        <w:t xml:space="preserve"> </w:t>
      </w:r>
      <w:r>
        <w:t>claim</w:t>
      </w:r>
      <w:r>
        <w:rPr>
          <w:spacing w:val="-10"/>
        </w:rPr>
        <w:t xml:space="preserve"> </w:t>
      </w:r>
      <w:r>
        <w:t xml:space="preserve">the </w:t>
      </w:r>
      <w:r>
        <w:lastRenderedPageBreak/>
        <w:t>NSHB for that month</w:t>
      </w:r>
      <w:r>
        <w:rPr>
          <w:spacing w:val="-23"/>
        </w:rPr>
        <w:t xml:space="preserve"> </w:t>
      </w:r>
      <w:r>
        <w:rPr>
          <w:w w:val="80"/>
        </w:rPr>
        <w:t>.</w:t>
      </w:r>
    </w:p>
    <w:p w14:paraId="38B39190" w14:textId="77777777" w:rsidR="00D75A5E" w:rsidRDefault="00D75A5E">
      <w:pPr>
        <w:pStyle w:val="BodyText"/>
        <w:spacing w:line="264" w:lineRule="auto"/>
        <w:sectPr w:rsidR="00D75A5E">
          <w:pgSz w:w="12240" w:h="15840"/>
          <w:pgMar w:top="940" w:right="360" w:bottom="760" w:left="720" w:header="0" w:footer="566" w:gutter="0"/>
          <w:cols w:num="2" w:space="720" w:equalWidth="0">
            <w:col w:w="5051" w:space="349"/>
            <w:col w:w="5760"/>
          </w:cols>
        </w:sectPr>
      </w:pPr>
    </w:p>
    <w:p w14:paraId="5BE41096" w14:textId="77777777" w:rsidR="00D75A5E" w:rsidRDefault="00A64706">
      <w:pPr>
        <w:pStyle w:val="Heading3"/>
        <w:spacing w:before="88"/>
      </w:pPr>
      <w:r>
        <w:rPr>
          <w:noProof/>
        </w:rPr>
        <w:lastRenderedPageBreak/>
        <mc:AlternateContent>
          <mc:Choice Requires="wps">
            <w:drawing>
              <wp:anchor distT="0" distB="0" distL="0" distR="0" simplePos="0" relativeHeight="251658281" behindDoc="1" locked="0" layoutInCell="1" allowOverlap="1" wp14:anchorId="5ED54F1F" wp14:editId="3849541E">
                <wp:simplePos x="0" y="0"/>
                <wp:positionH relativeFrom="page">
                  <wp:posOffset>3886200</wp:posOffset>
                </wp:positionH>
                <wp:positionV relativeFrom="page">
                  <wp:posOffset>685800</wp:posOffset>
                </wp:positionV>
                <wp:extent cx="1270" cy="846963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469630"/>
                        </a:xfrm>
                        <a:custGeom>
                          <a:avLst/>
                          <a:gdLst/>
                          <a:ahLst/>
                          <a:cxnLst/>
                          <a:rect l="l" t="t" r="r" b="b"/>
                          <a:pathLst>
                            <a:path h="8469630">
                              <a:moveTo>
                                <a:pt x="0" y="0"/>
                              </a:moveTo>
                              <a:lnTo>
                                <a:pt x="0" y="8469058"/>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261CE689">
              <v:shape id="Graphic 62" style="position:absolute;margin-left:306pt;margin-top:54pt;width:.1pt;height:666.9pt;z-index:-16317440;visibility:visible;mso-wrap-style:square;mso-wrap-distance-left:0;mso-wrap-distance-top:0;mso-wrap-distance-right:0;mso-wrap-distance-bottom:0;mso-position-horizontal:absolute;mso-position-horizontal-relative:page;mso-position-vertical:absolute;mso-position-vertical-relative:page;v-text-anchor:top" coordsize="1270,8469630" o:spid="_x0000_s1026" filled="f" strokeweight=".5pt" path="m,l,846905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" w14:anchorId="58AF24EF">
                <v:path arrowok="t"/>
                <w10:wrap anchorx="page" anchory="page"/>
              </v:shape>
            </w:pict>
          </mc:Fallback>
        </mc:AlternateContent>
      </w:r>
      <w:r>
        <w:rPr>
          <w:color w:val="4D4D4F"/>
          <w:spacing w:val="2"/>
          <w:w w:val="75"/>
        </w:rPr>
        <w:t>UNPLANNED</w:t>
      </w:r>
      <w:r>
        <w:rPr>
          <w:color w:val="4D4D4F"/>
          <w:spacing w:val="28"/>
        </w:rPr>
        <w:t xml:space="preserve"> </w:t>
      </w:r>
      <w:r>
        <w:rPr>
          <w:color w:val="4D4D4F"/>
          <w:spacing w:val="-2"/>
          <w:w w:val="90"/>
        </w:rPr>
        <w:t>TERMINATIONS</w:t>
      </w:r>
    </w:p>
    <w:p w14:paraId="575D2B13" w14:textId="77777777" w:rsidR="00D75A5E" w:rsidRDefault="00A64706">
      <w:pPr>
        <w:pStyle w:val="BodyText"/>
        <w:spacing w:before="64" w:line="264" w:lineRule="auto"/>
      </w:pPr>
      <w:r>
        <w:t>Sometimes,</w:t>
      </w:r>
      <w:r>
        <w:rPr>
          <w:spacing w:val="-7"/>
        </w:rPr>
        <w:t xml:space="preserve"> </w:t>
      </w:r>
      <w:r>
        <w:t>a</w:t>
      </w:r>
      <w:r>
        <w:rPr>
          <w:spacing w:val="-7"/>
        </w:rPr>
        <w:t xml:space="preserve"> </w:t>
      </w:r>
      <w:r>
        <w:t>family</w:t>
      </w:r>
      <w:r>
        <w:rPr>
          <w:spacing w:val="-7"/>
        </w:rPr>
        <w:t xml:space="preserve"> </w:t>
      </w:r>
      <w:r>
        <w:t>becomes</w:t>
      </w:r>
      <w:r>
        <w:rPr>
          <w:spacing w:val="-7"/>
        </w:rPr>
        <w:t xml:space="preserve"> </w:t>
      </w:r>
      <w:r>
        <w:t>ineligible</w:t>
      </w:r>
      <w:r>
        <w:rPr>
          <w:spacing w:val="-7"/>
        </w:rPr>
        <w:t xml:space="preserve"> </w:t>
      </w:r>
      <w:r>
        <w:t>for</w:t>
      </w:r>
      <w:r>
        <w:rPr>
          <w:spacing w:val="-7"/>
        </w:rPr>
        <w:t xml:space="preserve"> </w:t>
      </w:r>
      <w:r>
        <w:t>child</w:t>
      </w:r>
      <w:r>
        <w:rPr>
          <w:spacing w:val="-7"/>
        </w:rPr>
        <w:t xml:space="preserve"> </w:t>
      </w:r>
      <w:r>
        <w:t>care subsidy before the end of an authorization period</w:t>
      </w:r>
      <w:r>
        <w:rPr>
          <w:spacing w:val="-27"/>
        </w:rPr>
        <w:t xml:space="preserve"> </w:t>
      </w:r>
      <w:r>
        <w:rPr>
          <w:w w:val="80"/>
        </w:rPr>
        <w:t>.</w:t>
      </w:r>
    </w:p>
    <w:p w14:paraId="2C4A56EA" w14:textId="77777777" w:rsidR="00D75A5E" w:rsidRDefault="00A64706">
      <w:pPr>
        <w:pStyle w:val="BodyText"/>
        <w:spacing w:line="264" w:lineRule="auto"/>
        <w:ind w:right="272"/>
      </w:pPr>
      <w:r>
        <w:t>When this happens, DCYF will notify you and the family of an unplanned termination of child care</w:t>
      </w:r>
      <w:r>
        <w:rPr>
          <w:spacing w:val="40"/>
        </w:rPr>
        <w:t xml:space="preserve"> </w:t>
      </w:r>
      <w:r>
        <w:t>at</w:t>
      </w:r>
      <w:r>
        <w:rPr>
          <w:spacing w:val="-1"/>
        </w:rPr>
        <w:t xml:space="preserve"> </w:t>
      </w:r>
      <w:r>
        <w:t>the</w:t>
      </w:r>
      <w:r>
        <w:rPr>
          <w:spacing w:val="-1"/>
        </w:rPr>
        <w:t xml:space="preserve"> </w:t>
      </w:r>
      <w:r>
        <w:t>same</w:t>
      </w:r>
      <w:r>
        <w:rPr>
          <w:spacing w:val="-1"/>
        </w:rPr>
        <w:t xml:space="preserve"> </w:t>
      </w:r>
      <w:r>
        <w:t>time</w:t>
      </w:r>
      <w:r>
        <w:rPr>
          <w:spacing w:val="-1"/>
        </w:rPr>
        <w:t xml:space="preserve"> </w:t>
      </w:r>
      <w:r>
        <w:t>the</w:t>
      </w:r>
      <w:r>
        <w:rPr>
          <w:spacing w:val="-1"/>
        </w:rPr>
        <w:t xml:space="preserve"> </w:t>
      </w:r>
      <w:r>
        <w:t>family</w:t>
      </w:r>
      <w:r>
        <w:rPr>
          <w:spacing w:val="-1"/>
        </w:rPr>
        <w:t xml:space="preserve"> </w:t>
      </w:r>
      <w:r>
        <w:t>is</w:t>
      </w:r>
      <w:r>
        <w:rPr>
          <w:spacing w:val="-1"/>
        </w:rPr>
        <w:t xml:space="preserve"> </w:t>
      </w:r>
      <w:r>
        <w:t>notified</w:t>
      </w:r>
      <w:r>
        <w:rPr>
          <w:spacing w:val="-34"/>
        </w:rPr>
        <w:t xml:space="preserve"> </w:t>
      </w:r>
      <w:r>
        <w:rPr>
          <w:w w:val="80"/>
        </w:rPr>
        <w:t xml:space="preserve">. </w:t>
      </w:r>
      <w:r>
        <w:t>If</w:t>
      </w:r>
      <w:r>
        <w:rPr>
          <w:spacing w:val="-1"/>
        </w:rPr>
        <w:t xml:space="preserve"> </w:t>
      </w:r>
      <w:r>
        <w:t>you</w:t>
      </w:r>
      <w:r>
        <w:rPr>
          <w:spacing w:val="-1"/>
        </w:rPr>
        <w:t xml:space="preserve"> </w:t>
      </w:r>
      <w:r>
        <w:t xml:space="preserve">have </w:t>
      </w:r>
      <w:r>
        <w:rPr>
          <w:spacing w:val="-2"/>
        </w:rPr>
        <w:t>given</w:t>
      </w:r>
      <w:r>
        <w:rPr>
          <w:spacing w:val="-14"/>
        </w:rPr>
        <w:t xml:space="preserve"> </w:t>
      </w:r>
      <w:r>
        <w:rPr>
          <w:spacing w:val="-2"/>
        </w:rPr>
        <w:t>an</w:t>
      </w:r>
      <w:r>
        <w:rPr>
          <w:spacing w:val="-13"/>
        </w:rPr>
        <w:t xml:space="preserve"> </w:t>
      </w:r>
      <w:r>
        <w:rPr>
          <w:spacing w:val="-2"/>
        </w:rPr>
        <w:t>email</w:t>
      </w:r>
      <w:r>
        <w:rPr>
          <w:spacing w:val="-13"/>
        </w:rPr>
        <w:t xml:space="preserve"> </w:t>
      </w:r>
      <w:r>
        <w:rPr>
          <w:spacing w:val="-2"/>
        </w:rPr>
        <w:t>address</w:t>
      </w:r>
      <w:r>
        <w:rPr>
          <w:spacing w:val="-14"/>
        </w:rPr>
        <w:t xml:space="preserve"> </w:t>
      </w:r>
      <w:r>
        <w:rPr>
          <w:spacing w:val="-2"/>
        </w:rPr>
        <w:t>to</w:t>
      </w:r>
      <w:r>
        <w:rPr>
          <w:spacing w:val="-13"/>
        </w:rPr>
        <w:t xml:space="preserve"> </w:t>
      </w:r>
      <w:r>
        <w:rPr>
          <w:spacing w:val="-2"/>
        </w:rPr>
        <w:t>DCYF,</w:t>
      </w:r>
      <w:r>
        <w:rPr>
          <w:spacing w:val="-13"/>
        </w:rPr>
        <w:t xml:space="preserve"> </w:t>
      </w:r>
      <w:r>
        <w:rPr>
          <w:spacing w:val="-2"/>
        </w:rPr>
        <w:t>you</w:t>
      </w:r>
      <w:r>
        <w:rPr>
          <w:spacing w:val="-13"/>
        </w:rPr>
        <w:t xml:space="preserve"> </w:t>
      </w:r>
      <w:r>
        <w:rPr>
          <w:spacing w:val="-2"/>
        </w:rPr>
        <w:t>will</w:t>
      </w:r>
      <w:r>
        <w:rPr>
          <w:spacing w:val="-14"/>
        </w:rPr>
        <w:t xml:space="preserve"> </w:t>
      </w:r>
      <w:r>
        <w:rPr>
          <w:spacing w:val="-2"/>
        </w:rPr>
        <w:t>receive</w:t>
      </w:r>
      <w:r>
        <w:rPr>
          <w:spacing w:val="-13"/>
        </w:rPr>
        <w:t xml:space="preserve"> </w:t>
      </w:r>
      <w:r>
        <w:rPr>
          <w:spacing w:val="-2"/>
        </w:rPr>
        <w:t xml:space="preserve">an </w:t>
      </w:r>
      <w:r>
        <w:t>email notification as well as standard mail</w:t>
      </w:r>
      <w:r>
        <w:rPr>
          <w:spacing w:val="-27"/>
        </w:rPr>
        <w:t xml:space="preserve"> </w:t>
      </w:r>
      <w:r>
        <w:rPr>
          <w:w w:val="80"/>
        </w:rPr>
        <w:t>.</w:t>
      </w:r>
    </w:p>
    <w:p w14:paraId="3AF50EC6" w14:textId="6A1BB7E5" w:rsidR="00D75A5E" w:rsidDel="00A303A7" w:rsidRDefault="00A64706" w:rsidP="00A303A7">
      <w:pPr>
        <w:pStyle w:val="BodyText"/>
        <w:spacing w:before="175" w:line="264" w:lineRule="auto"/>
        <w:ind w:right="29"/>
        <w:rPr>
          <w:del w:id="288" w:author="James, Christin (DCYF)" w:date="2026-07-01T07:36:00Z" w16du:dateUtc="2026-07-01T14:36:00Z"/>
        </w:rPr>
      </w:pPr>
      <w:r>
        <w:rPr>
          <w:spacing w:val="-4"/>
        </w:rPr>
        <w:t>DCYF</w:t>
      </w:r>
      <w:r>
        <w:rPr>
          <w:spacing w:val="-7"/>
        </w:rPr>
        <w:t xml:space="preserve"> </w:t>
      </w:r>
      <w:r>
        <w:rPr>
          <w:spacing w:val="-4"/>
        </w:rPr>
        <w:t>is</w:t>
      </w:r>
      <w:r>
        <w:rPr>
          <w:spacing w:val="-7"/>
        </w:rPr>
        <w:t xml:space="preserve"> </w:t>
      </w:r>
      <w:r>
        <w:rPr>
          <w:spacing w:val="-4"/>
        </w:rPr>
        <w:t>required</w:t>
      </w:r>
      <w:r>
        <w:rPr>
          <w:spacing w:val="-7"/>
        </w:rPr>
        <w:t xml:space="preserve"> </w:t>
      </w:r>
      <w:r>
        <w:rPr>
          <w:spacing w:val="-4"/>
        </w:rPr>
        <w:t>to</w:t>
      </w:r>
      <w:r>
        <w:rPr>
          <w:spacing w:val="-7"/>
        </w:rPr>
        <w:t xml:space="preserve"> </w:t>
      </w:r>
      <w:r>
        <w:rPr>
          <w:spacing w:val="-4"/>
        </w:rPr>
        <w:t>give</w:t>
      </w:r>
      <w:r>
        <w:rPr>
          <w:spacing w:val="-7"/>
        </w:rPr>
        <w:t xml:space="preserve"> </w:t>
      </w:r>
      <w:r>
        <w:rPr>
          <w:spacing w:val="-4"/>
        </w:rPr>
        <w:t>you</w:t>
      </w:r>
      <w:r>
        <w:rPr>
          <w:spacing w:val="-7"/>
        </w:rPr>
        <w:t xml:space="preserve"> </w:t>
      </w:r>
      <w:r>
        <w:rPr>
          <w:spacing w:val="-4"/>
        </w:rPr>
        <w:t>10</w:t>
      </w:r>
      <w:r>
        <w:rPr>
          <w:spacing w:val="-7"/>
        </w:rPr>
        <w:t xml:space="preserve"> </w:t>
      </w:r>
      <w:r>
        <w:rPr>
          <w:spacing w:val="-4"/>
        </w:rPr>
        <w:t>calendar</w:t>
      </w:r>
      <w:r>
        <w:rPr>
          <w:spacing w:val="-7"/>
        </w:rPr>
        <w:t xml:space="preserve"> </w:t>
      </w:r>
      <w:r>
        <w:rPr>
          <w:spacing w:val="-4"/>
        </w:rPr>
        <w:t>days</w:t>
      </w:r>
      <w:r>
        <w:rPr>
          <w:spacing w:val="-7"/>
        </w:rPr>
        <w:t xml:space="preserve"> </w:t>
      </w:r>
      <w:r>
        <w:rPr>
          <w:spacing w:val="-4"/>
        </w:rPr>
        <w:t xml:space="preserve">written </w:t>
      </w:r>
      <w:r>
        <w:t>notice before an unplanned termination, and you may</w:t>
      </w:r>
      <w:r>
        <w:rPr>
          <w:spacing w:val="-16"/>
        </w:rPr>
        <w:t xml:space="preserve"> </w:t>
      </w:r>
      <w:r>
        <w:t>claim</w:t>
      </w:r>
      <w:r>
        <w:rPr>
          <w:spacing w:val="-15"/>
        </w:rPr>
        <w:t xml:space="preserve"> </w:t>
      </w:r>
      <w:r>
        <w:t>for</w:t>
      </w:r>
      <w:r>
        <w:rPr>
          <w:spacing w:val="-15"/>
        </w:rPr>
        <w:t xml:space="preserve"> </w:t>
      </w:r>
      <w:r>
        <w:t>those</w:t>
      </w:r>
      <w:r>
        <w:rPr>
          <w:spacing w:val="-16"/>
        </w:rPr>
        <w:t xml:space="preserve"> </w:t>
      </w:r>
      <w:r>
        <w:t>10</w:t>
      </w:r>
      <w:r>
        <w:rPr>
          <w:spacing w:val="-15"/>
        </w:rPr>
        <w:t xml:space="preserve"> </w:t>
      </w:r>
      <w:r>
        <w:t>days</w:t>
      </w:r>
      <w:r>
        <w:rPr>
          <w:spacing w:val="-38"/>
        </w:rPr>
        <w:t xml:space="preserve"> </w:t>
      </w:r>
      <w:ins w:id="289" w:author="James, Christin (DCYF)" w:date="2026-07-01T07:37:00Z" w16du:dateUtc="2026-07-01T14:37:00Z">
        <w:r w:rsidR="00A303A7">
          <w:rPr>
            <w:spacing w:val="-38"/>
          </w:rPr>
          <w:t xml:space="preserve"> </w:t>
        </w:r>
        <w:r w:rsidR="00A303A7" w:rsidRPr="00A303A7">
          <w:rPr>
            <w:rPrChange w:id="290" w:author="James, Christin (DCYF)" w:date="2026-07-01T07:37:00Z" w16du:dateUtc="2026-07-01T14:37:00Z">
              <w:rPr>
                <w:spacing w:val="-38"/>
              </w:rPr>
            </w:rPrChange>
          </w:rPr>
          <w:t>based on attendance based</w:t>
        </w:r>
      </w:ins>
      <w:ins w:id="291" w:author="James, Christin (DCYF)" w:date="2026-07-01T13:41:00Z" w16du:dateUtc="2026-07-01T20:41:00Z">
        <w:r w:rsidR="00F20E6C">
          <w:t xml:space="preserve"> claiming tiers</w:t>
        </w:r>
      </w:ins>
      <w:r w:rsidRPr="00A303A7">
        <w:rPr>
          <w:rPrChange w:id="292" w:author="James, Christin (DCYF)" w:date="2026-07-01T07:37:00Z" w16du:dateUtc="2026-07-01T14:37:00Z">
            <w:rPr>
              <w:w w:val="80"/>
            </w:rPr>
          </w:rPrChange>
        </w:rPr>
        <w:t>.</w:t>
      </w:r>
      <w:r>
        <w:rPr>
          <w:spacing w:val="-3"/>
          <w:w w:val="80"/>
        </w:rPr>
        <w:t xml:space="preserve"> </w:t>
      </w:r>
      <w:ins w:id="293" w:author="James, Christin (DCYF)" w:date="2026-07-01T07:39:00Z" w16du:dateUtc="2026-07-01T14:39:00Z">
        <w:r w:rsidR="002374B5" w:rsidRPr="002374B5">
          <w:rPr>
            <w:rPrChange w:id="294" w:author="James, Christin (DCYF)" w:date="2026-07-01T07:40:00Z" w16du:dateUtc="2026-07-01T14:40:00Z">
              <w:rPr>
                <w:spacing w:val="-3"/>
                <w:w w:val="80"/>
              </w:rPr>
            </w:rPrChange>
          </w:rPr>
          <w:t xml:space="preserve">If the 10 day notice goes into the next month, you may claim for care based on attendance based </w:t>
        </w:r>
      </w:ins>
      <w:ins w:id="295" w:author="James, Christin (DCYF)" w:date="2026-07-01T13:41:00Z" w16du:dateUtc="2026-07-01T20:41:00Z">
        <w:r w:rsidR="00F20E6C">
          <w:t>claiming tiers</w:t>
        </w:r>
      </w:ins>
      <w:ins w:id="296" w:author="James, Christin (DCYF)" w:date="2026-07-01T07:39:00Z" w16du:dateUtc="2026-07-01T14:39:00Z">
        <w:r w:rsidR="002374B5" w:rsidRPr="002374B5">
          <w:rPr>
            <w:rPrChange w:id="297" w:author="James, Christin (DCYF)" w:date="2026-07-01T07:40:00Z" w16du:dateUtc="2026-07-01T14:40:00Z">
              <w:rPr>
                <w:spacing w:val="-3"/>
                <w:w w:val="80"/>
              </w:rPr>
            </w:rPrChange>
          </w:rPr>
          <w:t xml:space="preserve"> for that month. For example, if the termination extends into the next month to the 5th of that month, and the child does attend 1 day, you may claim based on</w:t>
        </w:r>
      </w:ins>
      <w:ins w:id="298" w:author="James, Christin (DCYF)" w:date="2026-07-01T07:40:00Z" w16du:dateUtc="2026-07-01T14:40:00Z">
        <w:r w:rsidR="002374B5" w:rsidRPr="002374B5">
          <w:rPr>
            <w:rPrChange w:id="299" w:author="James, Christin (DCYF)" w:date="2026-07-01T07:40:00Z" w16du:dateUtc="2026-07-01T14:40:00Z">
              <w:rPr>
                <w:spacing w:val="-3"/>
                <w:w w:val="80"/>
              </w:rPr>
            </w:rPrChange>
          </w:rPr>
          <w:t xml:space="preserve"> 1 day of attendance following the attendance based </w:t>
        </w:r>
      </w:ins>
      <w:ins w:id="300" w:author="James, Christin (DCYF)" w:date="2026-07-01T13:41:00Z" w16du:dateUtc="2026-07-01T20:41:00Z">
        <w:r w:rsidR="00F20E6C">
          <w:t>claiming</w:t>
        </w:r>
      </w:ins>
      <w:ins w:id="301" w:author="James, Christin (DCYF)" w:date="2026-07-01T07:40:00Z" w16du:dateUtc="2026-07-01T14:40:00Z">
        <w:r w:rsidR="002374B5" w:rsidRPr="002374B5">
          <w:rPr>
            <w:rPrChange w:id="302" w:author="James, Christin (DCYF)" w:date="2026-07-01T07:40:00Z" w16du:dateUtc="2026-07-01T14:40:00Z">
              <w:rPr>
                <w:spacing w:val="-3"/>
                <w:w w:val="80"/>
              </w:rPr>
            </w:rPrChange>
          </w:rPr>
          <w:t xml:space="preserve"> </w:t>
        </w:r>
      </w:ins>
      <w:ins w:id="303" w:author="James, Christin (DCYF)" w:date="2026-07-01T13:39:00Z" w16du:dateUtc="2026-07-01T20:39:00Z">
        <w:r w:rsidR="00F20E6C">
          <w:t>tiers</w:t>
        </w:r>
      </w:ins>
      <w:ins w:id="304" w:author="James, Christin (DCYF)" w:date="2026-07-01T07:40:00Z" w16du:dateUtc="2026-07-01T14:40:00Z">
        <w:r w:rsidR="002374B5" w:rsidRPr="002374B5">
          <w:rPr>
            <w:rPrChange w:id="305" w:author="James, Christin (DCYF)" w:date="2026-07-01T07:40:00Z" w16du:dateUtc="2026-07-01T14:40:00Z">
              <w:rPr>
                <w:spacing w:val="-3"/>
                <w:w w:val="80"/>
              </w:rPr>
            </w:rPrChange>
          </w:rPr>
          <w:t>.</w:t>
        </w:r>
      </w:ins>
      <w:del w:id="306" w:author="James, Christin (DCYF)" w:date="2026-07-01T07:36:00Z" w16du:dateUtc="2026-07-01T14:36:00Z">
        <w:r w:rsidDel="00A303A7">
          <w:delText>If</w:delText>
        </w:r>
        <w:r w:rsidDel="00A303A7">
          <w:rPr>
            <w:spacing w:val="-15"/>
          </w:rPr>
          <w:delText xml:space="preserve"> </w:delText>
        </w:r>
        <w:r w:rsidDel="00A303A7">
          <w:delText>the</w:delText>
        </w:r>
        <w:r w:rsidDel="00A303A7">
          <w:rPr>
            <w:spacing w:val="-15"/>
          </w:rPr>
          <w:delText xml:space="preserve"> </w:delText>
        </w:r>
        <w:r w:rsidDel="00A303A7">
          <w:delText>termination</w:delText>
        </w:r>
        <w:r w:rsidDel="00A303A7">
          <w:rPr>
            <w:spacing w:val="-16"/>
          </w:rPr>
          <w:delText xml:space="preserve"> </w:delText>
        </w:r>
        <w:r w:rsidDel="00A303A7">
          <w:delText>notice extends into the next month, you may claim for</w:delText>
        </w:r>
      </w:del>
    </w:p>
    <w:p w14:paraId="66448B82" w14:textId="00E883DF" w:rsidR="00D75A5E" w:rsidRDefault="00A64706">
      <w:pPr>
        <w:pStyle w:val="BodyText"/>
        <w:spacing w:before="175" w:line="264" w:lineRule="auto"/>
        <w:ind w:right="29"/>
        <w:pPrChange w:id="307" w:author="James, Christin (DCYF)" w:date="2026-07-01T07:36:00Z" w16du:dateUtc="2026-07-01T14:36:00Z">
          <w:pPr>
            <w:pStyle w:val="BodyText"/>
            <w:spacing w:line="264" w:lineRule="auto"/>
          </w:pPr>
        </w:pPrChange>
      </w:pPr>
      <w:del w:id="308" w:author="James, Christin (DCYF)" w:date="2026-07-01T07:36:00Z" w16du:dateUtc="2026-07-01T14:36:00Z">
        <w:r w:rsidDel="00A303A7">
          <w:delText>care</w:delText>
        </w:r>
        <w:r w:rsidDel="00A303A7">
          <w:rPr>
            <w:spacing w:val="-9"/>
          </w:rPr>
          <w:delText xml:space="preserve"> </w:delText>
        </w:r>
        <w:r w:rsidDel="00A303A7">
          <w:delText>for</w:delText>
        </w:r>
        <w:r w:rsidDel="00A303A7">
          <w:rPr>
            <w:spacing w:val="-9"/>
          </w:rPr>
          <w:delText xml:space="preserve"> </w:delText>
        </w:r>
        <w:r w:rsidDel="00A303A7">
          <w:delText>days</w:delText>
        </w:r>
        <w:r w:rsidDel="00A303A7">
          <w:rPr>
            <w:spacing w:val="-9"/>
          </w:rPr>
          <w:delText xml:space="preserve"> </w:delText>
        </w:r>
        <w:r w:rsidDel="00A303A7">
          <w:delText>that</w:delText>
        </w:r>
        <w:r w:rsidDel="00A303A7">
          <w:rPr>
            <w:spacing w:val="-9"/>
          </w:rPr>
          <w:delText xml:space="preserve"> </w:delText>
        </w:r>
        <w:r w:rsidDel="00A303A7">
          <w:delText>the</w:delText>
        </w:r>
        <w:r w:rsidDel="00A303A7">
          <w:rPr>
            <w:spacing w:val="-9"/>
          </w:rPr>
          <w:delText xml:space="preserve"> </w:delText>
        </w:r>
        <w:r w:rsidDel="00A303A7">
          <w:delText>child</w:delText>
        </w:r>
        <w:r w:rsidDel="00A303A7">
          <w:rPr>
            <w:spacing w:val="-9"/>
          </w:rPr>
          <w:delText xml:space="preserve"> </w:delText>
        </w:r>
        <w:r w:rsidDel="00A303A7">
          <w:delText>was</w:delText>
        </w:r>
        <w:r w:rsidDel="00A303A7">
          <w:rPr>
            <w:spacing w:val="-9"/>
          </w:rPr>
          <w:delText xml:space="preserve"> </w:delText>
        </w:r>
        <w:r w:rsidDel="00A303A7">
          <w:delText>expected</w:delText>
        </w:r>
        <w:r w:rsidDel="00A303A7">
          <w:rPr>
            <w:spacing w:val="-9"/>
          </w:rPr>
          <w:delText xml:space="preserve"> </w:delText>
        </w:r>
        <w:r w:rsidDel="00A303A7">
          <w:delText>to</w:delText>
        </w:r>
        <w:r w:rsidDel="00A303A7">
          <w:rPr>
            <w:spacing w:val="-9"/>
          </w:rPr>
          <w:delText xml:space="preserve"> </w:delText>
        </w:r>
        <w:r w:rsidDel="00A303A7">
          <w:delText>attend during the 10-day termination period, even if the child did not attend that month</w:delText>
        </w:r>
        <w:r w:rsidDel="00A303A7">
          <w:rPr>
            <w:spacing w:val="-22"/>
          </w:rPr>
          <w:delText xml:space="preserve"> </w:delText>
        </w:r>
        <w:r w:rsidDel="00A303A7">
          <w:rPr>
            <w:w w:val="80"/>
          </w:rPr>
          <w:delText>.</w:delText>
        </w:r>
      </w:del>
    </w:p>
    <w:p w14:paraId="6EA8E24D" w14:textId="77777777" w:rsidR="00D75A5E" w:rsidRDefault="00D75A5E">
      <w:pPr>
        <w:pStyle w:val="BodyText"/>
        <w:spacing w:before="2"/>
        <w:ind w:left="0"/>
      </w:pPr>
    </w:p>
    <w:p w14:paraId="5FFE8946" w14:textId="77777777" w:rsidR="00D75A5E" w:rsidRDefault="00A64706">
      <w:pPr>
        <w:pStyle w:val="Heading3"/>
      </w:pPr>
      <w:r>
        <w:rPr>
          <w:color w:val="4D4D4F"/>
          <w:w w:val="75"/>
        </w:rPr>
        <w:t>SPECIAL</w:t>
      </w:r>
      <w:r>
        <w:rPr>
          <w:color w:val="4D4D4F"/>
          <w:spacing w:val="-9"/>
        </w:rPr>
        <w:t xml:space="preserve"> </w:t>
      </w:r>
      <w:r>
        <w:rPr>
          <w:color w:val="4D4D4F"/>
          <w:w w:val="75"/>
        </w:rPr>
        <w:t>NEEDS</w:t>
      </w:r>
      <w:r>
        <w:rPr>
          <w:color w:val="4D4D4F"/>
          <w:spacing w:val="-8"/>
        </w:rPr>
        <w:t xml:space="preserve"> </w:t>
      </w:r>
      <w:r>
        <w:rPr>
          <w:color w:val="4D4D4F"/>
          <w:spacing w:val="-4"/>
          <w:w w:val="75"/>
        </w:rPr>
        <w:t>HOURS</w:t>
      </w:r>
    </w:p>
    <w:p w14:paraId="42E53273" w14:textId="77777777" w:rsidR="00D75A5E" w:rsidRDefault="00A64706">
      <w:pPr>
        <w:pStyle w:val="BodyText"/>
        <w:spacing w:before="64" w:line="264" w:lineRule="auto"/>
        <w:ind w:right="579"/>
      </w:pPr>
      <w:r>
        <w:t>See</w:t>
      </w:r>
      <w:r>
        <w:rPr>
          <w:spacing w:val="-6"/>
        </w:rPr>
        <w:t xml:space="preserve"> </w:t>
      </w:r>
      <w:r>
        <w:t>the</w:t>
      </w:r>
      <w:r>
        <w:rPr>
          <w:spacing w:val="-6"/>
        </w:rPr>
        <w:t xml:space="preserve"> </w:t>
      </w:r>
      <w:r>
        <w:t>Special</w:t>
      </w:r>
      <w:r>
        <w:rPr>
          <w:spacing w:val="-6"/>
        </w:rPr>
        <w:t xml:space="preserve"> </w:t>
      </w:r>
      <w:r>
        <w:t>Needs</w:t>
      </w:r>
      <w:r>
        <w:rPr>
          <w:spacing w:val="-6"/>
        </w:rPr>
        <w:t xml:space="preserve"> </w:t>
      </w:r>
      <w:r>
        <w:t>Section</w:t>
      </w:r>
      <w:r>
        <w:rPr>
          <w:spacing w:val="-6"/>
        </w:rPr>
        <w:t xml:space="preserve"> </w:t>
      </w:r>
      <w:r>
        <w:t>on</w:t>
      </w:r>
      <w:r>
        <w:rPr>
          <w:spacing w:val="-6"/>
        </w:rPr>
        <w:t xml:space="preserve"> </w:t>
      </w:r>
      <w:r>
        <w:t>page</w:t>
      </w:r>
      <w:r>
        <w:rPr>
          <w:spacing w:val="-6"/>
        </w:rPr>
        <w:t xml:space="preserve"> </w:t>
      </w:r>
      <w:r>
        <w:rPr>
          <w:w w:val="75"/>
        </w:rPr>
        <w:t xml:space="preserve">12 </w:t>
      </w:r>
      <w:r>
        <w:t>of this guide</w:t>
      </w:r>
      <w:r>
        <w:rPr>
          <w:spacing w:val="-28"/>
        </w:rPr>
        <w:t xml:space="preserve"> </w:t>
      </w:r>
      <w:r>
        <w:rPr>
          <w:w w:val="75"/>
        </w:rPr>
        <w:t>.</w:t>
      </w:r>
    </w:p>
    <w:p w14:paraId="6DCD2E75" w14:textId="77777777" w:rsidR="00D75A5E" w:rsidRDefault="00D75A5E">
      <w:pPr>
        <w:pStyle w:val="BodyText"/>
        <w:spacing w:before="4"/>
        <w:ind w:left="0"/>
      </w:pPr>
    </w:p>
    <w:p w14:paraId="737C1FAF" w14:textId="77777777" w:rsidR="00D75A5E" w:rsidRDefault="00A64706">
      <w:pPr>
        <w:pStyle w:val="Heading3"/>
        <w:spacing w:before="1"/>
      </w:pPr>
      <w:r>
        <w:rPr>
          <w:noProof/>
        </w:rPr>
        <mc:AlternateContent>
          <mc:Choice Requires="wps">
            <w:drawing>
              <wp:anchor distT="0" distB="0" distL="0" distR="0" simplePos="0" relativeHeight="251658258" behindDoc="0" locked="0" layoutInCell="1" allowOverlap="1" wp14:anchorId="702CE667" wp14:editId="058FDFA7">
                <wp:simplePos x="0" y="0"/>
                <wp:positionH relativeFrom="page">
                  <wp:posOffset>625352</wp:posOffset>
                </wp:positionH>
                <wp:positionV relativeFrom="paragraph">
                  <wp:posOffset>149913</wp:posOffset>
                </wp:positionV>
                <wp:extent cx="6555105" cy="103505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4334A1EF"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702CE667" id="Textbox 63" o:spid="_x0000_s1042" type="#_x0000_t202" style="position:absolute;left:0;text-align:left;margin-left:49.25pt;margin-top:11.8pt;width:516.15pt;height:81.5pt;rotation:-45;z-index:25165825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" filled="f" stroked="f">
                <v:textbox inset="0,0,0,0">
                  <w:txbxContent>
                    <w:p w14:paraId="4334A1EF"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Pr>
          <w:color w:val="4D4D4F"/>
          <w:w w:val="75"/>
        </w:rPr>
        <w:t>REGISTRATION</w:t>
      </w:r>
      <w:r>
        <w:rPr>
          <w:color w:val="4D4D4F"/>
          <w:spacing w:val="29"/>
        </w:rPr>
        <w:t xml:space="preserve"> </w:t>
      </w:r>
      <w:r>
        <w:rPr>
          <w:color w:val="4D4D4F"/>
          <w:spacing w:val="-5"/>
          <w:w w:val="85"/>
        </w:rPr>
        <w:t>FEE</w:t>
      </w:r>
    </w:p>
    <w:p w14:paraId="7BD86D0A" w14:textId="77777777" w:rsidR="00D75A5E" w:rsidRDefault="00A64706">
      <w:pPr>
        <w:pStyle w:val="BodyText"/>
        <w:spacing w:before="63" w:line="264" w:lineRule="auto"/>
        <w:ind w:right="168"/>
      </w:pPr>
      <w:r>
        <w:t>If</w:t>
      </w:r>
      <w:r>
        <w:rPr>
          <w:spacing w:val="-4"/>
        </w:rPr>
        <w:t xml:space="preserve"> </w:t>
      </w:r>
      <w:r>
        <w:t>you</w:t>
      </w:r>
      <w:r>
        <w:rPr>
          <w:spacing w:val="-4"/>
        </w:rPr>
        <w:t xml:space="preserve"> </w:t>
      </w:r>
      <w:r>
        <w:t>have</w:t>
      </w:r>
      <w:r>
        <w:rPr>
          <w:spacing w:val="-4"/>
        </w:rPr>
        <w:t xml:space="preserve"> </w:t>
      </w:r>
      <w:r>
        <w:t>a</w:t>
      </w:r>
      <w:r>
        <w:rPr>
          <w:spacing w:val="-4"/>
        </w:rPr>
        <w:t xml:space="preserve"> </w:t>
      </w:r>
      <w:r>
        <w:t>written</w:t>
      </w:r>
      <w:r>
        <w:rPr>
          <w:spacing w:val="-4"/>
        </w:rPr>
        <w:t xml:space="preserve"> </w:t>
      </w:r>
      <w:r>
        <w:t>policy</w:t>
      </w:r>
      <w:r>
        <w:rPr>
          <w:spacing w:val="-4"/>
        </w:rPr>
        <w:t xml:space="preserve"> </w:t>
      </w:r>
      <w:r>
        <w:t>to</w:t>
      </w:r>
      <w:r>
        <w:rPr>
          <w:spacing w:val="-4"/>
        </w:rPr>
        <w:t xml:space="preserve"> </w:t>
      </w:r>
      <w:r>
        <w:t>charge</w:t>
      </w:r>
      <w:r>
        <w:rPr>
          <w:spacing w:val="-4"/>
        </w:rPr>
        <w:t xml:space="preserve"> </w:t>
      </w:r>
      <w:r>
        <w:t>registration fees</w:t>
      </w:r>
      <w:r>
        <w:rPr>
          <w:spacing w:val="-5"/>
        </w:rPr>
        <w:t xml:space="preserve"> </w:t>
      </w:r>
      <w:r>
        <w:t>for</w:t>
      </w:r>
      <w:r>
        <w:rPr>
          <w:spacing w:val="-5"/>
        </w:rPr>
        <w:t xml:space="preserve"> </w:t>
      </w:r>
      <w:r>
        <w:t>private-paying</w:t>
      </w:r>
      <w:r>
        <w:rPr>
          <w:spacing w:val="-5"/>
        </w:rPr>
        <w:t xml:space="preserve"> </w:t>
      </w:r>
      <w:r>
        <w:t>families,</w:t>
      </w:r>
      <w:r>
        <w:rPr>
          <w:spacing w:val="-5"/>
        </w:rPr>
        <w:t xml:space="preserve"> </w:t>
      </w:r>
      <w:r>
        <w:t>you</w:t>
      </w:r>
      <w:r>
        <w:rPr>
          <w:spacing w:val="-5"/>
        </w:rPr>
        <w:t xml:space="preserve"> </w:t>
      </w:r>
      <w:r>
        <w:t>may</w:t>
      </w:r>
      <w:r>
        <w:rPr>
          <w:spacing w:val="-5"/>
        </w:rPr>
        <w:t xml:space="preserve"> </w:t>
      </w:r>
      <w:r>
        <w:t>claim</w:t>
      </w:r>
      <w:r>
        <w:rPr>
          <w:spacing w:val="-5"/>
        </w:rPr>
        <w:t xml:space="preserve"> </w:t>
      </w:r>
      <w:r>
        <w:t>the state</w:t>
      </w:r>
      <w:r>
        <w:rPr>
          <w:spacing w:val="-7"/>
        </w:rPr>
        <w:t xml:space="preserve"> </w:t>
      </w:r>
      <w:r>
        <w:t>$50</w:t>
      </w:r>
      <w:r>
        <w:rPr>
          <w:spacing w:val="-7"/>
        </w:rPr>
        <w:t xml:space="preserve"> </w:t>
      </w:r>
      <w:r>
        <w:t>per</w:t>
      </w:r>
      <w:r>
        <w:rPr>
          <w:spacing w:val="-7"/>
        </w:rPr>
        <w:t xml:space="preserve"> </w:t>
      </w:r>
      <w:r>
        <w:t>child</w:t>
      </w:r>
      <w:r>
        <w:rPr>
          <w:spacing w:val="-7"/>
        </w:rPr>
        <w:t xml:space="preserve"> </w:t>
      </w:r>
      <w:r>
        <w:t>or</w:t>
      </w:r>
      <w:r>
        <w:rPr>
          <w:spacing w:val="-7"/>
        </w:rPr>
        <w:t xml:space="preserve"> </w:t>
      </w:r>
      <w:r>
        <w:t>your</w:t>
      </w:r>
      <w:r>
        <w:rPr>
          <w:spacing w:val="-7"/>
        </w:rPr>
        <w:t xml:space="preserve"> </w:t>
      </w:r>
      <w:r>
        <w:t>stated</w:t>
      </w:r>
      <w:r>
        <w:rPr>
          <w:spacing w:val="-7"/>
        </w:rPr>
        <w:t xml:space="preserve"> </w:t>
      </w:r>
      <w:r>
        <w:t>registration</w:t>
      </w:r>
      <w:r>
        <w:rPr>
          <w:spacing w:val="-7"/>
        </w:rPr>
        <w:t xml:space="preserve"> </w:t>
      </w:r>
      <w:r>
        <w:t>fee per</w:t>
      </w:r>
      <w:r>
        <w:rPr>
          <w:spacing w:val="-7"/>
        </w:rPr>
        <w:t xml:space="preserve"> </w:t>
      </w:r>
      <w:r>
        <w:t>calendar</w:t>
      </w:r>
      <w:r>
        <w:rPr>
          <w:spacing w:val="-7"/>
        </w:rPr>
        <w:t xml:space="preserve"> </w:t>
      </w:r>
      <w:r>
        <w:t>year,</w:t>
      </w:r>
      <w:r>
        <w:rPr>
          <w:spacing w:val="-7"/>
        </w:rPr>
        <w:t xml:space="preserve"> </w:t>
      </w:r>
      <w:r>
        <w:t>whichever</w:t>
      </w:r>
      <w:r>
        <w:rPr>
          <w:spacing w:val="-7"/>
        </w:rPr>
        <w:t xml:space="preserve"> </w:t>
      </w:r>
      <w:r>
        <w:t>is</w:t>
      </w:r>
      <w:r>
        <w:rPr>
          <w:spacing w:val="-7"/>
        </w:rPr>
        <w:t xml:space="preserve"> </w:t>
      </w:r>
      <w:r>
        <w:t>less</w:t>
      </w:r>
      <w:r>
        <w:rPr>
          <w:spacing w:val="-37"/>
        </w:rPr>
        <w:t xml:space="preserve"> </w:t>
      </w:r>
      <w:r>
        <w:rPr>
          <w:w w:val="80"/>
        </w:rPr>
        <w:t xml:space="preserve">. </w:t>
      </w:r>
      <w:r>
        <w:t>If</w:t>
      </w:r>
      <w:r>
        <w:rPr>
          <w:spacing w:val="-7"/>
        </w:rPr>
        <w:t xml:space="preserve"> </w:t>
      </w:r>
      <w:r>
        <w:t>you</w:t>
      </w:r>
      <w:r>
        <w:rPr>
          <w:spacing w:val="-7"/>
        </w:rPr>
        <w:t xml:space="preserve"> </w:t>
      </w:r>
      <w:r>
        <w:t>charge an annual registration fee, call the Provider Line</w:t>
      </w:r>
    </w:p>
    <w:p w14:paraId="38DC0B33" w14:textId="77777777" w:rsidR="00D75A5E" w:rsidRDefault="00A64706">
      <w:pPr>
        <w:pStyle w:val="BodyText"/>
        <w:spacing w:line="264" w:lineRule="auto"/>
        <w:ind w:right="111"/>
      </w:pPr>
      <w:r>
        <w:t>to request reauthorization of the registration fee each</w:t>
      </w:r>
      <w:r>
        <w:rPr>
          <w:spacing w:val="-16"/>
        </w:rPr>
        <w:t xml:space="preserve"> </w:t>
      </w:r>
      <w:r>
        <w:t>calendar</w:t>
      </w:r>
      <w:r>
        <w:rPr>
          <w:spacing w:val="-15"/>
        </w:rPr>
        <w:t xml:space="preserve"> </w:t>
      </w:r>
      <w:r>
        <w:t>year</w:t>
      </w:r>
      <w:r>
        <w:rPr>
          <w:spacing w:val="-38"/>
        </w:rPr>
        <w:t xml:space="preserve"> </w:t>
      </w:r>
      <w:r>
        <w:rPr>
          <w:w w:val="80"/>
        </w:rPr>
        <w:t>.</w:t>
      </w:r>
      <w:r>
        <w:rPr>
          <w:spacing w:val="-3"/>
          <w:w w:val="80"/>
        </w:rPr>
        <w:t xml:space="preserve"> </w:t>
      </w:r>
      <w:r>
        <w:t>You</w:t>
      </w:r>
      <w:r>
        <w:rPr>
          <w:spacing w:val="-15"/>
        </w:rPr>
        <w:t xml:space="preserve"> </w:t>
      </w:r>
      <w:r>
        <w:t>may</w:t>
      </w:r>
      <w:r>
        <w:rPr>
          <w:spacing w:val="-16"/>
        </w:rPr>
        <w:t xml:space="preserve"> </w:t>
      </w:r>
      <w:r>
        <w:t>not</w:t>
      </w:r>
      <w:r>
        <w:rPr>
          <w:spacing w:val="-15"/>
        </w:rPr>
        <w:t xml:space="preserve"> </w:t>
      </w:r>
      <w:r>
        <w:t>claim</w:t>
      </w:r>
      <w:r>
        <w:rPr>
          <w:spacing w:val="-15"/>
        </w:rPr>
        <w:t xml:space="preserve"> </w:t>
      </w:r>
      <w:r>
        <w:t>an</w:t>
      </w:r>
      <w:r>
        <w:rPr>
          <w:spacing w:val="-15"/>
        </w:rPr>
        <w:t xml:space="preserve"> </w:t>
      </w:r>
      <w:r>
        <w:t>additional registration fee when a child remains in your care but changes subsidy programs</w:t>
      </w:r>
      <w:r>
        <w:rPr>
          <w:spacing w:val="-30"/>
        </w:rPr>
        <w:t xml:space="preserve"> </w:t>
      </w:r>
      <w:r>
        <w:rPr>
          <w:w w:val="80"/>
        </w:rPr>
        <w:t xml:space="preserve">. </w:t>
      </w:r>
      <w:r>
        <w:t>You may claim the registration fee:</w:t>
      </w:r>
    </w:p>
    <w:p w14:paraId="6CA67306" w14:textId="77777777" w:rsidR="00D75A5E" w:rsidRDefault="00A64706">
      <w:pPr>
        <w:pStyle w:val="ListParagraph"/>
        <w:numPr>
          <w:ilvl w:val="0"/>
          <w:numId w:val="9"/>
        </w:numPr>
        <w:tabs>
          <w:tab w:val="left" w:pos="600"/>
        </w:tabs>
        <w:spacing w:before="84" w:line="264" w:lineRule="auto"/>
        <w:ind w:right="38"/>
      </w:pPr>
      <w:r>
        <w:rPr>
          <w:spacing w:val="-2"/>
        </w:rPr>
        <w:t>When</w:t>
      </w:r>
      <w:r>
        <w:rPr>
          <w:spacing w:val="-10"/>
        </w:rPr>
        <w:t xml:space="preserve"> </w:t>
      </w:r>
      <w:r>
        <w:rPr>
          <w:spacing w:val="-2"/>
        </w:rPr>
        <w:t>a</w:t>
      </w:r>
      <w:r>
        <w:rPr>
          <w:spacing w:val="-10"/>
        </w:rPr>
        <w:t xml:space="preserve"> </w:t>
      </w:r>
      <w:r>
        <w:rPr>
          <w:spacing w:val="-2"/>
        </w:rPr>
        <w:t>child</w:t>
      </w:r>
      <w:r>
        <w:rPr>
          <w:spacing w:val="-10"/>
        </w:rPr>
        <w:t xml:space="preserve"> </w:t>
      </w:r>
      <w:r>
        <w:rPr>
          <w:spacing w:val="-2"/>
        </w:rPr>
        <w:t>who</w:t>
      </w:r>
      <w:r>
        <w:rPr>
          <w:spacing w:val="-10"/>
        </w:rPr>
        <w:t xml:space="preserve"> </w:t>
      </w:r>
      <w:r>
        <w:rPr>
          <w:spacing w:val="-2"/>
        </w:rPr>
        <w:t>receives</w:t>
      </w:r>
      <w:r>
        <w:rPr>
          <w:spacing w:val="-10"/>
        </w:rPr>
        <w:t xml:space="preserve"> </w:t>
      </w:r>
      <w:r>
        <w:rPr>
          <w:spacing w:val="-2"/>
        </w:rPr>
        <w:t>subsidies</w:t>
      </w:r>
      <w:r>
        <w:rPr>
          <w:spacing w:val="-10"/>
        </w:rPr>
        <w:t xml:space="preserve"> </w:t>
      </w:r>
      <w:r>
        <w:rPr>
          <w:spacing w:val="-2"/>
        </w:rPr>
        <w:t>first</w:t>
      </w:r>
      <w:r>
        <w:rPr>
          <w:spacing w:val="-10"/>
        </w:rPr>
        <w:t xml:space="preserve"> </w:t>
      </w:r>
      <w:r>
        <w:rPr>
          <w:spacing w:val="-2"/>
        </w:rPr>
        <w:t>enrolls</w:t>
      </w:r>
      <w:r>
        <w:rPr>
          <w:spacing w:val="-10"/>
        </w:rPr>
        <w:t xml:space="preserve"> </w:t>
      </w:r>
      <w:r>
        <w:rPr>
          <w:spacing w:val="-2"/>
        </w:rPr>
        <w:t xml:space="preserve">in </w:t>
      </w:r>
      <w:r>
        <w:t>your care, even if the child does not attend</w:t>
      </w:r>
    </w:p>
    <w:p w14:paraId="4897A2AB" w14:textId="77777777" w:rsidR="00D75A5E" w:rsidRDefault="00A64706">
      <w:pPr>
        <w:pStyle w:val="ListParagraph"/>
        <w:numPr>
          <w:ilvl w:val="0"/>
          <w:numId w:val="9"/>
        </w:numPr>
        <w:tabs>
          <w:tab w:val="left" w:pos="600"/>
        </w:tabs>
        <w:spacing w:line="264" w:lineRule="auto"/>
        <w:ind w:right="59"/>
      </w:pPr>
      <w:r>
        <w:t>When a child who receives subsidies leaves your care</w:t>
      </w:r>
      <w:r>
        <w:rPr>
          <w:spacing w:val="-16"/>
        </w:rPr>
        <w:t xml:space="preserve"> </w:t>
      </w:r>
      <w:r>
        <w:t>and</w:t>
      </w:r>
      <w:r>
        <w:rPr>
          <w:spacing w:val="-15"/>
        </w:rPr>
        <w:t xml:space="preserve"> </w:t>
      </w:r>
      <w:r>
        <w:t>returns</w:t>
      </w:r>
      <w:r>
        <w:rPr>
          <w:spacing w:val="-15"/>
        </w:rPr>
        <w:t xml:space="preserve"> </w:t>
      </w:r>
      <w:r>
        <w:t>more</w:t>
      </w:r>
      <w:r>
        <w:rPr>
          <w:spacing w:val="-16"/>
        </w:rPr>
        <w:t xml:space="preserve"> </w:t>
      </w:r>
      <w:r>
        <w:t>than</w:t>
      </w:r>
      <w:r>
        <w:rPr>
          <w:spacing w:val="-15"/>
        </w:rPr>
        <w:t xml:space="preserve"> </w:t>
      </w:r>
      <w:r>
        <w:t>60</w:t>
      </w:r>
      <w:r>
        <w:rPr>
          <w:spacing w:val="-15"/>
        </w:rPr>
        <w:t xml:space="preserve"> </w:t>
      </w:r>
      <w:r>
        <w:t>days</w:t>
      </w:r>
      <w:r>
        <w:rPr>
          <w:spacing w:val="-15"/>
        </w:rPr>
        <w:t xml:space="preserve"> </w:t>
      </w:r>
      <w:r>
        <w:t>later,</w:t>
      </w:r>
      <w:r>
        <w:rPr>
          <w:spacing w:val="-16"/>
        </w:rPr>
        <w:t xml:space="preserve"> </w:t>
      </w:r>
      <w:r>
        <w:t>even</w:t>
      </w:r>
      <w:r>
        <w:rPr>
          <w:spacing w:val="-15"/>
        </w:rPr>
        <w:t xml:space="preserve"> </w:t>
      </w:r>
      <w:r>
        <w:t>if</w:t>
      </w:r>
      <w:r>
        <w:rPr>
          <w:spacing w:val="-15"/>
        </w:rPr>
        <w:t xml:space="preserve"> </w:t>
      </w:r>
      <w:r>
        <w:t>it is within the same calendar year</w:t>
      </w:r>
    </w:p>
    <w:p w14:paraId="7C484CC3" w14:textId="77777777" w:rsidR="00D75A5E" w:rsidRDefault="00A64706">
      <w:pPr>
        <w:pStyle w:val="ListParagraph"/>
        <w:numPr>
          <w:ilvl w:val="0"/>
          <w:numId w:val="9"/>
        </w:numPr>
        <w:tabs>
          <w:tab w:val="left" w:pos="600"/>
        </w:tabs>
        <w:spacing w:line="264" w:lineRule="auto"/>
        <w:ind w:right="119"/>
      </w:pPr>
      <w:r>
        <w:t>Each</w:t>
      </w:r>
      <w:r>
        <w:rPr>
          <w:spacing w:val="-14"/>
        </w:rPr>
        <w:t xml:space="preserve"> </w:t>
      </w:r>
      <w:r>
        <w:t>calendar</w:t>
      </w:r>
      <w:r>
        <w:rPr>
          <w:spacing w:val="-14"/>
        </w:rPr>
        <w:t xml:space="preserve"> </w:t>
      </w:r>
      <w:r>
        <w:t>year,</w:t>
      </w:r>
      <w:r>
        <w:rPr>
          <w:spacing w:val="-14"/>
        </w:rPr>
        <w:t xml:space="preserve"> </w:t>
      </w:r>
      <w:r>
        <w:t>if</w:t>
      </w:r>
      <w:r>
        <w:rPr>
          <w:spacing w:val="-14"/>
        </w:rPr>
        <w:t xml:space="preserve"> </w:t>
      </w:r>
      <w:r>
        <w:t>you</w:t>
      </w:r>
      <w:r>
        <w:rPr>
          <w:spacing w:val="-14"/>
        </w:rPr>
        <w:t xml:space="preserve"> </w:t>
      </w:r>
      <w:r>
        <w:t>have</w:t>
      </w:r>
      <w:r>
        <w:rPr>
          <w:spacing w:val="-14"/>
        </w:rPr>
        <w:t xml:space="preserve"> </w:t>
      </w:r>
      <w:r>
        <w:t>a</w:t>
      </w:r>
      <w:r>
        <w:rPr>
          <w:spacing w:val="-14"/>
        </w:rPr>
        <w:t xml:space="preserve"> </w:t>
      </w:r>
      <w:r>
        <w:t>written</w:t>
      </w:r>
      <w:r>
        <w:rPr>
          <w:spacing w:val="-14"/>
        </w:rPr>
        <w:t xml:space="preserve"> </w:t>
      </w:r>
      <w:r>
        <w:t>policy</w:t>
      </w:r>
      <w:r>
        <w:rPr>
          <w:spacing w:val="-14"/>
        </w:rPr>
        <w:t xml:space="preserve"> </w:t>
      </w:r>
      <w:r>
        <w:t>to charge all families an annual registration fee</w:t>
      </w:r>
    </w:p>
    <w:p w14:paraId="7CB5E273" w14:textId="77777777" w:rsidR="00D75A5E" w:rsidRDefault="00A64706">
      <w:pPr>
        <w:pStyle w:val="BodyText"/>
        <w:spacing w:before="179"/>
        <w:ind w:left="359"/>
      </w:pPr>
      <w:r>
        <w:rPr>
          <w:spacing w:val="-4"/>
        </w:rPr>
        <w:t>Call</w:t>
      </w:r>
      <w:r>
        <w:rPr>
          <w:spacing w:val="-3"/>
        </w:rPr>
        <w:t xml:space="preserve"> </w:t>
      </w:r>
      <w:r>
        <w:rPr>
          <w:spacing w:val="-4"/>
        </w:rPr>
        <w:t>the</w:t>
      </w:r>
      <w:r>
        <w:rPr>
          <w:spacing w:val="-3"/>
        </w:rPr>
        <w:t xml:space="preserve"> </w:t>
      </w:r>
      <w:r>
        <w:rPr>
          <w:spacing w:val="-4"/>
        </w:rPr>
        <w:t>statewide</w:t>
      </w:r>
      <w:r>
        <w:rPr>
          <w:spacing w:val="-2"/>
        </w:rPr>
        <w:t xml:space="preserve"> </w:t>
      </w:r>
      <w:r>
        <w:rPr>
          <w:spacing w:val="-4"/>
        </w:rPr>
        <w:t>Provider</w:t>
      </w:r>
      <w:r>
        <w:rPr>
          <w:spacing w:val="-3"/>
        </w:rPr>
        <w:t xml:space="preserve"> </w:t>
      </w:r>
      <w:r>
        <w:rPr>
          <w:spacing w:val="-4"/>
        </w:rPr>
        <w:t>Line</w:t>
      </w:r>
      <w:r>
        <w:rPr>
          <w:spacing w:val="-2"/>
        </w:rPr>
        <w:t xml:space="preserve"> </w:t>
      </w:r>
      <w:r>
        <w:rPr>
          <w:spacing w:val="-5"/>
        </w:rPr>
        <w:t>at</w:t>
      </w:r>
    </w:p>
    <w:p w14:paraId="68BD61AB" w14:textId="77777777" w:rsidR="00D75A5E" w:rsidRDefault="00A64706">
      <w:pPr>
        <w:spacing w:before="25"/>
        <w:ind w:left="359"/>
        <w:rPr>
          <w:b/>
        </w:rPr>
      </w:pPr>
      <w:r>
        <w:rPr>
          <w:w w:val="90"/>
        </w:rPr>
        <w:t>1-800-394-4571</w:t>
      </w:r>
      <w:r>
        <w:rPr>
          <w:spacing w:val="8"/>
        </w:rPr>
        <w:t xml:space="preserve"> </w:t>
      </w:r>
      <w:r>
        <w:rPr>
          <w:w w:val="90"/>
        </w:rPr>
        <w:t>or</w:t>
      </w:r>
      <w:r>
        <w:rPr>
          <w:spacing w:val="9"/>
        </w:rPr>
        <w:t xml:space="preserve"> </w:t>
      </w:r>
      <w:r>
        <w:rPr>
          <w:w w:val="90"/>
        </w:rPr>
        <w:t>email</w:t>
      </w:r>
      <w:r>
        <w:rPr>
          <w:spacing w:val="8"/>
        </w:rPr>
        <w:t xml:space="preserve"> </w:t>
      </w:r>
      <w:hyperlink r:id="rId60">
        <w:r>
          <w:rPr>
            <w:b/>
            <w:spacing w:val="-2"/>
            <w:w w:val="90"/>
          </w:rPr>
          <w:t>providerhelp@dcyf.wa.gov</w:t>
        </w:r>
      </w:hyperlink>
    </w:p>
    <w:p w14:paraId="4458BBC1" w14:textId="77777777" w:rsidR="00D75A5E" w:rsidRDefault="00A64706">
      <w:pPr>
        <w:pStyle w:val="BodyText"/>
        <w:spacing w:before="25"/>
      </w:pPr>
      <w:r>
        <w:rPr>
          <w:spacing w:val="-2"/>
        </w:rPr>
        <w:t>for</w:t>
      </w:r>
      <w:r>
        <w:rPr>
          <w:spacing w:val="-3"/>
        </w:rPr>
        <w:t xml:space="preserve"> </w:t>
      </w:r>
      <w:r>
        <w:rPr>
          <w:spacing w:val="-2"/>
        </w:rPr>
        <w:t>more</w:t>
      </w:r>
      <w:r>
        <w:rPr>
          <w:spacing w:val="-3"/>
        </w:rPr>
        <w:t xml:space="preserve"> </w:t>
      </w:r>
      <w:r>
        <w:rPr>
          <w:spacing w:val="-2"/>
        </w:rPr>
        <w:t>information</w:t>
      </w:r>
      <w:r>
        <w:rPr>
          <w:spacing w:val="-35"/>
        </w:rPr>
        <w:t xml:space="preserve"> </w:t>
      </w:r>
      <w:r>
        <w:rPr>
          <w:spacing w:val="-10"/>
          <w:w w:val="80"/>
        </w:rPr>
        <w:t>.</w:t>
      </w:r>
    </w:p>
    <w:p w14:paraId="1B27C4C4" w14:textId="77777777" w:rsidR="00D75A5E" w:rsidRDefault="00D75A5E">
      <w:pPr>
        <w:pStyle w:val="BodyText"/>
        <w:spacing w:before="31"/>
        <w:ind w:left="0"/>
      </w:pPr>
    </w:p>
    <w:p w14:paraId="5FB44B06" w14:textId="77777777" w:rsidR="00D75A5E" w:rsidRDefault="00A64706">
      <w:pPr>
        <w:pStyle w:val="Heading3"/>
      </w:pPr>
      <w:r>
        <w:rPr>
          <w:color w:val="4D4D4F"/>
          <w:w w:val="75"/>
        </w:rPr>
        <w:t>ONE-TIME</w:t>
      </w:r>
      <w:r>
        <w:rPr>
          <w:color w:val="4D4D4F"/>
          <w:spacing w:val="17"/>
        </w:rPr>
        <w:t xml:space="preserve"> </w:t>
      </w:r>
      <w:r>
        <w:rPr>
          <w:color w:val="4D4D4F"/>
          <w:w w:val="75"/>
        </w:rPr>
        <w:t>SERVICES</w:t>
      </w:r>
      <w:r>
        <w:rPr>
          <w:color w:val="4D4D4F"/>
          <w:spacing w:val="18"/>
        </w:rPr>
        <w:t xml:space="preserve"> </w:t>
      </w:r>
      <w:r>
        <w:rPr>
          <w:color w:val="4D4D4F"/>
          <w:spacing w:val="-2"/>
          <w:w w:val="75"/>
        </w:rPr>
        <w:t>AUTHORIZED</w:t>
      </w:r>
    </w:p>
    <w:p w14:paraId="22AF0B62" w14:textId="77777777" w:rsidR="00D75A5E" w:rsidRDefault="00A64706">
      <w:pPr>
        <w:pStyle w:val="BodyText"/>
        <w:spacing w:before="64" w:line="264" w:lineRule="auto"/>
      </w:pPr>
      <w:r>
        <w:t>One-time</w:t>
      </w:r>
      <w:r>
        <w:rPr>
          <w:spacing w:val="-16"/>
        </w:rPr>
        <w:t xml:space="preserve"> </w:t>
      </w:r>
      <w:r>
        <w:t>services</w:t>
      </w:r>
      <w:r>
        <w:rPr>
          <w:spacing w:val="-15"/>
        </w:rPr>
        <w:t xml:space="preserve"> </w:t>
      </w:r>
      <w:r>
        <w:t>authorized</w:t>
      </w:r>
      <w:r>
        <w:rPr>
          <w:spacing w:val="-15"/>
        </w:rPr>
        <w:t xml:space="preserve"> </w:t>
      </w:r>
      <w:r>
        <w:t>to</w:t>
      </w:r>
      <w:r>
        <w:rPr>
          <w:spacing w:val="-16"/>
        </w:rPr>
        <w:t xml:space="preserve"> </w:t>
      </w:r>
      <w:r>
        <w:t>you</w:t>
      </w:r>
      <w:r>
        <w:rPr>
          <w:spacing w:val="-15"/>
        </w:rPr>
        <w:t xml:space="preserve"> </w:t>
      </w:r>
      <w:r>
        <w:t>such</w:t>
      </w:r>
      <w:r>
        <w:rPr>
          <w:spacing w:val="-15"/>
        </w:rPr>
        <w:t xml:space="preserve"> </w:t>
      </w:r>
      <w:r>
        <w:t>as</w:t>
      </w:r>
      <w:r>
        <w:rPr>
          <w:spacing w:val="-15"/>
        </w:rPr>
        <w:t xml:space="preserve"> </w:t>
      </w:r>
      <w:r>
        <w:t>training or education reimbursements or incentives</w:t>
      </w:r>
      <w:r>
        <w:rPr>
          <w:spacing w:val="-28"/>
        </w:rPr>
        <w:t xml:space="preserve"> </w:t>
      </w:r>
      <w:r>
        <w:rPr>
          <w:w w:val="80"/>
        </w:rPr>
        <w:t>.</w:t>
      </w:r>
    </w:p>
    <w:p w14:paraId="30547F27" w14:textId="77777777" w:rsidR="00D75A5E" w:rsidRDefault="00A64706">
      <w:pPr>
        <w:pStyle w:val="Heading3"/>
        <w:spacing w:before="88"/>
      </w:pPr>
      <w:r>
        <w:rPr>
          <w:b w:val="0"/>
        </w:rPr>
        <w:br w:type="column"/>
      </w:r>
      <w:r>
        <w:rPr>
          <w:color w:val="4D4D4F"/>
          <w:w w:val="75"/>
        </w:rPr>
        <w:lastRenderedPageBreak/>
        <w:t>INFANT</w:t>
      </w:r>
      <w:r>
        <w:rPr>
          <w:color w:val="4D4D4F"/>
          <w:spacing w:val="-15"/>
        </w:rPr>
        <w:t xml:space="preserve"> </w:t>
      </w:r>
      <w:r>
        <w:rPr>
          <w:color w:val="4D4D4F"/>
          <w:w w:val="75"/>
        </w:rPr>
        <w:t>RATE</w:t>
      </w:r>
      <w:r>
        <w:rPr>
          <w:color w:val="4D4D4F"/>
          <w:spacing w:val="-14"/>
        </w:rPr>
        <w:t xml:space="preserve"> </w:t>
      </w:r>
      <w:r>
        <w:rPr>
          <w:color w:val="4D4D4F"/>
          <w:spacing w:val="-2"/>
          <w:w w:val="75"/>
        </w:rPr>
        <w:t>INCENTIVE</w:t>
      </w:r>
    </w:p>
    <w:p w14:paraId="349EB8C3" w14:textId="5EF1645C" w:rsidR="00D75A5E" w:rsidRDefault="00A64706">
      <w:pPr>
        <w:pStyle w:val="BodyText"/>
        <w:spacing w:before="64" w:line="264" w:lineRule="auto"/>
        <w:ind w:right="719"/>
      </w:pPr>
      <w:del w:id="309" w:author="James, Christin (DCYF)" w:date="2026-07-01T07:36:00Z" w16du:dateUtc="2026-07-01T14:36:00Z">
        <w:r w:rsidDel="00A303A7">
          <w:delText>Effective</w:delText>
        </w:r>
        <w:r w:rsidDel="00A303A7">
          <w:rPr>
            <w:spacing w:val="-15"/>
          </w:rPr>
          <w:delText xml:space="preserve"> </w:delText>
        </w:r>
        <w:r w:rsidDel="00A303A7">
          <w:delText>July</w:delText>
        </w:r>
        <w:r w:rsidDel="00A303A7">
          <w:rPr>
            <w:spacing w:val="-15"/>
          </w:rPr>
          <w:delText xml:space="preserve"> </w:delText>
        </w:r>
        <w:r w:rsidDel="00A303A7">
          <w:delText>1,</w:delText>
        </w:r>
        <w:r w:rsidDel="00A303A7">
          <w:rPr>
            <w:spacing w:val="-15"/>
          </w:rPr>
          <w:delText xml:space="preserve"> </w:delText>
        </w:r>
        <w:r w:rsidDel="00A303A7">
          <w:delText>2024,</w:delText>
        </w:r>
      </w:del>
      <w:r>
        <w:rPr>
          <w:spacing w:val="-15"/>
        </w:rPr>
        <w:t xml:space="preserve"> </w:t>
      </w:r>
      <w:r>
        <w:t>DCYF</w:t>
      </w:r>
      <w:r>
        <w:rPr>
          <w:spacing w:val="-15"/>
        </w:rPr>
        <w:t xml:space="preserve"> </w:t>
      </w:r>
      <w:r>
        <w:t>will</w:t>
      </w:r>
      <w:r>
        <w:rPr>
          <w:spacing w:val="-15"/>
        </w:rPr>
        <w:t xml:space="preserve"> </w:t>
      </w:r>
      <w:r>
        <w:t>authorize</w:t>
      </w:r>
      <w:r>
        <w:rPr>
          <w:spacing w:val="-15"/>
        </w:rPr>
        <w:t xml:space="preserve"> </w:t>
      </w:r>
      <w:r>
        <w:t>the</w:t>
      </w:r>
      <w:r>
        <w:rPr>
          <w:spacing w:val="-15"/>
        </w:rPr>
        <w:t xml:space="preserve"> </w:t>
      </w:r>
      <w:r>
        <w:t>infant rate</w:t>
      </w:r>
      <w:r>
        <w:rPr>
          <w:spacing w:val="-5"/>
        </w:rPr>
        <w:t xml:space="preserve"> </w:t>
      </w:r>
      <w:r>
        <w:t>enhancement</w:t>
      </w:r>
      <w:r>
        <w:rPr>
          <w:spacing w:val="-5"/>
        </w:rPr>
        <w:t xml:space="preserve"> </w:t>
      </w:r>
      <w:r>
        <w:t>of</w:t>
      </w:r>
      <w:r>
        <w:rPr>
          <w:spacing w:val="-5"/>
        </w:rPr>
        <w:t xml:space="preserve"> </w:t>
      </w:r>
      <w:r>
        <w:t>$300</w:t>
      </w:r>
      <w:r>
        <w:rPr>
          <w:spacing w:val="-5"/>
        </w:rPr>
        <w:t xml:space="preserve"> </w:t>
      </w:r>
      <w:r>
        <w:t>per</w:t>
      </w:r>
      <w:r>
        <w:rPr>
          <w:spacing w:val="-5"/>
        </w:rPr>
        <w:t xml:space="preserve"> </w:t>
      </w:r>
      <w:r>
        <w:t>month,</w:t>
      </w:r>
      <w:r>
        <w:rPr>
          <w:spacing w:val="-5"/>
        </w:rPr>
        <w:t xml:space="preserve"> </w:t>
      </w:r>
      <w:r>
        <w:t>per</w:t>
      </w:r>
      <w:r>
        <w:rPr>
          <w:spacing w:val="-5"/>
        </w:rPr>
        <w:t xml:space="preserve"> </w:t>
      </w:r>
      <w:r>
        <w:t>child,</w:t>
      </w:r>
      <w:r>
        <w:rPr>
          <w:spacing w:val="-5"/>
        </w:rPr>
        <w:t xml:space="preserve"> </w:t>
      </w:r>
      <w:r>
        <w:t>on the</w:t>
      </w:r>
      <w:r>
        <w:rPr>
          <w:spacing w:val="-14"/>
        </w:rPr>
        <w:t xml:space="preserve"> </w:t>
      </w:r>
      <w:r>
        <w:t>child’s</w:t>
      </w:r>
      <w:r>
        <w:rPr>
          <w:spacing w:val="-14"/>
        </w:rPr>
        <w:t xml:space="preserve"> </w:t>
      </w:r>
      <w:r>
        <w:t>child</w:t>
      </w:r>
      <w:r>
        <w:rPr>
          <w:spacing w:val="-14"/>
        </w:rPr>
        <w:t xml:space="preserve"> </w:t>
      </w:r>
      <w:r>
        <w:t>care</w:t>
      </w:r>
      <w:r>
        <w:rPr>
          <w:spacing w:val="-14"/>
        </w:rPr>
        <w:t xml:space="preserve"> </w:t>
      </w:r>
      <w:r>
        <w:t>subsidy</w:t>
      </w:r>
      <w:r>
        <w:rPr>
          <w:spacing w:val="-14"/>
        </w:rPr>
        <w:t xml:space="preserve"> </w:t>
      </w:r>
      <w:r>
        <w:t>authorization</w:t>
      </w:r>
      <w:r>
        <w:rPr>
          <w:spacing w:val="-14"/>
        </w:rPr>
        <w:t xml:space="preserve"> </w:t>
      </w:r>
      <w:r>
        <w:t>for</w:t>
      </w:r>
      <w:r>
        <w:rPr>
          <w:spacing w:val="-14"/>
        </w:rPr>
        <w:t xml:space="preserve"> </w:t>
      </w:r>
      <w:r>
        <w:t>those licensed and certified child care providers who:</w:t>
      </w:r>
    </w:p>
    <w:p w14:paraId="4822D027" w14:textId="77777777" w:rsidR="00D75A5E" w:rsidRDefault="00A64706">
      <w:pPr>
        <w:pStyle w:val="ListParagraph"/>
        <w:numPr>
          <w:ilvl w:val="0"/>
          <w:numId w:val="9"/>
        </w:numPr>
        <w:tabs>
          <w:tab w:val="left" w:pos="599"/>
        </w:tabs>
        <w:spacing w:before="87"/>
        <w:ind w:left="599" w:hanging="239"/>
      </w:pPr>
      <w:r>
        <w:t>Accept</w:t>
      </w:r>
      <w:r>
        <w:rPr>
          <w:spacing w:val="-15"/>
        </w:rPr>
        <w:t xml:space="preserve"> </w:t>
      </w:r>
      <w:r>
        <w:t>state</w:t>
      </w:r>
      <w:r>
        <w:rPr>
          <w:spacing w:val="-15"/>
        </w:rPr>
        <w:t xml:space="preserve"> </w:t>
      </w:r>
      <w:r>
        <w:rPr>
          <w:spacing w:val="-2"/>
        </w:rPr>
        <w:t>subsidy</w:t>
      </w:r>
    </w:p>
    <w:p w14:paraId="7A9854A9" w14:textId="77777777" w:rsidR="00D75A5E" w:rsidRDefault="00A64706">
      <w:pPr>
        <w:pStyle w:val="ListParagraph"/>
        <w:numPr>
          <w:ilvl w:val="0"/>
          <w:numId w:val="9"/>
        </w:numPr>
        <w:tabs>
          <w:tab w:val="left" w:pos="600"/>
        </w:tabs>
        <w:spacing w:before="105" w:line="264" w:lineRule="auto"/>
        <w:ind w:right="902"/>
      </w:pPr>
      <w:r>
        <w:t xml:space="preserve">Participate and are in good standing with the </w:t>
      </w:r>
      <w:r>
        <w:rPr>
          <w:spacing w:val="-2"/>
        </w:rPr>
        <w:t>Early</w:t>
      </w:r>
      <w:r>
        <w:rPr>
          <w:spacing w:val="-9"/>
        </w:rPr>
        <w:t xml:space="preserve"> </w:t>
      </w:r>
      <w:r>
        <w:rPr>
          <w:spacing w:val="-2"/>
        </w:rPr>
        <w:t>Achievers</w:t>
      </w:r>
      <w:r>
        <w:rPr>
          <w:spacing w:val="-9"/>
        </w:rPr>
        <w:t xml:space="preserve"> </w:t>
      </w:r>
      <w:r>
        <w:rPr>
          <w:spacing w:val="-2"/>
        </w:rPr>
        <w:t>Quality</w:t>
      </w:r>
      <w:r>
        <w:rPr>
          <w:spacing w:val="-9"/>
        </w:rPr>
        <w:t xml:space="preserve"> </w:t>
      </w:r>
      <w:r>
        <w:rPr>
          <w:spacing w:val="-2"/>
        </w:rPr>
        <w:t>Rating</w:t>
      </w:r>
      <w:r>
        <w:rPr>
          <w:spacing w:val="-9"/>
        </w:rPr>
        <w:t xml:space="preserve"> </w:t>
      </w:r>
      <w:r>
        <w:rPr>
          <w:spacing w:val="-2"/>
        </w:rPr>
        <w:t>and</w:t>
      </w:r>
      <w:r>
        <w:rPr>
          <w:spacing w:val="-9"/>
        </w:rPr>
        <w:t xml:space="preserve"> </w:t>
      </w:r>
      <w:r>
        <w:rPr>
          <w:spacing w:val="-2"/>
        </w:rPr>
        <w:t xml:space="preserve">Improvement </w:t>
      </w:r>
      <w:r>
        <w:t>System (QRIS)</w:t>
      </w:r>
    </w:p>
    <w:p w14:paraId="40F4D832" w14:textId="77777777" w:rsidR="00D75A5E" w:rsidRDefault="00A64706">
      <w:pPr>
        <w:pStyle w:val="ListParagraph"/>
        <w:numPr>
          <w:ilvl w:val="0"/>
          <w:numId w:val="9"/>
        </w:numPr>
        <w:tabs>
          <w:tab w:val="left" w:pos="599"/>
        </w:tabs>
        <w:ind w:left="599" w:hanging="239"/>
      </w:pPr>
      <w:r>
        <w:rPr>
          <w:w w:val="95"/>
        </w:rPr>
        <w:t>Care</w:t>
      </w:r>
      <w:r>
        <w:rPr>
          <w:spacing w:val="-10"/>
          <w:w w:val="95"/>
        </w:rPr>
        <w:t xml:space="preserve"> </w:t>
      </w:r>
      <w:r>
        <w:rPr>
          <w:w w:val="95"/>
        </w:rPr>
        <w:t>for</w:t>
      </w:r>
      <w:r>
        <w:rPr>
          <w:spacing w:val="-10"/>
          <w:w w:val="95"/>
        </w:rPr>
        <w:t xml:space="preserve"> </w:t>
      </w:r>
      <w:r>
        <w:rPr>
          <w:w w:val="95"/>
        </w:rPr>
        <w:t>children</w:t>
      </w:r>
      <w:r>
        <w:rPr>
          <w:spacing w:val="-10"/>
          <w:w w:val="95"/>
        </w:rPr>
        <w:t xml:space="preserve"> </w:t>
      </w:r>
      <w:r>
        <w:rPr>
          <w:w w:val="95"/>
        </w:rPr>
        <w:t>from</w:t>
      </w:r>
      <w:r>
        <w:rPr>
          <w:spacing w:val="-10"/>
          <w:w w:val="95"/>
        </w:rPr>
        <w:t xml:space="preserve"> </w:t>
      </w:r>
      <w:r>
        <w:rPr>
          <w:w w:val="95"/>
        </w:rPr>
        <w:t>birth</w:t>
      </w:r>
      <w:r>
        <w:rPr>
          <w:spacing w:val="-10"/>
          <w:w w:val="95"/>
        </w:rPr>
        <w:t xml:space="preserve"> </w:t>
      </w:r>
      <w:r>
        <w:rPr>
          <w:w w:val="95"/>
        </w:rPr>
        <w:t>to</w:t>
      </w:r>
      <w:r>
        <w:rPr>
          <w:spacing w:val="-10"/>
          <w:w w:val="95"/>
        </w:rPr>
        <w:t xml:space="preserve"> </w:t>
      </w:r>
      <w:r>
        <w:rPr>
          <w:w w:val="90"/>
        </w:rPr>
        <w:t>11</w:t>
      </w:r>
      <w:r>
        <w:rPr>
          <w:spacing w:val="-7"/>
          <w:w w:val="90"/>
        </w:rPr>
        <w:t xml:space="preserve"> </w:t>
      </w:r>
      <w:r>
        <w:rPr>
          <w:spacing w:val="-2"/>
          <w:w w:val="95"/>
        </w:rPr>
        <w:t>months</w:t>
      </w:r>
    </w:p>
    <w:p w14:paraId="0C16D94C" w14:textId="77777777" w:rsidR="00D75A5E" w:rsidRDefault="00A64706">
      <w:pPr>
        <w:pStyle w:val="BodyText"/>
        <w:spacing w:before="205" w:line="264" w:lineRule="auto"/>
        <w:ind w:right="719" w:hanging="1"/>
      </w:pPr>
      <w:r>
        <w:rPr>
          <w:spacing w:val="-2"/>
        </w:rPr>
        <w:t>To</w:t>
      </w:r>
      <w:r>
        <w:rPr>
          <w:spacing w:val="-11"/>
        </w:rPr>
        <w:t xml:space="preserve"> </w:t>
      </w:r>
      <w:r>
        <w:rPr>
          <w:spacing w:val="-2"/>
        </w:rPr>
        <w:t>claim</w:t>
      </w:r>
      <w:r>
        <w:rPr>
          <w:spacing w:val="-11"/>
        </w:rPr>
        <w:t xml:space="preserve"> </w:t>
      </w:r>
      <w:r>
        <w:rPr>
          <w:spacing w:val="-2"/>
        </w:rPr>
        <w:t>the</w:t>
      </w:r>
      <w:r>
        <w:rPr>
          <w:spacing w:val="-11"/>
        </w:rPr>
        <w:t xml:space="preserve"> </w:t>
      </w:r>
      <w:r>
        <w:rPr>
          <w:spacing w:val="-2"/>
        </w:rPr>
        <w:t>infant</w:t>
      </w:r>
      <w:r>
        <w:rPr>
          <w:spacing w:val="-11"/>
        </w:rPr>
        <w:t xml:space="preserve"> </w:t>
      </w:r>
      <w:r>
        <w:rPr>
          <w:spacing w:val="-2"/>
        </w:rPr>
        <w:t>rate</w:t>
      </w:r>
      <w:r>
        <w:rPr>
          <w:spacing w:val="-11"/>
        </w:rPr>
        <w:t xml:space="preserve"> </w:t>
      </w:r>
      <w:r>
        <w:rPr>
          <w:spacing w:val="-2"/>
        </w:rPr>
        <w:t>enhancement</w:t>
      </w:r>
      <w:r>
        <w:rPr>
          <w:spacing w:val="-11"/>
        </w:rPr>
        <w:t xml:space="preserve"> </w:t>
      </w:r>
      <w:r>
        <w:rPr>
          <w:spacing w:val="-2"/>
        </w:rPr>
        <w:t>enter</w:t>
      </w:r>
      <w:r>
        <w:rPr>
          <w:spacing w:val="-11"/>
        </w:rPr>
        <w:t xml:space="preserve"> </w:t>
      </w:r>
      <w:r>
        <w:rPr>
          <w:spacing w:val="-2"/>
        </w:rPr>
        <w:t>“1”</w:t>
      </w:r>
      <w:r>
        <w:rPr>
          <w:spacing w:val="-11"/>
        </w:rPr>
        <w:t xml:space="preserve"> </w:t>
      </w:r>
      <w:r>
        <w:rPr>
          <w:spacing w:val="-2"/>
        </w:rPr>
        <w:t>in</w:t>
      </w:r>
      <w:r>
        <w:rPr>
          <w:spacing w:val="-11"/>
        </w:rPr>
        <w:t xml:space="preserve"> </w:t>
      </w:r>
      <w:r>
        <w:rPr>
          <w:spacing w:val="-2"/>
        </w:rPr>
        <w:t xml:space="preserve">the </w:t>
      </w:r>
      <w:r>
        <w:t>“Total</w:t>
      </w:r>
      <w:r>
        <w:rPr>
          <w:spacing w:val="-9"/>
        </w:rPr>
        <w:t xml:space="preserve"> </w:t>
      </w:r>
      <w:r>
        <w:t>Units”</w:t>
      </w:r>
      <w:r>
        <w:rPr>
          <w:spacing w:val="-9"/>
        </w:rPr>
        <w:t xml:space="preserve"> </w:t>
      </w:r>
      <w:r>
        <w:t>box</w:t>
      </w:r>
      <w:r>
        <w:rPr>
          <w:spacing w:val="-9"/>
        </w:rPr>
        <w:t xml:space="preserve"> </w:t>
      </w:r>
      <w:r>
        <w:t>on</w:t>
      </w:r>
      <w:r>
        <w:rPr>
          <w:spacing w:val="-9"/>
        </w:rPr>
        <w:t xml:space="preserve"> </w:t>
      </w:r>
      <w:r>
        <w:t>the</w:t>
      </w:r>
      <w:r>
        <w:rPr>
          <w:spacing w:val="-9"/>
        </w:rPr>
        <w:t xml:space="preserve"> </w:t>
      </w:r>
      <w:r>
        <w:t>invoice</w:t>
      </w:r>
      <w:r>
        <w:rPr>
          <w:spacing w:val="-38"/>
        </w:rPr>
        <w:t xml:space="preserve"> </w:t>
      </w:r>
      <w:r>
        <w:rPr>
          <w:w w:val="80"/>
        </w:rPr>
        <w:t xml:space="preserve">. </w:t>
      </w:r>
      <w:r>
        <w:t>If</w:t>
      </w:r>
      <w:r>
        <w:rPr>
          <w:spacing w:val="-9"/>
        </w:rPr>
        <w:t xml:space="preserve"> </w:t>
      </w:r>
      <w:r>
        <w:t>you</w:t>
      </w:r>
      <w:r>
        <w:rPr>
          <w:spacing w:val="-9"/>
        </w:rPr>
        <w:t xml:space="preserve"> </w:t>
      </w:r>
      <w:r>
        <w:t>do</w:t>
      </w:r>
      <w:r>
        <w:rPr>
          <w:spacing w:val="-9"/>
        </w:rPr>
        <w:t xml:space="preserve"> </w:t>
      </w:r>
      <w:r>
        <w:t>not</w:t>
      </w:r>
      <w:r>
        <w:rPr>
          <w:spacing w:val="-9"/>
        </w:rPr>
        <w:t xml:space="preserve"> </w:t>
      </w:r>
      <w:r>
        <w:t>meet the criteria above, do not claim for the infant rate enhancement</w:t>
      </w:r>
      <w:r>
        <w:rPr>
          <w:spacing w:val="-38"/>
        </w:rPr>
        <w:t xml:space="preserve"> </w:t>
      </w:r>
      <w:r>
        <w:rPr>
          <w:w w:val="80"/>
        </w:rPr>
        <w:t>.</w:t>
      </w:r>
    </w:p>
    <w:p w14:paraId="639AF7FF" w14:textId="77777777" w:rsidR="00D75A5E" w:rsidRDefault="00D75A5E">
      <w:pPr>
        <w:pStyle w:val="BodyText"/>
        <w:spacing w:before="6"/>
        <w:ind w:left="0"/>
      </w:pPr>
    </w:p>
    <w:p w14:paraId="4B28E51A" w14:textId="77777777" w:rsidR="00D75A5E" w:rsidRDefault="00A64706">
      <w:pPr>
        <w:pStyle w:val="Heading2"/>
        <w:spacing w:before="1"/>
      </w:pPr>
      <w:bookmarkStart w:id="310" w:name="_TOC_250014"/>
      <w:r>
        <w:rPr>
          <w:color w:val="00687F"/>
          <w:spacing w:val="-2"/>
          <w:w w:val="85"/>
        </w:rPr>
        <w:t>Submitting</w:t>
      </w:r>
      <w:r>
        <w:rPr>
          <w:color w:val="00687F"/>
          <w:spacing w:val="-14"/>
        </w:rPr>
        <w:t xml:space="preserve"> </w:t>
      </w:r>
      <w:r>
        <w:rPr>
          <w:color w:val="00687F"/>
          <w:spacing w:val="-2"/>
          <w:w w:val="85"/>
        </w:rPr>
        <w:t>a</w:t>
      </w:r>
      <w:r>
        <w:rPr>
          <w:color w:val="00687F"/>
          <w:spacing w:val="-14"/>
        </w:rPr>
        <w:t xml:space="preserve"> </w:t>
      </w:r>
      <w:r>
        <w:rPr>
          <w:color w:val="00687F"/>
          <w:spacing w:val="-2"/>
          <w:w w:val="85"/>
        </w:rPr>
        <w:t>Claim</w:t>
      </w:r>
      <w:r>
        <w:rPr>
          <w:color w:val="00687F"/>
          <w:spacing w:val="-13"/>
        </w:rPr>
        <w:t xml:space="preserve"> </w:t>
      </w:r>
      <w:r>
        <w:rPr>
          <w:color w:val="00687F"/>
          <w:spacing w:val="-2"/>
          <w:w w:val="85"/>
        </w:rPr>
        <w:t>for</w:t>
      </w:r>
      <w:r>
        <w:rPr>
          <w:color w:val="00687F"/>
          <w:spacing w:val="-14"/>
        </w:rPr>
        <w:t xml:space="preserve"> </w:t>
      </w:r>
      <w:bookmarkEnd w:id="310"/>
      <w:r>
        <w:rPr>
          <w:color w:val="00687F"/>
          <w:spacing w:val="-2"/>
          <w:w w:val="85"/>
        </w:rPr>
        <w:t>Payment</w:t>
      </w:r>
    </w:p>
    <w:p w14:paraId="7AE9ECC2" w14:textId="77777777" w:rsidR="00D75A5E" w:rsidRDefault="00A64706">
      <w:pPr>
        <w:pStyle w:val="BodyText"/>
        <w:spacing w:before="111" w:line="264" w:lineRule="auto"/>
        <w:ind w:right="713"/>
      </w:pPr>
      <w:r>
        <w:rPr>
          <w:spacing w:val="-2"/>
        </w:rPr>
        <w:t>There</w:t>
      </w:r>
      <w:r>
        <w:rPr>
          <w:spacing w:val="-10"/>
        </w:rPr>
        <w:t xml:space="preserve"> </w:t>
      </w:r>
      <w:r>
        <w:rPr>
          <w:spacing w:val="-2"/>
        </w:rPr>
        <w:t>are</w:t>
      </w:r>
      <w:r>
        <w:rPr>
          <w:spacing w:val="-10"/>
        </w:rPr>
        <w:t xml:space="preserve"> </w:t>
      </w:r>
      <w:r>
        <w:rPr>
          <w:spacing w:val="-2"/>
        </w:rPr>
        <w:t>several</w:t>
      </w:r>
      <w:r>
        <w:rPr>
          <w:spacing w:val="-10"/>
        </w:rPr>
        <w:t xml:space="preserve"> </w:t>
      </w:r>
      <w:r>
        <w:rPr>
          <w:spacing w:val="-2"/>
        </w:rPr>
        <w:t>ways</w:t>
      </w:r>
      <w:r>
        <w:rPr>
          <w:spacing w:val="-10"/>
        </w:rPr>
        <w:t xml:space="preserve"> </w:t>
      </w:r>
      <w:r>
        <w:rPr>
          <w:spacing w:val="-2"/>
        </w:rPr>
        <w:t>you</w:t>
      </w:r>
      <w:r>
        <w:rPr>
          <w:spacing w:val="-10"/>
        </w:rPr>
        <w:t xml:space="preserve"> </w:t>
      </w:r>
      <w:r>
        <w:rPr>
          <w:spacing w:val="-2"/>
        </w:rPr>
        <w:t>can</w:t>
      </w:r>
      <w:r>
        <w:rPr>
          <w:spacing w:val="-10"/>
        </w:rPr>
        <w:t xml:space="preserve"> </w:t>
      </w:r>
      <w:r>
        <w:rPr>
          <w:spacing w:val="-2"/>
        </w:rPr>
        <w:t>submit</w:t>
      </w:r>
      <w:r>
        <w:rPr>
          <w:spacing w:val="-10"/>
        </w:rPr>
        <w:t xml:space="preserve"> </w:t>
      </w:r>
      <w:r>
        <w:rPr>
          <w:spacing w:val="-2"/>
        </w:rPr>
        <w:t>your</w:t>
      </w:r>
      <w:r>
        <w:rPr>
          <w:spacing w:val="-10"/>
        </w:rPr>
        <w:t xml:space="preserve"> </w:t>
      </w:r>
      <w:r>
        <w:rPr>
          <w:spacing w:val="-2"/>
        </w:rPr>
        <w:t>claim</w:t>
      </w:r>
      <w:r>
        <w:rPr>
          <w:spacing w:val="-10"/>
        </w:rPr>
        <w:t xml:space="preserve"> </w:t>
      </w:r>
      <w:r>
        <w:rPr>
          <w:spacing w:val="-2"/>
        </w:rPr>
        <w:t xml:space="preserve">for </w:t>
      </w:r>
      <w:r>
        <w:t>payment</w:t>
      </w:r>
      <w:r>
        <w:rPr>
          <w:spacing w:val="-2"/>
        </w:rPr>
        <w:t xml:space="preserve"> </w:t>
      </w:r>
      <w:r>
        <w:t>to</w:t>
      </w:r>
      <w:r>
        <w:rPr>
          <w:spacing w:val="-2"/>
        </w:rPr>
        <w:t xml:space="preserve"> </w:t>
      </w:r>
      <w:r>
        <w:t>DCYF</w:t>
      </w:r>
      <w:r>
        <w:rPr>
          <w:spacing w:val="-35"/>
        </w:rPr>
        <w:t xml:space="preserve"> </w:t>
      </w:r>
      <w:r>
        <w:rPr>
          <w:w w:val="80"/>
        </w:rPr>
        <w:t xml:space="preserve">. </w:t>
      </w:r>
      <w:r>
        <w:t>Before</w:t>
      </w:r>
      <w:r>
        <w:rPr>
          <w:spacing w:val="-2"/>
        </w:rPr>
        <w:t xml:space="preserve"> </w:t>
      </w:r>
      <w:r>
        <w:t>you</w:t>
      </w:r>
      <w:r>
        <w:rPr>
          <w:spacing w:val="-2"/>
        </w:rPr>
        <w:t xml:space="preserve"> </w:t>
      </w:r>
      <w:r>
        <w:t>submit</w:t>
      </w:r>
      <w:r>
        <w:rPr>
          <w:spacing w:val="-2"/>
        </w:rPr>
        <w:t xml:space="preserve"> </w:t>
      </w:r>
      <w:r>
        <w:t>your</w:t>
      </w:r>
      <w:r>
        <w:rPr>
          <w:spacing w:val="-2"/>
        </w:rPr>
        <w:t xml:space="preserve"> </w:t>
      </w:r>
      <w:r>
        <w:t>invoice, fill</w:t>
      </w:r>
      <w:r>
        <w:rPr>
          <w:spacing w:val="-8"/>
        </w:rPr>
        <w:t xml:space="preserve"> </w:t>
      </w:r>
      <w:r>
        <w:t>in</w:t>
      </w:r>
      <w:r>
        <w:rPr>
          <w:spacing w:val="-8"/>
        </w:rPr>
        <w:t xml:space="preserve"> </w:t>
      </w:r>
      <w:r>
        <w:t>the</w:t>
      </w:r>
      <w:r>
        <w:rPr>
          <w:spacing w:val="-8"/>
        </w:rPr>
        <w:t xml:space="preserve"> </w:t>
      </w:r>
      <w:r>
        <w:t>units</w:t>
      </w:r>
      <w:r>
        <w:rPr>
          <w:spacing w:val="-8"/>
        </w:rPr>
        <w:t xml:space="preserve"> </w:t>
      </w:r>
      <w:r>
        <w:t>of</w:t>
      </w:r>
      <w:r>
        <w:rPr>
          <w:spacing w:val="-8"/>
        </w:rPr>
        <w:t xml:space="preserve"> </w:t>
      </w:r>
      <w:r>
        <w:t>care</w:t>
      </w:r>
      <w:r>
        <w:rPr>
          <w:spacing w:val="-8"/>
        </w:rPr>
        <w:t xml:space="preserve"> </w:t>
      </w:r>
      <w:r>
        <w:t>provided</w:t>
      </w:r>
      <w:r>
        <w:rPr>
          <w:spacing w:val="-8"/>
        </w:rPr>
        <w:t xml:space="preserve"> </w:t>
      </w:r>
      <w:r>
        <w:t>for</w:t>
      </w:r>
      <w:r>
        <w:rPr>
          <w:spacing w:val="-8"/>
        </w:rPr>
        <w:t xml:space="preserve"> </w:t>
      </w:r>
      <w:r>
        <w:t>each</w:t>
      </w:r>
      <w:r>
        <w:rPr>
          <w:spacing w:val="-8"/>
        </w:rPr>
        <w:t xml:space="preserve"> </w:t>
      </w:r>
      <w:r>
        <w:t>child</w:t>
      </w:r>
      <w:r>
        <w:rPr>
          <w:spacing w:val="-8"/>
        </w:rPr>
        <w:t xml:space="preserve"> </w:t>
      </w:r>
      <w:r>
        <w:t>on</w:t>
      </w:r>
      <w:r>
        <w:rPr>
          <w:spacing w:val="-8"/>
        </w:rPr>
        <w:t xml:space="preserve"> </w:t>
      </w:r>
      <w:r>
        <w:t>the invoice,</w:t>
      </w:r>
      <w:r>
        <w:rPr>
          <w:spacing w:val="-11"/>
        </w:rPr>
        <w:t xml:space="preserve"> </w:t>
      </w:r>
      <w:r>
        <w:t>sign</w:t>
      </w:r>
      <w:r>
        <w:rPr>
          <w:spacing w:val="-11"/>
        </w:rPr>
        <w:t xml:space="preserve"> </w:t>
      </w:r>
      <w:r>
        <w:t>and</w:t>
      </w:r>
      <w:r>
        <w:rPr>
          <w:spacing w:val="-11"/>
        </w:rPr>
        <w:t xml:space="preserve"> </w:t>
      </w:r>
      <w:r>
        <w:t>date</w:t>
      </w:r>
      <w:r>
        <w:rPr>
          <w:spacing w:val="-11"/>
        </w:rPr>
        <w:t xml:space="preserve"> </w:t>
      </w:r>
      <w:r>
        <w:t>it</w:t>
      </w:r>
      <w:r>
        <w:rPr>
          <w:spacing w:val="-38"/>
        </w:rPr>
        <w:t xml:space="preserve"> </w:t>
      </w:r>
      <w:r>
        <w:rPr>
          <w:w w:val="80"/>
        </w:rPr>
        <w:t xml:space="preserve">. </w:t>
      </w:r>
      <w:r>
        <w:t>You</w:t>
      </w:r>
      <w:r>
        <w:rPr>
          <w:spacing w:val="-11"/>
        </w:rPr>
        <w:t xml:space="preserve"> </w:t>
      </w:r>
      <w:r>
        <w:t>must</w:t>
      </w:r>
      <w:r>
        <w:rPr>
          <w:spacing w:val="-11"/>
        </w:rPr>
        <w:t xml:space="preserve"> </w:t>
      </w:r>
      <w:r>
        <w:t>submit</w:t>
      </w:r>
      <w:r>
        <w:rPr>
          <w:spacing w:val="-11"/>
        </w:rPr>
        <w:t xml:space="preserve"> </w:t>
      </w:r>
      <w:r>
        <w:t>your</w:t>
      </w:r>
      <w:r>
        <w:rPr>
          <w:spacing w:val="-11"/>
        </w:rPr>
        <w:t xml:space="preserve"> </w:t>
      </w:r>
      <w:r>
        <w:t>claim for payment within three months of the date of</w:t>
      </w:r>
    </w:p>
    <w:p w14:paraId="7B2CD844" w14:textId="77777777" w:rsidR="00D75A5E" w:rsidRDefault="00A64706">
      <w:pPr>
        <w:pStyle w:val="BodyText"/>
        <w:spacing w:line="252" w:lineRule="exact"/>
      </w:pPr>
      <w:r>
        <w:t>the</w:t>
      </w:r>
      <w:r>
        <w:rPr>
          <w:spacing w:val="-14"/>
        </w:rPr>
        <w:t xml:space="preserve"> </w:t>
      </w:r>
      <w:r>
        <w:t>invoice</w:t>
      </w:r>
      <w:r>
        <w:rPr>
          <w:spacing w:val="-38"/>
        </w:rPr>
        <w:t xml:space="preserve"> </w:t>
      </w:r>
      <w:r>
        <w:rPr>
          <w:spacing w:val="-10"/>
          <w:w w:val="75"/>
        </w:rPr>
        <w:t>.</w:t>
      </w:r>
    </w:p>
    <w:p w14:paraId="0271AA68" w14:textId="77777777" w:rsidR="00D75A5E" w:rsidRDefault="00A64706">
      <w:pPr>
        <w:pStyle w:val="BodyText"/>
        <w:spacing w:before="205" w:line="264" w:lineRule="auto"/>
        <w:ind w:right="964"/>
      </w:pPr>
      <w:r>
        <w:rPr>
          <w:spacing w:val="-2"/>
        </w:rPr>
        <w:t>Submit</w:t>
      </w:r>
      <w:r>
        <w:rPr>
          <w:spacing w:val="-12"/>
        </w:rPr>
        <w:t xml:space="preserve"> </w:t>
      </w:r>
      <w:r>
        <w:rPr>
          <w:spacing w:val="-2"/>
        </w:rPr>
        <w:t>your</w:t>
      </w:r>
      <w:r>
        <w:rPr>
          <w:spacing w:val="-12"/>
        </w:rPr>
        <w:t xml:space="preserve"> </w:t>
      </w:r>
      <w:r>
        <w:rPr>
          <w:spacing w:val="-2"/>
        </w:rPr>
        <w:t>invoice</w:t>
      </w:r>
      <w:r>
        <w:rPr>
          <w:spacing w:val="-12"/>
        </w:rPr>
        <w:t xml:space="preserve"> </w:t>
      </w:r>
      <w:r>
        <w:rPr>
          <w:spacing w:val="-2"/>
        </w:rPr>
        <w:t>using</w:t>
      </w:r>
      <w:r>
        <w:rPr>
          <w:spacing w:val="-12"/>
        </w:rPr>
        <w:t xml:space="preserve"> </w:t>
      </w:r>
      <w:r>
        <w:rPr>
          <w:b/>
          <w:spacing w:val="-2"/>
        </w:rPr>
        <w:t>only</w:t>
      </w:r>
      <w:r>
        <w:rPr>
          <w:b/>
          <w:spacing w:val="-13"/>
        </w:rPr>
        <w:t xml:space="preserve"> </w:t>
      </w:r>
      <w:r>
        <w:rPr>
          <w:b/>
          <w:spacing w:val="-2"/>
        </w:rPr>
        <w:t>one</w:t>
      </w:r>
      <w:r>
        <w:rPr>
          <w:b/>
          <w:spacing w:val="-12"/>
        </w:rPr>
        <w:t xml:space="preserve"> </w:t>
      </w:r>
      <w:r>
        <w:rPr>
          <w:spacing w:val="-2"/>
        </w:rPr>
        <w:t>of</w:t>
      </w:r>
      <w:r>
        <w:rPr>
          <w:spacing w:val="-12"/>
        </w:rPr>
        <w:t xml:space="preserve"> </w:t>
      </w:r>
      <w:r>
        <w:rPr>
          <w:spacing w:val="-2"/>
        </w:rPr>
        <w:t xml:space="preserve">the </w:t>
      </w:r>
      <w:r>
        <w:t>following options:</w:t>
      </w:r>
    </w:p>
    <w:p w14:paraId="5DA31B71" w14:textId="77777777" w:rsidR="00D75A5E" w:rsidRDefault="00D75A5E">
      <w:pPr>
        <w:pStyle w:val="BodyText"/>
        <w:spacing w:before="4"/>
        <w:ind w:left="0"/>
      </w:pPr>
    </w:p>
    <w:p w14:paraId="556098B7" w14:textId="77777777" w:rsidR="00D75A5E" w:rsidRDefault="00A64706">
      <w:pPr>
        <w:pStyle w:val="Heading3"/>
        <w:spacing w:before="1"/>
      </w:pPr>
      <w:r>
        <w:rPr>
          <w:color w:val="4D4D4F"/>
          <w:w w:val="75"/>
        </w:rPr>
        <w:t>SSPS</w:t>
      </w:r>
      <w:r>
        <w:rPr>
          <w:color w:val="4D4D4F"/>
          <w:spacing w:val="6"/>
        </w:rPr>
        <w:t xml:space="preserve"> </w:t>
      </w:r>
      <w:r>
        <w:rPr>
          <w:color w:val="4D4D4F"/>
          <w:w w:val="75"/>
        </w:rPr>
        <w:t>WEB-BASED</w:t>
      </w:r>
      <w:r>
        <w:rPr>
          <w:color w:val="4D4D4F"/>
          <w:spacing w:val="7"/>
        </w:rPr>
        <w:t xml:space="preserve"> </w:t>
      </w:r>
      <w:r>
        <w:rPr>
          <w:color w:val="4D4D4F"/>
          <w:spacing w:val="-2"/>
          <w:w w:val="75"/>
        </w:rPr>
        <w:t>PORTAL</w:t>
      </w:r>
    </w:p>
    <w:p w14:paraId="75CF8D14" w14:textId="77777777" w:rsidR="00D75A5E" w:rsidRDefault="00A64706">
      <w:pPr>
        <w:spacing w:before="63" w:line="264" w:lineRule="auto"/>
        <w:ind w:left="360" w:right="771"/>
      </w:pPr>
      <w:r>
        <w:t>Instructions on how to gain access to and register for</w:t>
      </w:r>
      <w:r>
        <w:rPr>
          <w:spacing w:val="-12"/>
        </w:rPr>
        <w:t xml:space="preserve"> </w:t>
      </w:r>
      <w:r>
        <w:t>the</w:t>
      </w:r>
      <w:r>
        <w:rPr>
          <w:spacing w:val="-12"/>
        </w:rPr>
        <w:t xml:space="preserve"> </w:t>
      </w:r>
      <w:r>
        <w:t>SSPS</w:t>
      </w:r>
      <w:r>
        <w:rPr>
          <w:spacing w:val="-12"/>
        </w:rPr>
        <w:t xml:space="preserve"> </w:t>
      </w:r>
      <w:r>
        <w:t>web-based</w:t>
      </w:r>
      <w:r>
        <w:rPr>
          <w:spacing w:val="-12"/>
        </w:rPr>
        <w:t xml:space="preserve"> </w:t>
      </w:r>
      <w:r>
        <w:t>provider</w:t>
      </w:r>
      <w:r>
        <w:rPr>
          <w:spacing w:val="-12"/>
        </w:rPr>
        <w:t xml:space="preserve"> </w:t>
      </w:r>
      <w:r>
        <w:t>portal</w:t>
      </w:r>
      <w:r>
        <w:rPr>
          <w:spacing w:val="-12"/>
        </w:rPr>
        <w:t xml:space="preserve"> </w:t>
      </w:r>
      <w:r>
        <w:t>are</w:t>
      </w:r>
      <w:r>
        <w:rPr>
          <w:spacing w:val="-12"/>
        </w:rPr>
        <w:t xml:space="preserve"> </w:t>
      </w:r>
      <w:r>
        <w:t xml:space="preserve">available </w:t>
      </w:r>
      <w:r>
        <w:rPr>
          <w:spacing w:val="-2"/>
        </w:rPr>
        <w:t>at</w:t>
      </w:r>
      <w:r>
        <w:rPr>
          <w:spacing w:val="-14"/>
        </w:rPr>
        <w:t xml:space="preserve"> </w:t>
      </w:r>
      <w:hyperlink r:id="rId61">
        <w:r>
          <w:rPr>
            <w:b/>
            <w:spacing w:val="-2"/>
          </w:rPr>
          <w:t>www.dcyf.wa.gov/sites/default/files/pdf/</w:t>
        </w:r>
      </w:hyperlink>
      <w:r>
        <w:rPr>
          <w:b/>
          <w:spacing w:val="-2"/>
        </w:rPr>
        <w:t xml:space="preserve"> </w:t>
      </w:r>
      <w:hyperlink r:id="rId62">
        <w:r>
          <w:rPr>
            <w:b/>
            <w:w w:val="90"/>
          </w:rPr>
          <w:t>SSPSPortalRegistration-SAW.pdf</w:t>
        </w:r>
      </w:hyperlink>
      <w:r>
        <w:rPr>
          <w:spacing w:val="-10"/>
          <w:w w:val="90"/>
        </w:rPr>
        <w:t xml:space="preserve"> </w:t>
      </w:r>
      <w:r>
        <w:rPr>
          <w:w w:val="80"/>
        </w:rPr>
        <w:t>.</w:t>
      </w:r>
      <w:r>
        <w:rPr>
          <w:spacing w:val="-3"/>
          <w:w w:val="80"/>
        </w:rPr>
        <w:t xml:space="preserve"> </w:t>
      </w:r>
      <w:r>
        <w:rPr>
          <w:w w:val="90"/>
        </w:rPr>
        <w:t>There</w:t>
      </w:r>
      <w:r>
        <w:rPr>
          <w:spacing w:val="-9"/>
          <w:w w:val="90"/>
        </w:rPr>
        <w:t xml:space="preserve"> </w:t>
      </w:r>
      <w:r>
        <w:rPr>
          <w:w w:val="90"/>
        </w:rPr>
        <w:t>are</w:t>
      </w:r>
      <w:r>
        <w:rPr>
          <w:spacing w:val="-8"/>
          <w:w w:val="90"/>
        </w:rPr>
        <w:t xml:space="preserve"> </w:t>
      </w:r>
      <w:r>
        <w:rPr>
          <w:w w:val="90"/>
        </w:rPr>
        <w:t xml:space="preserve">three </w:t>
      </w:r>
      <w:r>
        <w:t>main parts to setting up access:</w:t>
      </w:r>
    </w:p>
    <w:p w14:paraId="366427FC" w14:textId="77777777" w:rsidR="00D75A5E" w:rsidRDefault="00A64706">
      <w:pPr>
        <w:pStyle w:val="ListParagraph"/>
        <w:numPr>
          <w:ilvl w:val="0"/>
          <w:numId w:val="9"/>
        </w:numPr>
        <w:tabs>
          <w:tab w:val="left" w:pos="600"/>
        </w:tabs>
        <w:spacing w:before="177" w:line="264" w:lineRule="auto"/>
        <w:ind w:right="1103"/>
        <w:rPr>
          <w:b/>
        </w:rPr>
      </w:pPr>
      <w:r>
        <w:rPr>
          <w:spacing w:val="-4"/>
        </w:rPr>
        <w:t>Part</w:t>
      </w:r>
      <w:r>
        <w:rPr>
          <w:spacing w:val="-12"/>
        </w:rPr>
        <w:t xml:space="preserve"> </w:t>
      </w:r>
      <w:r>
        <w:rPr>
          <w:spacing w:val="-4"/>
        </w:rPr>
        <w:t>1:</w:t>
      </w:r>
      <w:r>
        <w:rPr>
          <w:spacing w:val="-11"/>
        </w:rPr>
        <w:t xml:space="preserve"> </w:t>
      </w:r>
      <w:r>
        <w:rPr>
          <w:spacing w:val="-4"/>
        </w:rPr>
        <w:t>Create</w:t>
      </w:r>
      <w:r>
        <w:rPr>
          <w:spacing w:val="-11"/>
        </w:rPr>
        <w:t xml:space="preserve"> </w:t>
      </w:r>
      <w:r>
        <w:rPr>
          <w:spacing w:val="-4"/>
        </w:rPr>
        <w:t>a</w:t>
      </w:r>
      <w:r>
        <w:rPr>
          <w:spacing w:val="-12"/>
        </w:rPr>
        <w:t xml:space="preserve"> </w:t>
      </w:r>
      <w:r>
        <w:rPr>
          <w:spacing w:val="-4"/>
        </w:rPr>
        <w:t>user</w:t>
      </w:r>
      <w:r>
        <w:rPr>
          <w:spacing w:val="-11"/>
        </w:rPr>
        <w:t xml:space="preserve"> </w:t>
      </w:r>
      <w:r>
        <w:rPr>
          <w:spacing w:val="-4"/>
        </w:rPr>
        <w:t>account</w:t>
      </w:r>
      <w:r>
        <w:rPr>
          <w:spacing w:val="-11"/>
        </w:rPr>
        <w:t xml:space="preserve"> </w:t>
      </w:r>
      <w:r>
        <w:rPr>
          <w:spacing w:val="-4"/>
        </w:rPr>
        <w:t>on</w:t>
      </w:r>
      <w:r>
        <w:rPr>
          <w:spacing w:val="-11"/>
        </w:rPr>
        <w:t xml:space="preserve"> </w:t>
      </w:r>
      <w:r>
        <w:rPr>
          <w:spacing w:val="-4"/>
        </w:rPr>
        <w:t>Secure</w:t>
      </w:r>
      <w:r>
        <w:rPr>
          <w:spacing w:val="-12"/>
        </w:rPr>
        <w:t xml:space="preserve"> </w:t>
      </w:r>
      <w:r>
        <w:rPr>
          <w:spacing w:val="-4"/>
        </w:rPr>
        <w:t xml:space="preserve">Access </w:t>
      </w:r>
      <w:r>
        <w:rPr>
          <w:spacing w:val="-8"/>
        </w:rPr>
        <w:t xml:space="preserve">Washington (SAW) at </w:t>
      </w:r>
      <w:hyperlink r:id="rId63">
        <w:r>
          <w:rPr>
            <w:b/>
            <w:spacing w:val="-8"/>
          </w:rPr>
          <w:t>secureaccess.wa.gov</w:t>
        </w:r>
      </w:hyperlink>
    </w:p>
    <w:p w14:paraId="3B5EC1CB" w14:textId="77777777" w:rsidR="00D75A5E" w:rsidRDefault="00A64706">
      <w:pPr>
        <w:pStyle w:val="ListParagraph"/>
        <w:numPr>
          <w:ilvl w:val="1"/>
          <w:numId w:val="9"/>
        </w:numPr>
        <w:tabs>
          <w:tab w:val="left" w:pos="800"/>
        </w:tabs>
        <w:spacing w:before="89" w:line="264" w:lineRule="auto"/>
        <w:ind w:right="882"/>
      </w:pPr>
      <w:r>
        <w:t xml:space="preserve">If you have problems setting up your SAW </w:t>
      </w:r>
      <w:r>
        <w:rPr>
          <w:spacing w:val="-4"/>
        </w:rPr>
        <w:t>account,</w:t>
      </w:r>
      <w:r>
        <w:rPr>
          <w:spacing w:val="-8"/>
        </w:rPr>
        <w:t xml:space="preserve"> </w:t>
      </w:r>
      <w:r>
        <w:rPr>
          <w:spacing w:val="-4"/>
        </w:rPr>
        <w:t>call</w:t>
      </w:r>
      <w:r>
        <w:rPr>
          <w:spacing w:val="-8"/>
        </w:rPr>
        <w:t xml:space="preserve"> </w:t>
      </w:r>
      <w:r>
        <w:rPr>
          <w:spacing w:val="-4"/>
        </w:rPr>
        <w:t>SAW</w:t>
      </w:r>
      <w:r>
        <w:rPr>
          <w:spacing w:val="-8"/>
        </w:rPr>
        <w:t xml:space="preserve"> </w:t>
      </w:r>
      <w:r>
        <w:rPr>
          <w:spacing w:val="-4"/>
        </w:rPr>
        <w:t>customer</w:t>
      </w:r>
      <w:r>
        <w:rPr>
          <w:spacing w:val="-8"/>
        </w:rPr>
        <w:t xml:space="preserve"> </w:t>
      </w:r>
      <w:r>
        <w:rPr>
          <w:spacing w:val="-4"/>
        </w:rPr>
        <w:t>service</w:t>
      </w:r>
      <w:r>
        <w:rPr>
          <w:spacing w:val="-8"/>
        </w:rPr>
        <w:t xml:space="preserve"> </w:t>
      </w:r>
      <w:r>
        <w:rPr>
          <w:spacing w:val="-4"/>
        </w:rPr>
        <w:t>24</w:t>
      </w:r>
      <w:r>
        <w:rPr>
          <w:spacing w:val="-8"/>
        </w:rPr>
        <w:t xml:space="preserve"> </w:t>
      </w:r>
      <w:r>
        <w:rPr>
          <w:spacing w:val="-4"/>
        </w:rPr>
        <w:t>hours</w:t>
      </w:r>
      <w:r>
        <w:rPr>
          <w:spacing w:val="-8"/>
        </w:rPr>
        <w:t xml:space="preserve"> </w:t>
      </w:r>
      <w:r>
        <w:rPr>
          <w:spacing w:val="-4"/>
        </w:rPr>
        <w:t xml:space="preserve">a </w:t>
      </w:r>
      <w:r>
        <w:t>day,</w:t>
      </w:r>
      <w:r>
        <w:rPr>
          <w:spacing w:val="-16"/>
        </w:rPr>
        <w:t xml:space="preserve"> </w:t>
      </w:r>
      <w:r>
        <w:t>seven</w:t>
      </w:r>
      <w:r>
        <w:rPr>
          <w:spacing w:val="-15"/>
        </w:rPr>
        <w:t xml:space="preserve"> </w:t>
      </w:r>
      <w:r>
        <w:t>days</w:t>
      </w:r>
      <w:r>
        <w:rPr>
          <w:spacing w:val="-15"/>
        </w:rPr>
        <w:t xml:space="preserve"> </w:t>
      </w:r>
      <w:r>
        <w:t>a</w:t>
      </w:r>
      <w:r>
        <w:rPr>
          <w:spacing w:val="-16"/>
        </w:rPr>
        <w:t xml:space="preserve"> </w:t>
      </w:r>
      <w:r>
        <w:t>week,</w:t>
      </w:r>
      <w:r>
        <w:rPr>
          <w:spacing w:val="-15"/>
        </w:rPr>
        <w:t xml:space="preserve"> </w:t>
      </w:r>
      <w:r>
        <w:t>at</w:t>
      </w:r>
      <w:r>
        <w:rPr>
          <w:spacing w:val="-15"/>
        </w:rPr>
        <w:t xml:space="preserve"> </w:t>
      </w:r>
      <w:r>
        <w:t>1-855-928-3241</w:t>
      </w:r>
    </w:p>
    <w:p w14:paraId="3D3D5B05" w14:textId="77777777" w:rsidR="00D75A5E" w:rsidRDefault="00A64706">
      <w:pPr>
        <w:pStyle w:val="ListParagraph"/>
        <w:numPr>
          <w:ilvl w:val="0"/>
          <w:numId w:val="9"/>
        </w:numPr>
        <w:tabs>
          <w:tab w:val="left" w:pos="599"/>
        </w:tabs>
        <w:ind w:left="599" w:hanging="239"/>
      </w:pPr>
      <w:r>
        <w:rPr>
          <w:spacing w:val="-4"/>
        </w:rPr>
        <w:t>Part</w:t>
      </w:r>
      <w:r>
        <w:rPr>
          <w:spacing w:val="-10"/>
        </w:rPr>
        <w:t xml:space="preserve"> </w:t>
      </w:r>
      <w:r>
        <w:rPr>
          <w:spacing w:val="-4"/>
        </w:rPr>
        <w:t>2:</w:t>
      </w:r>
      <w:r>
        <w:rPr>
          <w:spacing w:val="-10"/>
        </w:rPr>
        <w:t xml:space="preserve"> </w:t>
      </w:r>
      <w:r>
        <w:rPr>
          <w:spacing w:val="-4"/>
        </w:rPr>
        <w:t>Register</w:t>
      </w:r>
      <w:r>
        <w:rPr>
          <w:spacing w:val="-10"/>
        </w:rPr>
        <w:t xml:space="preserve"> </w:t>
      </w:r>
      <w:r>
        <w:rPr>
          <w:spacing w:val="-4"/>
        </w:rPr>
        <w:t>in</w:t>
      </w:r>
      <w:r>
        <w:rPr>
          <w:spacing w:val="-9"/>
        </w:rPr>
        <w:t xml:space="preserve"> </w:t>
      </w:r>
      <w:r>
        <w:rPr>
          <w:spacing w:val="-4"/>
        </w:rPr>
        <w:t>the</w:t>
      </w:r>
      <w:r>
        <w:rPr>
          <w:spacing w:val="-10"/>
        </w:rPr>
        <w:t xml:space="preserve"> </w:t>
      </w:r>
      <w:r>
        <w:rPr>
          <w:spacing w:val="-4"/>
        </w:rPr>
        <w:t>Provider</w:t>
      </w:r>
      <w:r>
        <w:rPr>
          <w:spacing w:val="-10"/>
        </w:rPr>
        <w:t xml:space="preserve"> </w:t>
      </w:r>
      <w:r>
        <w:rPr>
          <w:spacing w:val="-4"/>
        </w:rPr>
        <w:t>Portal</w:t>
      </w:r>
    </w:p>
    <w:p w14:paraId="75D99339" w14:textId="77777777" w:rsidR="00D75A5E" w:rsidRDefault="00A64706">
      <w:pPr>
        <w:pStyle w:val="ListParagraph"/>
        <w:numPr>
          <w:ilvl w:val="0"/>
          <w:numId w:val="9"/>
        </w:numPr>
        <w:tabs>
          <w:tab w:val="left" w:pos="599"/>
        </w:tabs>
        <w:spacing w:before="104"/>
        <w:ind w:left="599" w:hanging="239"/>
      </w:pPr>
      <w:r>
        <w:rPr>
          <w:spacing w:val="-4"/>
        </w:rPr>
        <w:t>Part</w:t>
      </w:r>
      <w:r>
        <w:rPr>
          <w:spacing w:val="-7"/>
        </w:rPr>
        <w:t xml:space="preserve"> </w:t>
      </w:r>
      <w:r>
        <w:rPr>
          <w:spacing w:val="-4"/>
        </w:rPr>
        <w:t>3:</w:t>
      </w:r>
      <w:r>
        <w:rPr>
          <w:spacing w:val="-7"/>
        </w:rPr>
        <w:t xml:space="preserve"> </w:t>
      </w:r>
      <w:r>
        <w:rPr>
          <w:spacing w:val="-4"/>
        </w:rPr>
        <w:t>Enroll</w:t>
      </w:r>
      <w:r>
        <w:rPr>
          <w:spacing w:val="-7"/>
        </w:rPr>
        <w:t xml:space="preserve"> </w:t>
      </w:r>
      <w:r>
        <w:rPr>
          <w:spacing w:val="-4"/>
        </w:rPr>
        <w:t>in</w:t>
      </w:r>
      <w:r>
        <w:rPr>
          <w:spacing w:val="-7"/>
        </w:rPr>
        <w:t xml:space="preserve"> </w:t>
      </w:r>
      <w:r>
        <w:rPr>
          <w:spacing w:val="-4"/>
        </w:rPr>
        <w:t>Adaptive</w:t>
      </w:r>
      <w:r>
        <w:rPr>
          <w:spacing w:val="-6"/>
        </w:rPr>
        <w:t xml:space="preserve"> </w:t>
      </w:r>
      <w:r>
        <w:rPr>
          <w:spacing w:val="-4"/>
        </w:rPr>
        <w:t>Authentication</w:t>
      </w:r>
    </w:p>
    <w:p w14:paraId="36F1EBB1" w14:textId="77777777" w:rsidR="00D75A5E" w:rsidRDefault="00D75A5E">
      <w:pPr>
        <w:pStyle w:val="ListParagraph"/>
        <w:sectPr w:rsidR="00D75A5E">
          <w:pgSz w:w="12240" w:h="15840"/>
          <w:pgMar w:top="940" w:right="360" w:bottom="760" w:left="720" w:header="0" w:footer="566" w:gutter="0"/>
          <w:cols w:num="2" w:space="720" w:equalWidth="0">
            <w:col w:w="5081" w:space="319"/>
            <w:col w:w="5760"/>
          </w:cols>
        </w:sectPr>
      </w:pPr>
    </w:p>
    <w:p w14:paraId="79EBB40C" w14:textId="77777777" w:rsidR="00D75A5E" w:rsidRDefault="00A64706">
      <w:pPr>
        <w:pStyle w:val="Heading3"/>
        <w:spacing w:before="88"/>
      </w:pPr>
      <w:r>
        <w:rPr>
          <w:color w:val="4D4D4F"/>
          <w:spacing w:val="-2"/>
          <w:w w:val="90"/>
        </w:rPr>
        <w:lastRenderedPageBreak/>
        <w:t>PHONE</w:t>
      </w:r>
    </w:p>
    <w:p w14:paraId="62672CE3" w14:textId="77777777" w:rsidR="00D75A5E" w:rsidRDefault="00A64706">
      <w:pPr>
        <w:spacing w:before="144" w:line="264" w:lineRule="auto"/>
        <w:ind w:left="360" w:right="67"/>
      </w:pPr>
      <w:r>
        <w:rPr>
          <w:w w:val="95"/>
        </w:rPr>
        <w:t>Call</w:t>
      </w:r>
      <w:r>
        <w:rPr>
          <w:spacing w:val="-7"/>
          <w:w w:val="95"/>
        </w:rPr>
        <w:t xml:space="preserve"> </w:t>
      </w:r>
      <w:r>
        <w:rPr>
          <w:w w:val="95"/>
        </w:rPr>
        <w:t>Invoice</w:t>
      </w:r>
      <w:r>
        <w:rPr>
          <w:spacing w:val="-7"/>
          <w:w w:val="95"/>
        </w:rPr>
        <w:t xml:space="preserve"> </w:t>
      </w:r>
      <w:r>
        <w:rPr>
          <w:w w:val="95"/>
        </w:rPr>
        <w:t>Express</w:t>
      </w:r>
      <w:r>
        <w:rPr>
          <w:spacing w:val="-7"/>
          <w:w w:val="95"/>
        </w:rPr>
        <w:t xml:space="preserve"> </w:t>
      </w:r>
      <w:r>
        <w:rPr>
          <w:w w:val="95"/>
        </w:rPr>
        <w:t>at</w:t>
      </w:r>
      <w:r>
        <w:rPr>
          <w:spacing w:val="-7"/>
          <w:w w:val="95"/>
        </w:rPr>
        <w:t xml:space="preserve"> </w:t>
      </w:r>
      <w:r>
        <w:rPr>
          <w:w w:val="95"/>
        </w:rPr>
        <w:t>1-888-461-8855</w:t>
      </w:r>
      <w:r>
        <w:rPr>
          <w:spacing w:val="-35"/>
          <w:w w:val="95"/>
        </w:rPr>
        <w:t xml:space="preserve"> </w:t>
      </w:r>
      <w:r>
        <w:rPr>
          <w:w w:val="80"/>
        </w:rPr>
        <w:t xml:space="preserve">. </w:t>
      </w:r>
      <w:r>
        <w:rPr>
          <w:w w:val="95"/>
        </w:rPr>
        <w:t xml:space="preserve">Instructions </w:t>
      </w:r>
      <w:r>
        <w:t xml:space="preserve">on how to use Invoice Express can be found at </w:t>
      </w:r>
      <w:hyperlink r:id="rId64">
        <w:r>
          <w:rPr>
            <w:b/>
            <w:spacing w:val="-2"/>
          </w:rPr>
          <w:t>www.dcyf.wa.gov/sites/default/files/pubs/</w:t>
        </w:r>
      </w:hyperlink>
      <w:r>
        <w:rPr>
          <w:b/>
          <w:spacing w:val="-2"/>
        </w:rPr>
        <w:t xml:space="preserve"> </w:t>
      </w:r>
      <w:hyperlink r:id="rId65">
        <w:r>
          <w:rPr>
            <w:b/>
          </w:rPr>
          <w:t>EPS_0043.pdf</w:t>
        </w:r>
      </w:hyperlink>
      <w:r>
        <w:rPr>
          <w:spacing w:val="-1"/>
        </w:rPr>
        <w:t xml:space="preserve"> </w:t>
      </w:r>
      <w:r>
        <w:rPr>
          <w:w w:val="80"/>
        </w:rPr>
        <w:t>.</w:t>
      </w:r>
    </w:p>
    <w:p w14:paraId="2B31FC79" w14:textId="77777777" w:rsidR="00D75A5E" w:rsidRDefault="00D75A5E">
      <w:pPr>
        <w:pStyle w:val="BodyText"/>
        <w:spacing w:before="3"/>
        <w:ind w:left="0"/>
      </w:pPr>
    </w:p>
    <w:p w14:paraId="37AF7909" w14:textId="77777777" w:rsidR="00D75A5E" w:rsidRDefault="00A64706">
      <w:pPr>
        <w:pStyle w:val="Heading3"/>
      </w:pPr>
      <w:r>
        <w:rPr>
          <w:color w:val="4D4D4F"/>
          <w:spacing w:val="-4"/>
          <w:w w:val="90"/>
        </w:rPr>
        <w:t>MAIL</w:t>
      </w:r>
    </w:p>
    <w:p w14:paraId="61C32842" w14:textId="77777777" w:rsidR="00D75A5E" w:rsidRDefault="00A64706">
      <w:pPr>
        <w:pStyle w:val="BodyText"/>
        <w:spacing w:before="64"/>
      </w:pPr>
      <w:r>
        <w:t>Mail</w:t>
      </w:r>
      <w:r>
        <w:rPr>
          <w:spacing w:val="-15"/>
        </w:rPr>
        <w:t xml:space="preserve"> </w:t>
      </w:r>
      <w:r>
        <w:t>a</w:t>
      </w:r>
      <w:r>
        <w:rPr>
          <w:spacing w:val="-15"/>
        </w:rPr>
        <w:t xml:space="preserve"> </w:t>
      </w:r>
      <w:r>
        <w:t>copy</w:t>
      </w:r>
      <w:r>
        <w:rPr>
          <w:spacing w:val="-14"/>
        </w:rPr>
        <w:t xml:space="preserve"> </w:t>
      </w:r>
      <w:r>
        <w:t>of</w:t>
      </w:r>
      <w:r>
        <w:rPr>
          <w:spacing w:val="-15"/>
        </w:rPr>
        <w:t xml:space="preserve"> </w:t>
      </w:r>
      <w:r>
        <w:t>your</w:t>
      </w:r>
      <w:r>
        <w:rPr>
          <w:spacing w:val="-15"/>
        </w:rPr>
        <w:t xml:space="preserve"> </w:t>
      </w:r>
      <w:r>
        <w:t>completed</w:t>
      </w:r>
      <w:r>
        <w:rPr>
          <w:spacing w:val="-14"/>
        </w:rPr>
        <w:t xml:space="preserve"> </w:t>
      </w:r>
      <w:r>
        <w:t>invoice</w:t>
      </w:r>
      <w:r>
        <w:rPr>
          <w:spacing w:val="-15"/>
        </w:rPr>
        <w:t xml:space="preserve"> </w:t>
      </w:r>
      <w:r>
        <w:t>to</w:t>
      </w:r>
      <w:r>
        <w:rPr>
          <w:spacing w:val="-15"/>
        </w:rPr>
        <w:t xml:space="preserve"> </w:t>
      </w:r>
      <w:r>
        <w:t>DCYF</w:t>
      </w:r>
      <w:r>
        <w:rPr>
          <w:spacing w:val="-14"/>
        </w:rPr>
        <w:t xml:space="preserve"> </w:t>
      </w:r>
      <w:r>
        <w:rPr>
          <w:spacing w:val="-5"/>
        </w:rPr>
        <w:t>at:</w:t>
      </w:r>
    </w:p>
    <w:p w14:paraId="16EC4B97" w14:textId="77777777" w:rsidR="00D75A5E" w:rsidRDefault="00A64706">
      <w:pPr>
        <w:pStyle w:val="BodyText"/>
        <w:spacing w:before="205" w:line="264" w:lineRule="auto"/>
        <w:ind w:left="629"/>
      </w:pPr>
      <w:r>
        <w:rPr>
          <w:spacing w:val="-2"/>
        </w:rPr>
        <w:t>Washington</w:t>
      </w:r>
      <w:r>
        <w:rPr>
          <w:spacing w:val="-10"/>
        </w:rPr>
        <w:t xml:space="preserve"> </w:t>
      </w:r>
      <w:r>
        <w:rPr>
          <w:spacing w:val="-2"/>
        </w:rPr>
        <w:t>State</w:t>
      </w:r>
      <w:r>
        <w:rPr>
          <w:spacing w:val="-10"/>
        </w:rPr>
        <w:t xml:space="preserve"> </w:t>
      </w:r>
      <w:r>
        <w:rPr>
          <w:spacing w:val="-2"/>
        </w:rPr>
        <w:t>Department</w:t>
      </w:r>
      <w:r>
        <w:rPr>
          <w:spacing w:val="-10"/>
        </w:rPr>
        <w:t xml:space="preserve"> </w:t>
      </w:r>
      <w:r>
        <w:rPr>
          <w:spacing w:val="-2"/>
        </w:rPr>
        <w:t>of</w:t>
      </w:r>
      <w:r>
        <w:rPr>
          <w:spacing w:val="-10"/>
        </w:rPr>
        <w:t xml:space="preserve"> </w:t>
      </w:r>
      <w:r>
        <w:rPr>
          <w:spacing w:val="-2"/>
        </w:rPr>
        <w:t>Children,</w:t>
      </w:r>
      <w:r>
        <w:rPr>
          <w:spacing w:val="-10"/>
        </w:rPr>
        <w:t xml:space="preserve"> </w:t>
      </w:r>
      <w:r>
        <w:rPr>
          <w:spacing w:val="-2"/>
        </w:rPr>
        <w:t xml:space="preserve">Youth </w:t>
      </w:r>
      <w:r>
        <w:t>&amp; Families</w:t>
      </w:r>
    </w:p>
    <w:p w14:paraId="021C8AA5" w14:textId="77777777" w:rsidR="00D75A5E" w:rsidRDefault="00A64706">
      <w:pPr>
        <w:pStyle w:val="BodyText"/>
        <w:spacing w:line="254" w:lineRule="exact"/>
        <w:ind w:left="629"/>
      </w:pPr>
      <w:r>
        <w:rPr>
          <w:spacing w:val="-4"/>
        </w:rPr>
        <w:t>SSPS</w:t>
      </w:r>
    </w:p>
    <w:p w14:paraId="1BFF848E" w14:textId="77777777" w:rsidR="00D75A5E" w:rsidRDefault="00A64706">
      <w:pPr>
        <w:pStyle w:val="BodyText"/>
        <w:spacing w:before="25"/>
        <w:ind w:left="630"/>
      </w:pPr>
      <w:r>
        <w:rPr>
          <w:spacing w:val="-4"/>
          <w:w w:val="85"/>
        </w:rPr>
        <w:t>P</w:t>
      </w:r>
      <w:r>
        <w:rPr>
          <w:spacing w:val="-29"/>
          <w:w w:val="85"/>
        </w:rPr>
        <w:t xml:space="preserve"> </w:t>
      </w:r>
      <w:r>
        <w:rPr>
          <w:spacing w:val="-4"/>
          <w:w w:val="85"/>
        </w:rPr>
        <w:t>.O</w:t>
      </w:r>
      <w:r>
        <w:rPr>
          <w:spacing w:val="-28"/>
          <w:w w:val="85"/>
        </w:rPr>
        <w:t xml:space="preserve"> </w:t>
      </w:r>
      <w:r>
        <w:rPr>
          <w:spacing w:val="-4"/>
          <w:w w:val="75"/>
        </w:rPr>
        <w:t>.</w:t>
      </w:r>
      <w:r>
        <w:rPr>
          <w:spacing w:val="-9"/>
        </w:rPr>
        <w:t xml:space="preserve"> </w:t>
      </w:r>
      <w:r>
        <w:rPr>
          <w:spacing w:val="-4"/>
          <w:w w:val="85"/>
        </w:rPr>
        <w:t>Box</w:t>
      </w:r>
      <w:r>
        <w:rPr>
          <w:spacing w:val="-10"/>
        </w:rPr>
        <w:t xml:space="preserve"> </w:t>
      </w:r>
      <w:r>
        <w:rPr>
          <w:spacing w:val="-4"/>
          <w:w w:val="85"/>
        </w:rPr>
        <w:t>45812</w:t>
      </w:r>
    </w:p>
    <w:p w14:paraId="348D004C" w14:textId="77777777" w:rsidR="00D75A5E" w:rsidRDefault="00A64706">
      <w:pPr>
        <w:pStyle w:val="BodyText"/>
        <w:spacing w:before="24"/>
        <w:ind w:left="630"/>
      </w:pPr>
      <w:r>
        <w:rPr>
          <w:spacing w:val="-6"/>
        </w:rPr>
        <w:t>Olympia,</w:t>
      </w:r>
      <w:r>
        <w:rPr>
          <w:spacing w:val="-1"/>
        </w:rPr>
        <w:t xml:space="preserve"> </w:t>
      </w:r>
      <w:r>
        <w:rPr>
          <w:spacing w:val="-6"/>
        </w:rPr>
        <w:t>WA</w:t>
      </w:r>
      <w:r>
        <w:t xml:space="preserve"> </w:t>
      </w:r>
      <w:r>
        <w:rPr>
          <w:spacing w:val="-6"/>
        </w:rPr>
        <w:t>98504-5812</w:t>
      </w:r>
    </w:p>
    <w:p w14:paraId="205143BF" w14:textId="77777777" w:rsidR="00D75A5E" w:rsidRDefault="00D75A5E">
      <w:pPr>
        <w:pStyle w:val="BodyText"/>
        <w:spacing w:before="34"/>
        <w:ind w:left="0"/>
      </w:pPr>
    </w:p>
    <w:p w14:paraId="0C37208B" w14:textId="77777777" w:rsidR="009E06BF" w:rsidRDefault="009E06BF">
      <w:pPr>
        <w:pStyle w:val="Heading2"/>
        <w:rPr>
          <w:ins w:id="311" w:author="James, Christin (DCYF)" w:date="2026-07-01T15:01:00Z" w16du:dateUtc="2026-07-01T22:01:00Z"/>
          <w:color w:val="00687F"/>
          <w:spacing w:val="-2"/>
          <w:w w:val="85"/>
        </w:rPr>
      </w:pPr>
      <w:bookmarkStart w:id="312" w:name="_TOC_250013"/>
    </w:p>
    <w:p w14:paraId="68A0AB95" w14:textId="68FEA61A" w:rsidR="00D75A5E" w:rsidRDefault="00A64706">
      <w:pPr>
        <w:pStyle w:val="Heading2"/>
      </w:pPr>
      <w:r>
        <w:rPr>
          <w:color w:val="00687F"/>
          <w:spacing w:val="-2"/>
          <w:w w:val="85"/>
        </w:rPr>
        <w:t>Receiving</w:t>
      </w:r>
      <w:r>
        <w:rPr>
          <w:color w:val="00687F"/>
          <w:spacing w:val="-3"/>
          <w:w w:val="85"/>
        </w:rPr>
        <w:t xml:space="preserve"> </w:t>
      </w:r>
      <w:bookmarkEnd w:id="312"/>
      <w:r>
        <w:rPr>
          <w:color w:val="00687F"/>
          <w:spacing w:val="-2"/>
          <w:w w:val="95"/>
        </w:rPr>
        <w:t>Payment</w:t>
      </w:r>
    </w:p>
    <w:p w14:paraId="76E371FB" w14:textId="77777777" w:rsidR="00D75A5E" w:rsidRDefault="00A64706">
      <w:pPr>
        <w:pStyle w:val="BodyText"/>
        <w:spacing w:before="111" w:line="264" w:lineRule="auto"/>
      </w:pPr>
      <w:r>
        <w:rPr>
          <w:noProof/>
        </w:rPr>
        <mc:AlternateContent>
          <mc:Choice Requires="wps">
            <w:drawing>
              <wp:anchor distT="0" distB="0" distL="0" distR="0" simplePos="0" relativeHeight="251658260" behindDoc="0" locked="0" layoutInCell="1" allowOverlap="1" wp14:anchorId="7B83C23C" wp14:editId="08BF7D53">
                <wp:simplePos x="0" y="0"/>
                <wp:positionH relativeFrom="page">
                  <wp:posOffset>625352</wp:posOffset>
                </wp:positionH>
                <wp:positionV relativeFrom="paragraph">
                  <wp:posOffset>957850</wp:posOffset>
                </wp:positionV>
                <wp:extent cx="6555105" cy="103505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7395C98D"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7B83C23C" id="Textbox 64" o:spid="_x0000_s1043" type="#_x0000_t202" style="position:absolute;left:0;text-align:left;margin-left:49.25pt;margin-top:75.4pt;width:516.15pt;height:81.5pt;rotation:-45;z-index:2516582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" filled="f" stroked="f">
                <v:textbox inset="0,0,0,0">
                  <w:txbxContent>
                    <w:p w14:paraId="7395C98D"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t>All new providers will have payments issued via direct deposit</w:t>
      </w:r>
      <w:r>
        <w:rPr>
          <w:spacing w:val="-30"/>
        </w:rPr>
        <w:t xml:space="preserve"> </w:t>
      </w:r>
      <w:r>
        <w:rPr>
          <w:w w:val="80"/>
        </w:rPr>
        <w:t xml:space="preserve">. </w:t>
      </w:r>
      <w:r>
        <w:t>If you do not have access to a financial</w:t>
      </w:r>
      <w:r>
        <w:rPr>
          <w:spacing w:val="-9"/>
        </w:rPr>
        <w:t xml:space="preserve"> </w:t>
      </w:r>
      <w:r>
        <w:t>institution,</w:t>
      </w:r>
      <w:r>
        <w:rPr>
          <w:spacing w:val="-9"/>
        </w:rPr>
        <w:t xml:space="preserve"> </w:t>
      </w:r>
      <w:r>
        <w:t>you</w:t>
      </w:r>
      <w:r>
        <w:rPr>
          <w:spacing w:val="-9"/>
        </w:rPr>
        <w:t xml:space="preserve"> </w:t>
      </w:r>
      <w:r>
        <w:t>may</w:t>
      </w:r>
      <w:r>
        <w:rPr>
          <w:spacing w:val="-9"/>
        </w:rPr>
        <w:t xml:space="preserve"> </w:t>
      </w:r>
      <w:r>
        <w:t>submit</w:t>
      </w:r>
      <w:r>
        <w:rPr>
          <w:spacing w:val="-9"/>
        </w:rPr>
        <w:t xml:space="preserve"> </w:t>
      </w:r>
      <w:r>
        <w:t>a</w:t>
      </w:r>
      <w:r>
        <w:rPr>
          <w:spacing w:val="-9"/>
        </w:rPr>
        <w:t xml:space="preserve"> </w:t>
      </w:r>
      <w:r>
        <w:t>request</w:t>
      </w:r>
      <w:r>
        <w:rPr>
          <w:spacing w:val="-9"/>
        </w:rPr>
        <w:t xml:space="preserve"> </w:t>
      </w:r>
      <w:r>
        <w:t>in writing indicating the preference for a payment mailed by U</w:t>
      </w:r>
      <w:r>
        <w:rPr>
          <w:spacing w:val="-31"/>
        </w:rPr>
        <w:t xml:space="preserve"> </w:t>
      </w:r>
      <w:r>
        <w:t>.S</w:t>
      </w:r>
      <w:r>
        <w:rPr>
          <w:spacing w:val="-31"/>
        </w:rPr>
        <w:t xml:space="preserve"> </w:t>
      </w:r>
      <w:r>
        <w:rPr>
          <w:w w:val="80"/>
        </w:rPr>
        <w:t xml:space="preserve">. </w:t>
      </w:r>
      <w:r>
        <w:t>Postal Service</w:t>
      </w:r>
      <w:r>
        <w:rPr>
          <w:spacing w:val="-31"/>
        </w:rPr>
        <w:t xml:space="preserve"> </w:t>
      </w:r>
      <w:r>
        <w:rPr>
          <w:w w:val="80"/>
        </w:rPr>
        <w:t>.</w:t>
      </w:r>
    </w:p>
    <w:p w14:paraId="0E9897E2" w14:textId="77777777" w:rsidR="00D75A5E" w:rsidRDefault="00D75A5E">
      <w:pPr>
        <w:pStyle w:val="BodyText"/>
        <w:spacing w:before="3"/>
        <w:ind w:left="0"/>
      </w:pPr>
    </w:p>
    <w:p w14:paraId="0F076995" w14:textId="77777777" w:rsidR="00D75A5E" w:rsidRDefault="00A64706">
      <w:pPr>
        <w:pStyle w:val="Heading3"/>
        <w:spacing w:before="1"/>
      </w:pPr>
      <w:r>
        <w:rPr>
          <w:color w:val="4D4D4F"/>
          <w:spacing w:val="-4"/>
          <w:w w:val="90"/>
        </w:rPr>
        <w:t>MAIL</w:t>
      </w:r>
    </w:p>
    <w:p w14:paraId="2A6A409D" w14:textId="77777777" w:rsidR="00D75A5E" w:rsidRDefault="00A64706">
      <w:pPr>
        <w:pStyle w:val="BodyText"/>
        <w:spacing w:before="63" w:line="264" w:lineRule="auto"/>
      </w:pPr>
      <w:r>
        <w:t>Invoice claims made between the 1st and 4:30 p</w:t>
      </w:r>
      <w:r>
        <w:rPr>
          <w:spacing w:val="-32"/>
        </w:rPr>
        <w:t xml:space="preserve"> </w:t>
      </w:r>
      <w:r>
        <w:rPr>
          <w:w w:val="80"/>
        </w:rPr>
        <w:t>.m</w:t>
      </w:r>
      <w:r>
        <w:rPr>
          <w:spacing w:val="-20"/>
          <w:w w:val="80"/>
        </w:rPr>
        <w:t xml:space="preserve"> </w:t>
      </w:r>
      <w:r>
        <w:rPr>
          <w:w w:val="80"/>
        </w:rPr>
        <w:t xml:space="preserve">. </w:t>
      </w:r>
      <w:r>
        <w:t>on</w:t>
      </w:r>
      <w:r>
        <w:rPr>
          <w:spacing w:val="-5"/>
        </w:rPr>
        <w:t xml:space="preserve"> </w:t>
      </w:r>
      <w:r>
        <w:t>the</w:t>
      </w:r>
      <w:r>
        <w:rPr>
          <w:spacing w:val="-5"/>
        </w:rPr>
        <w:t xml:space="preserve"> </w:t>
      </w:r>
      <w:r>
        <w:t>15th</w:t>
      </w:r>
      <w:r>
        <w:rPr>
          <w:spacing w:val="-5"/>
        </w:rPr>
        <w:t xml:space="preserve"> </w:t>
      </w:r>
      <w:r>
        <w:t>will</w:t>
      </w:r>
      <w:r>
        <w:rPr>
          <w:spacing w:val="-5"/>
        </w:rPr>
        <w:t xml:space="preserve"> </w:t>
      </w:r>
      <w:r>
        <w:t>be</w:t>
      </w:r>
      <w:r>
        <w:rPr>
          <w:spacing w:val="-5"/>
        </w:rPr>
        <w:t xml:space="preserve"> </w:t>
      </w:r>
      <w:r>
        <w:t>issued</w:t>
      </w:r>
      <w:r>
        <w:rPr>
          <w:spacing w:val="-5"/>
        </w:rPr>
        <w:t xml:space="preserve"> </w:t>
      </w:r>
      <w:r>
        <w:t>on</w:t>
      </w:r>
      <w:r>
        <w:rPr>
          <w:spacing w:val="-5"/>
        </w:rPr>
        <w:t xml:space="preserve"> </w:t>
      </w:r>
      <w:r>
        <w:t>the</w:t>
      </w:r>
      <w:r>
        <w:rPr>
          <w:spacing w:val="-5"/>
        </w:rPr>
        <w:t xml:space="preserve"> </w:t>
      </w:r>
      <w:r>
        <w:t>16th</w:t>
      </w:r>
      <w:r>
        <w:rPr>
          <w:spacing w:val="-5"/>
        </w:rPr>
        <w:t xml:space="preserve"> </w:t>
      </w:r>
      <w:r>
        <w:t>or</w:t>
      </w:r>
      <w:r>
        <w:rPr>
          <w:spacing w:val="-5"/>
        </w:rPr>
        <w:t xml:space="preserve"> </w:t>
      </w:r>
      <w:r>
        <w:t>the</w:t>
      </w:r>
      <w:r>
        <w:rPr>
          <w:spacing w:val="-5"/>
        </w:rPr>
        <w:t xml:space="preserve"> </w:t>
      </w:r>
      <w:r>
        <w:t>first business</w:t>
      </w:r>
      <w:r>
        <w:rPr>
          <w:spacing w:val="-15"/>
        </w:rPr>
        <w:t xml:space="preserve"> </w:t>
      </w:r>
      <w:r>
        <w:t>day</w:t>
      </w:r>
      <w:r>
        <w:rPr>
          <w:spacing w:val="-14"/>
        </w:rPr>
        <w:t xml:space="preserve"> </w:t>
      </w:r>
      <w:r>
        <w:t>after</w:t>
      </w:r>
      <w:r>
        <w:rPr>
          <w:spacing w:val="-38"/>
        </w:rPr>
        <w:t xml:space="preserve"> </w:t>
      </w:r>
      <w:r>
        <w:rPr>
          <w:w w:val="80"/>
        </w:rPr>
        <w:t>.</w:t>
      </w:r>
      <w:r>
        <w:rPr>
          <w:spacing w:val="-1"/>
          <w:w w:val="80"/>
        </w:rPr>
        <w:t xml:space="preserve"> </w:t>
      </w:r>
      <w:r>
        <w:t>Should</w:t>
      </w:r>
      <w:r>
        <w:rPr>
          <w:spacing w:val="-14"/>
        </w:rPr>
        <w:t xml:space="preserve"> </w:t>
      </w:r>
      <w:r>
        <w:t>the</w:t>
      </w:r>
      <w:r>
        <w:rPr>
          <w:spacing w:val="-14"/>
        </w:rPr>
        <w:t xml:space="preserve"> </w:t>
      </w:r>
      <w:r>
        <w:t>15th</w:t>
      </w:r>
      <w:r>
        <w:rPr>
          <w:spacing w:val="-14"/>
        </w:rPr>
        <w:t xml:space="preserve"> </w:t>
      </w:r>
      <w:r>
        <w:t>fall</w:t>
      </w:r>
      <w:r>
        <w:rPr>
          <w:spacing w:val="-14"/>
        </w:rPr>
        <w:t xml:space="preserve"> </w:t>
      </w:r>
      <w:r>
        <w:t>on</w:t>
      </w:r>
      <w:r>
        <w:rPr>
          <w:spacing w:val="-14"/>
        </w:rPr>
        <w:t xml:space="preserve"> </w:t>
      </w:r>
      <w:r>
        <w:t>a</w:t>
      </w:r>
      <w:r>
        <w:rPr>
          <w:spacing w:val="-14"/>
        </w:rPr>
        <w:t xml:space="preserve"> </w:t>
      </w:r>
      <w:r>
        <w:t>weekend or</w:t>
      </w:r>
      <w:r>
        <w:rPr>
          <w:spacing w:val="-14"/>
        </w:rPr>
        <w:t xml:space="preserve"> </w:t>
      </w:r>
      <w:r>
        <w:t>holiday,</w:t>
      </w:r>
      <w:r>
        <w:rPr>
          <w:spacing w:val="-12"/>
        </w:rPr>
        <w:t xml:space="preserve"> </w:t>
      </w:r>
      <w:r>
        <w:t>the</w:t>
      </w:r>
      <w:r>
        <w:rPr>
          <w:spacing w:val="-12"/>
        </w:rPr>
        <w:t xml:space="preserve"> </w:t>
      </w:r>
      <w:r>
        <w:t>cutoff</w:t>
      </w:r>
      <w:r>
        <w:rPr>
          <w:spacing w:val="-12"/>
        </w:rPr>
        <w:t xml:space="preserve"> </w:t>
      </w:r>
      <w:r>
        <w:t>is</w:t>
      </w:r>
      <w:r>
        <w:rPr>
          <w:spacing w:val="-12"/>
        </w:rPr>
        <w:t xml:space="preserve"> </w:t>
      </w:r>
      <w:r>
        <w:t>4:30</w:t>
      </w:r>
      <w:r>
        <w:rPr>
          <w:spacing w:val="-12"/>
        </w:rPr>
        <w:t xml:space="preserve"> </w:t>
      </w:r>
      <w:r>
        <w:t>p</w:t>
      </w:r>
      <w:r>
        <w:rPr>
          <w:spacing w:val="-38"/>
        </w:rPr>
        <w:t xml:space="preserve"> </w:t>
      </w:r>
      <w:r>
        <w:rPr>
          <w:w w:val="80"/>
        </w:rPr>
        <w:t>.m</w:t>
      </w:r>
      <w:r>
        <w:rPr>
          <w:spacing w:val="-26"/>
          <w:w w:val="80"/>
        </w:rPr>
        <w:t xml:space="preserve"> </w:t>
      </w:r>
      <w:r>
        <w:rPr>
          <w:w w:val="80"/>
        </w:rPr>
        <w:t xml:space="preserve">. </w:t>
      </w:r>
      <w:r>
        <w:t>on</w:t>
      </w:r>
      <w:r>
        <w:rPr>
          <w:spacing w:val="-12"/>
        </w:rPr>
        <w:t xml:space="preserve"> </w:t>
      </w:r>
      <w:r>
        <w:t>the</w:t>
      </w:r>
      <w:r>
        <w:rPr>
          <w:spacing w:val="-12"/>
        </w:rPr>
        <w:t xml:space="preserve"> </w:t>
      </w:r>
      <w:r>
        <w:t>last</w:t>
      </w:r>
      <w:r>
        <w:rPr>
          <w:spacing w:val="-12"/>
        </w:rPr>
        <w:t xml:space="preserve"> </w:t>
      </w:r>
      <w:r>
        <w:t>business day before the 15th</w:t>
      </w:r>
      <w:r>
        <w:rPr>
          <w:spacing w:val="-24"/>
        </w:rPr>
        <w:t xml:space="preserve"> </w:t>
      </w:r>
      <w:r>
        <w:rPr>
          <w:w w:val="80"/>
        </w:rPr>
        <w:t>.</w:t>
      </w:r>
    </w:p>
    <w:p w14:paraId="493D8573" w14:textId="77777777" w:rsidR="00D75A5E" w:rsidRDefault="00A64706">
      <w:pPr>
        <w:pStyle w:val="BodyText"/>
        <w:spacing w:before="177" w:line="264" w:lineRule="auto"/>
      </w:pPr>
      <w:r>
        <w:t>Invoice</w:t>
      </w:r>
      <w:r>
        <w:rPr>
          <w:spacing w:val="-10"/>
        </w:rPr>
        <w:t xml:space="preserve"> </w:t>
      </w:r>
      <w:r>
        <w:t>claims</w:t>
      </w:r>
      <w:r>
        <w:rPr>
          <w:spacing w:val="-10"/>
        </w:rPr>
        <w:t xml:space="preserve"> </w:t>
      </w:r>
      <w:r>
        <w:t>submitted</w:t>
      </w:r>
      <w:r>
        <w:rPr>
          <w:spacing w:val="-10"/>
        </w:rPr>
        <w:t xml:space="preserve"> </w:t>
      </w:r>
      <w:r>
        <w:t>after</w:t>
      </w:r>
      <w:r>
        <w:rPr>
          <w:spacing w:val="-10"/>
        </w:rPr>
        <w:t xml:space="preserve"> </w:t>
      </w:r>
      <w:r>
        <w:t>4:30</w:t>
      </w:r>
      <w:r>
        <w:rPr>
          <w:spacing w:val="-10"/>
        </w:rPr>
        <w:t xml:space="preserve"> </w:t>
      </w:r>
      <w:r>
        <w:t>p</w:t>
      </w:r>
      <w:r>
        <w:rPr>
          <w:spacing w:val="-38"/>
        </w:rPr>
        <w:t xml:space="preserve"> </w:t>
      </w:r>
      <w:r>
        <w:rPr>
          <w:w w:val="80"/>
        </w:rPr>
        <w:t>.m</w:t>
      </w:r>
      <w:r>
        <w:rPr>
          <w:spacing w:val="-26"/>
          <w:w w:val="80"/>
        </w:rPr>
        <w:t xml:space="preserve"> </w:t>
      </w:r>
      <w:r>
        <w:rPr>
          <w:w w:val="80"/>
        </w:rPr>
        <w:t xml:space="preserve">. </w:t>
      </w:r>
      <w:r>
        <w:t>on</w:t>
      </w:r>
      <w:r>
        <w:rPr>
          <w:spacing w:val="-10"/>
        </w:rPr>
        <w:t xml:space="preserve"> </w:t>
      </w:r>
      <w:r>
        <w:t>the</w:t>
      </w:r>
      <w:r>
        <w:rPr>
          <w:spacing w:val="-10"/>
        </w:rPr>
        <w:t xml:space="preserve"> </w:t>
      </w:r>
      <w:r>
        <w:t>15th through 4:30 p</w:t>
      </w:r>
      <w:r>
        <w:rPr>
          <w:spacing w:val="-30"/>
        </w:rPr>
        <w:t xml:space="preserve"> </w:t>
      </w:r>
      <w:r>
        <w:rPr>
          <w:w w:val="80"/>
        </w:rPr>
        <w:t>.m</w:t>
      </w:r>
      <w:r>
        <w:rPr>
          <w:spacing w:val="-18"/>
          <w:w w:val="80"/>
        </w:rPr>
        <w:t xml:space="preserve"> </w:t>
      </w:r>
      <w:r>
        <w:rPr>
          <w:w w:val="80"/>
        </w:rPr>
        <w:t xml:space="preserve">. </w:t>
      </w:r>
      <w:r>
        <w:t>on the last business day of the month</w:t>
      </w:r>
      <w:r>
        <w:rPr>
          <w:spacing w:val="-8"/>
        </w:rPr>
        <w:t xml:space="preserve"> </w:t>
      </w:r>
      <w:r>
        <w:t>will</w:t>
      </w:r>
      <w:r>
        <w:rPr>
          <w:spacing w:val="-8"/>
        </w:rPr>
        <w:t xml:space="preserve"> </w:t>
      </w:r>
      <w:r>
        <w:t>be</w:t>
      </w:r>
      <w:r>
        <w:rPr>
          <w:spacing w:val="-8"/>
        </w:rPr>
        <w:t xml:space="preserve"> </w:t>
      </w:r>
      <w:r>
        <w:t>issued</w:t>
      </w:r>
      <w:r>
        <w:rPr>
          <w:spacing w:val="-8"/>
        </w:rPr>
        <w:t xml:space="preserve"> </w:t>
      </w:r>
      <w:r>
        <w:t>on</w:t>
      </w:r>
      <w:r>
        <w:rPr>
          <w:spacing w:val="-8"/>
        </w:rPr>
        <w:t xml:space="preserve"> </w:t>
      </w:r>
      <w:r>
        <w:t>the</w:t>
      </w:r>
      <w:r>
        <w:rPr>
          <w:spacing w:val="-8"/>
        </w:rPr>
        <w:t xml:space="preserve"> </w:t>
      </w:r>
      <w:r>
        <w:t>first</w:t>
      </w:r>
      <w:r>
        <w:rPr>
          <w:spacing w:val="-8"/>
        </w:rPr>
        <w:t xml:space="preserve"> </w:t>
      </w:r>
      <w:r>
        <w:t>business</w:t>
      </w:r>
      <w:r>
        <w:rPr>
          <w:spacing w:val="-8"/>
        </w:rPr>
        <w:t xml:space="preserve"> </w:t>
      </w:r>
      <w:r>
        <w:t>day</w:t>
      </w:r>
      <w:r>
        <w:rPr>
          <w:spacing w:val="-8"/>
        </w:rPr>
        <w:t xml:space="preserve"> </w:t>
      </w:r>
      <w:r>
        <w:t>of</w:t>
      </w:r>
      <w:r>
        <w:rPr>
          <w:spacing w:val="-8"/>
        </w:rPr>
        <w:t xml:space="preserve"> </w:t>
      </w:r>
      <w:r>
        <w:t>the following month</w:t>
      </w:r>
      <w:r>
        <w:rPr>
          <w:spacing w:val="-28"/>
        </w:rPr>
        <w:t xml:space="preserve"> </w:t>
      </w:r>
      <w:r>
        <w:rPr>
          <w:w w:val="80"/>
        </w:rPr>
        <w:t>.</w:t>
      </w:r>
    </w:p>
    <w:p w14:paraId="58357261" w14:textId="77777777" w:rsidR="00D75A5E" w:rsidRDefault="00A64706">
      <w:pPr>
        <w:pStyle w:val="BodyText"/>
        <w:spacing w:before="177" w:line="264" w:lineRule="auto"/>
        <w:ind w:right="258"/>
      </w:pPr>
      <w:r>
        <w:t xml:space="preserve">Payments distributed through the mail enter the </w:t>
      </w:r>
      <w:r>
        <w:rPr>
          <w:spacing w:val="-2"/>
        </w:rPr>
        <w:t>U</w:t>
      </w:r>
      <w:r>
        <w:rPr>
          <w:spacing w:val="-38"/>
        </w:rPr>
        <w:t xml:space="preserve"> </w:t>
      </w:r>
      <w:r>
        <w:rPr>
          <w:spacing w:val="-2"/>
        </w:rPr>
        <w:t>.S</w:t>
      </w:r>
      <w:r>
        <w:rPr>
          <w:spacing w:val="-38"/>
        </w:rPr>
        <w:t xml:space="preserve"> </w:t>
      </w:r>
      <w:r>
        <w:rPr>
          <w:spacing w:val="-2"/>
          <w:w w:val="80"/>
        </w:rPr>
        <w:t>.</w:t>
      </w:r>
      <w:r>
        <w:rPr>
          <w:spacing w:val="-9"/>
        </w:rPr>
        <w:t xml:space="preserve"> </w:t>
      </w:r>
      <w:r>
        <w:rPr>
          <w:spacing w:val="-2"/>
        </w:rPr>
        <w:t>Postal</w:t>
      </w:r>
      <w:r>
        <w:rPr>
          <w:spacing w:val="-9"/>
        </w:rPr>
        <w:t xml:space="preserve"> </w:t>
      </w:r>
      <w:r>
        <w:rPr>
          <w:spacing w:val="-2"/>
        </w:rPr>
        <w:t>Service</w:t>
      </w:r>
      <w:r>
        <w:rPr>
          <w:spacing w:val="-9"/>
        </w:rPr>
        <w:t xml:space="preserve"> </w:t>
      </w:r>
      <w:r>
        <w:rPr>
          <w:spacing w:val="-2"/>
        </w:rPr>
        <w:t>up</w:t>
      </w:r>
      <w:r>
        <w:rPr>
          <w:spacing w:val="-9"/>
        </w:rPr>
        <w:t xml:space="preserve"> </w:t>
      </w:r>
      <w:r>
        <w:rPr>
          <w:spacing w:val="-2"/>
        </w:rPr>
        <w:t>to</w:t>
      </w:r>
      <w:r>
        <w:rPr>
          <w:spacing w:val="-9"/>
        </w:rPr>
        <w:t xml:space="preserve"> </w:t>
      </w:r>
      <w:r>
        <w:rPr>
          <w:spacing w:val="-2"/>
        </w:rPr>
        <w:t>three</w:t>
      </w:r>
      <w:r>
        <w:rPr>
          <w:spacing w:val="-9"/>
        </w:rPr>
        <w:t xml:space="preserve"> </w:t>
      </w:r>
      <w:r>
        <w:rPr>
          <w:spacing w:val="-2"/>
        </w:rPr>
        <w:t>business</w:t>
      </w:r>
      <w:r>
        <w:rPr>
          <w:spacing w:val="-9"/>
        </w:rPr>
        <w:t xml:space="preserve"> </w:t>
      </w:r>
      <w:r>
        <w:rPr>
          <w:spacing w:val="-2"/>
        </w:rPr>
        <w:t>days</w:t>
      </w:r>
      <w:r>
        <w:rPr>
          <w:spacing w:val="-9"/>
        </w:rPr>
        <w:t xml:space="preserve"> </w:t>
      </w:r>
      <w:r>
        <w:rPr>
          <w:spacing w:val="-2"/>
        </w:rPr>
        <w:t>after</w:t>
      </w:r>
    </w:p>
    <w:p w14:paraId="1571D8C5" w14:textId="77777777" w:rsidR="00D75A5E" w:rsidRDefault="00A64706">
      <w:pPr>
        <w:pStyle w:val="BodyText"/>
        <w:spacing w:line="264" w:lineRule="auto"/>
        <w:ind w:right="67"/>
      </w:pPr>
      <w:r>
        <w:rPr>
          <w:spacing w:val="-2"/>
        </w:rPr>
        <w:t>processing</w:t>
      </w:r>
      <w:r>
        <w:rPr>
          <w:spacing w:val="-38"/>
        </w:rPr>
        <w:t xml:space="preserve"> </w:t>
      </w:r>
      <w:r>
        <w:rPr>
          <w:spacing w:val="-2"/>
          <w:w w:val="80"/>
        </w:rPr>
        <w:t>.</w:t>
      </w:r>
      <w:r>
        <w:rPr>
          <w:spacing w:val="-11"/>
        </w:rPr>
        <w:t xml:space="preserve"> </w:t>
      </w:r>
      <w:r>
        <w:rPr>
          <w:spacing w:val="-2"/>
        </w:rPr>
        <w:t>DCYF</w:t>
      </w:r>
      <w:r>
        <w:rPr>
          <w:spacing w:val="-11"/>
        </w:rPr>
        <w:t xml:space="preserve"> </w:t>
      </w:r>
      <w:r>
        <w:rPr>
          <w:spacing w:val="-2"/>
        </w:rPr>
        <w:t>cannot</w:t>
      </w:r>
      <w:r>
        <w:rPr>
          <w:spacing w:val="-11"/>
        </w:rPr>
        <w:t xml:space="preserve"> </w:t>
      </w:r>
      <w:r>
        <w:rPr>
          <w:spacing w:val="-2"/>
        </w:rPr>
        <w:t>guarantee</w:t>
      </w:r>
      <w:r>
        <w:rPr>
          <w:spacing w:val="-11"/>
        </w:rPr>
        <w:t xml:space="preserve"> </w:t>
      </w:r>
      <w:r>
        <w:rPr>
          <w:spacing w:val="-2"/>
        </w:rPr>
        <w:t>a</w:t>
      </w:r>
      <w:r>
        <w:rPr>
          <w:spacing w:val="-11"/>
        </w:rPr>
        <w:t xml:space="preserve"> </w:t>
      </w:r>
      <w:r>
        <w:rPr>
          <w:spacing w:val="-2"/>
        </w:rPr>
        <w:t>delivery</w:t>
      </w:r>
      <w:r>
        <w:rPr>
          <w:spacing w:val="-11"/>
        </w:rPr>
        <w:t xml:space="preserve"> </w:t>
      </w:r>
      <w:r>
        <w:rPr>
          <w:spacing w:val="-2"/>
        </w:rPr>
        <w:t xml:space="preserve">date </w:t>
      </w:r>
      <w:r>
        <w:t>for</w:t>
      </w:r>
      <w:r>
        <w:rPr>
          <w:spacing w:val="-1"/>
        </w:rPr>
        <w:t xml:space="preserve"> </w:t>
      </w:r>
      <w:r>
        <w:t>checks</w:t>
      </w:r>
      <w:r>
        <w:rPr>
          <w:spacing w:val="-1"/>
        </w:rPr>
        <w:t xml:space="preserve"> </w:t>
      </w:r>
      <w:r>
        <w:t>sent</w:t>
      </w:r>
      <w:r>
        <w:rPr>
          <w:spacing w:val="-1"/>
        </w:rPr>
        <w:t xml:space="preserve"> </w:t>
      </w:r>
      <w:r>
        <w:t>by</w:t>
      </w:r>
      <w:r>
        <w:rPr>
          <w:spacing w:val="-1"/>
        </w:rPr>
        <w:t xml:space="preserve"> </w:t>
      </w:r>
      <w:r>
        <w:t>the</w:t>
      </w:r>
      <w:r>
        <w:rPr>
          <w:spacing w:val="-1"/>
        </w:rPr>
        <w:t xml:space="preserve"> </w:t>
      </w:r>
      <w:r>
        <w:t>U</w:t>
      </w:r>
      <w:r>
        <w:rPr>
          <w:spacing w:val="-34"/>
        </w:rPr>
        <w:t xml:space="preserve"> </w:t>
      </w:r>
      <w:r>
        <w:t>.S</w:t>
      </w:r>
      <w:r>
        <w:rPr>
          <w:spacing w:val="-34"/>
        </w:rPr>
        <w:t xml:space="preserve"> </w:t>
      </w:r>
      <w:r>
        <w:rPr>
          <w:w w:val="80"/>
        </w:rPr>
        <w:t xml:space="preserve">. </w:t>
      </w:r>
      <w:r>
        <w:t>Postal</w:t>
      </w:r>
      <w:r>
        <w:rPr>
          <w:spacing w:val="-1"/>
        </w:rPr>
        <w:t xml:space="preserve"> </w:t>
      </w:r>
      <w:r>
        <w:t>Service</w:t>
      </w:r>
      <w:r>
        <w:rPr>
          <w:spacing w:val="-34"/>
        </w:rPr>
        <w:t xml:space="preserve"> </w:t>
      </w:r>
      <w:r>
        <w:rPr>
          <w:w w:val="80"/>
        </w:rPr>
        <w:t>.</w:t>
      </w:r>
    </w:p>
    <w:p w14:paraId="4B95B5C3" w14:textId="77777777" w:rsidR="00D75A5E" w:rsidRDefault="00A64706">
      <w:pPr>
        <w:spacing w:before="178" w:line="264" w:lineRule="auto"/>
        <w:ind w:left="360" w:right="228"/>
      </w:pPr>
      <w:r>
        <w:t xml:space="preserve">You can access a calendar showing the dates for claiming and corresponding warrant (check) mail </w:t>
      </w:r>
      <w:r>
        <w:rPr>
          <w:spacing w:val="-6"/>
        </w:rPr>
        <w:t>dates</w:t>
      </w:r>
      <w:r>
        <w:rPr>
          <w:spacing w:val="-8"/>
        </w:rPr>
        <w:t xml:space="preserve"> </w:t>
      </w:r>
      <w:r>
        <w:rPr>
          <w:spacing w:val="-6"/>
        </w:rPr>
        <w:t>at</w:t>
      </w:r>
      <w:r>
        <w:rPr>
          <w:spacing w:val="-8"/>
        </w:rPr>
        <w:t xml:space="preserve"> </w:t>
      </w:r>
      <w:hyperlink r:id="rId66">
        <w:r>
          <w:rPr>
            <w:b/>
            <w:spacing w:val="-6"/>
          </w:rPr>
          <w:t>www.dcyf.wa.gov/sites/default/files/pdf/</w:t>
        </w:r>
      </w:hyperlink>
      <w:r>
        <w:rPr>
          <w:b/>
          <w:spacing w:val="-6"/>
        </w:rPr>
        <w:t xml:space="preserve"> </w:t>
      </w:r>
      <w:hyperlink r:id="rId67">
        <w:r>
          <w:rPr>
            <w:b/>
            <w:spacing w:val="-2"/>
            <w:w w:val="90"/>
          </w:rPr>
          <w:t>SSPS-WarrantIssuanceCalendar.pdf</w:t>
        </w:r>
      </w:hyperlink>
      <w:r>
        <w:rPr>
          <w:spacing w:val="-8"/>
          <w:w w:val="90"/>
        </w:rPr>
        <w:t xml:space="preserve"> </w:t>
      </w:r>
      <w:r>
        <w:rPr>
          <w:spacing w:val="-2"/>
          <w:w w:val="80"/>
        </w:rPr>
        <w:t>.</w:t>
      </w:r>
    </w:p>
    <w:p w14:paraId="496ADC85" w14:textId="77777777" w:rsidR="00D75A5E" w:rsidRDefault="00A64706">
      <w:pPr>
        <w:pStyle w:val="Heading3"/>
        <w:spacing w:before="88"/>
      </w:pPr>
      <w:r>
        <w:rPr>
          <w:b w:val="0"/>
        </w:rPr>
        <w:br w:type="column"/>
      </w:r>
      <w:r>
        <w:rPr>
          <w:color w:val="4D4D4F"/>
          <w:w w:val="75"/>
        </w:rPr>
        <w:t>DIRECT</w:t>
      </w:r>
      <w:r>
        <w:rPr>
          <w:color w:val="4D4D4F"/>
          <w:spacing w:val="-6"/>
        </w:rPr>
        <w:t xml:space="preserve"> </w:t>
      </w:r>
      <w:r>
        <w:rPr>
          <w:color w:val="4D4D4F"/>
          <w:spacing w:val="-2"/>
          <w:w w:val="85"/>
        </w:rPr>
        <w:t>DEPOSIT</w:t>
      </w:r>
    </w:p>
    <w:p w14:paraId="239ABCA0" w14:textId="77777777" w:rsidR="00D75A5E" w:rsidRDefault="00A64706">
      <w:pPr>
        <w:pStyle w:val="BodyText"/>
        <w:spacing w:before="64" w:line="264" w:lineRule="auto"/>
        <w:ind w:right="832"/>
      </w:pPr>
      <w:r>
        <w:rPr>
          <w:noProof/>
        </w:rPr>
        <mc:AlternateContent>
          <mc:Choice Requires="wps">
            <w:drawing>
              <wp:anchor distT="0" distB="0" distL="0" distR="0" simplePos="0" relativeHeight="251658282" behindDoc="1" locked="0" layoutInCell="1" allowOverlap="1" wp14:anchorId="353780A4" wp14:editId="2D4EE2DB">
                <wp:simplePos x="0" y="0"/>
                <wp:positionH relativeFrom="page">
                  <wp:posOffset>3886200</wp:posOffset>
                </wp:positionH>
                <wp:positionV relativeFrom="paragraph">
                  <wp:posOffset>-143713</wp:posOffset>
                </wp:positionV>
                <wp:extent cx="1270" cy="758444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584440"/>
                        </a:xfrm>
                        <a:custGeom>
                          <a:avLst/>
                          <a:gdLst/>
                          <a:ahLst/>
                          <a:cxnLst/>
                          <a:rect l="l" t="t" r="r" b="b"/>
                          <a:pathLst>
                            <a:path h="7584440">
                              <a:moveTo>
                                <a:pt x="0" y="0"/>
                              </a:moveTo>
                              <a:lnTo>
                                <a:pt x="0" y="7584376"/>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449E287F">
              <v:shape id="Graphic 65" style="position:absolute;margin-left:306pt;margin-top:-11.3pt;width:.1pt;height:597.2pt;z-index:-16316416;visibility:visible;mso-wrap-style:square;mso-wrap-distance-left:0;mso-wrap-distance-top:0;mso-wrap-distance-right:0;mso-wrap-distance-bottom:0;mso-position-horizontal:absolute;mso-position-horizontal-relative:page;mso-position-vertical:absolute;mso-position-vertical-relative:text;v-text-anchor:top" coordsize="1270,7584440" o:spid="_x0000_s1026" filled="f" strokeweight=".5pt" path="m,l,758437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" w14:anchorId="09AE6421">
                <v:path arrowok="t"/>
                <w10:wrap anchorx="page"/>
              </v:shape>
            </w:pict>
          </mc:Fallback>
        </mc:AlternateContent>
      </w:r>
      <w:r>
        <w:t>Invoice claims submitted for payment by direct deposit</w:t>
      </w:r>
      <w:r>
        <w:rPr>
          <w:spacing w:val="-6"/>
        </w:rPr>
        <w:t xml:space="preserve"> </w:t>
      </w:r>
      <w:r>
        <w:t>are</w:t>
      </w:r>
      <w:r>
        <w:rPr>
          <w:spacing w:val="-6"/>
        </w:rPr>
        <w:t xml:space="preserve"> </w:t>
      </w:r>
      <w:r>
        <w:t>processed</w:t>
      </w:r>
      <w:r>
        <w:rPr>
          <w:spacing w:val="-6"/>
        </w:rPr>
        <w:t xml:space="preserve"> </w:t>
      </w:r>
      <w:r>
        <w:t>on</w:t>
      </w:r>
      <w:r>
        <w:rPr>
          <w:spacing w:val="-6"/>
        </w:rPr>
        <w:t xml:space="preserve"> </w:t>
      </w:r>
      <w:r>
        <w:t>the</w:t>
      </w:r>
      <w:r>
        <w:rPr>
          <w:spacing w:val="-6"/>
        </w:rPr>
        <w:t xml:space="preserve"> </w:t>
      </w:r>
      <w:r>
        <w:t>last</w:t>
      </w:r>
      <w:r>
        <w:rPr>
          <w:spacing w:val="-6"/>
        </w:rPr>
        <w:t xml:space="preserve"> </w:t>
      </w:r>
      <w:r>
        <w:t>day</w:t>
      </w:r>
      <w:r>
        <w:rPr>
          <w:spacing w:val="-6"/>
        </w:rPr>
        <w:t xml:space="preserve"> </w:t>
      </w:r>
      <w:r>
        <w:t>of</w:t>
      </w:r>
      <w:r>
        <w:rPr>
          <w:spacing w:val="-6"/>
        </w:rPr>
        <w:t xml:space="preserve"> </w:t>
      </w:r>
      <w:r>
        <w:t>the</w:t>
      </w:r>
      <w:r>
        <w:rPr>
          <w:spacing w:val="-6"/>
        </w:rPr>
        <w:t xml:space="preserve"> </w:t>
      </w:r>
      <w:r>
        <w:t>month of</w:t>
      </w:r>
      <w:r>
        <w:rPr>
          <w:spacing w:val="-15"/>
        </w:rPr>
        <w:t xml:space="preserve"> </w:t>
      </w:r>
      <w:r>
        <w:t>the</w:t>
      </w:r>
      <w:r>
        <w:rPr>
          <w:spacing w:val="-15"/>
        </w:rPr>
        <w:t xml:space="preserve"> </w:t>
      </w:r>
      <w:r>
        <w:t>invoice</w:t>
      </w:r>
      <w:r>
        <w:rPr>
          <w:spacing w:val="-15"/>
        </w:rPr>
        <w:t xml:space="preserve"> </w:t>
      </w:r>
      <w:r>
        <w:t>or</w:t>
      </w:r>
      <w:r>
        <w:rPr>
          <w:spacing w:val="-15"/>
        </w:rPr>
        <w:t xml:space="preserve"> </w:t>
      </w:r>
      <w:r>
        <w:t>on</w:t>
      </w:r>
      <w:r>
        <w:rPr>
          <w:spacing w:val="-15"/>
        </w:rPr>
        <w:t xml:space="preserve"> </w:t>
      </w:r>
      <w:r>
        <w:t>the</w:t>
      </w:r>
      <w:r>
        <w:rPr>
          <w:spacing w:val="-15"/>
        </w:rPr>
        <w:t xml:space="preserve"> </w:t>
      </w:r>
      <w:r>
        <w:t>submission</w:t>
      </w:r>
      <w:r>
        <w:rPr>
          <w:spacing w:val="-15"/>
        </w:rPr>
        <w:t xml:space="preserve"> </w:t>
      </w:r>
      <w:r>
        <w:t>date,</w:t>
      </w:r>
      <w:r>
        <w:rPr>
          <w:spacing w:val="-15"/>
        </w:rPr>
        <w:t xml:space="preserve"> </w:t>
      </w:r>
      <w:r>
        <w:t>whichever is later</w:t>
      </w:r>
      <w:r>
        <w:rPr>
          <w:spacing w:val="-33"/>
        </w:rPr>
        <w:t xml:space="preserve"> </w:t>
      </w:r>
      <w:r>
        <w:rPr>
          <w:w w:val="80"/>
        </w:rPr>
        <w:t xml:space="preserve">. </w:t>
      </w:r>
      <w:r>
        <w:t>Payment by direct deposit occurs 3-5 business days following the invoice process date</w:t>
      </w:r>
      <w:r>
        <w:rPr>
          <w:spacing w:val="-29"/>
        </w:rPr>
        <w:t xml:space="preserve"> </w:t>
      </w:r>
      <w:r>
        <w:rPr>
          <w:w w:val="80"/>
        </w:rPr>
        <w:t>.</w:t>
      </w:r>
    </w:p>
    <w:p w14:paraId="02430598" w14:textId="77777777" w:rsidR="00D75A5E" w:rsidRDefault="00A64706">
      <w:pPr>
        <w:pStyle w:val="BodyText"/>
        <w:spacing w:before="177" w:line="264" w:lineRule="auto"/>
        <w:ind w:right="719"/>
      </w:pPr>
      <w:r>
        <w:t>For</w:t>
      </w:r>
      <w:r>
        <w:rPr>
          <w:spacing w:val="-16"/>
        </w:rPr>
        <w:t xml:space="preserve"> </w:t>
      </w:r>
      <w:r>
        <w:t>a</w:t>
      </w:r>
      <w:r>
        <w:rPr>
          <w:spacing w:val="-15"/>
        </w:rPr>
        <w:t xml:space="preserve"> </w:t>
      </w:r>
      <w:r>
        <w:t>new</w:t>
      </w:r>
      <w:r>
        <w:rPr>
          <w:spacing w:val="-15"/>
        </w:rPr>
        <w:t xml:space="preserve"> </w:t>
      </w:r>
      <w:r>
        <w:t>direct</w:t>
      </w:r>
      <w:r>
        <w:rPr>
          <w:spacing w:val="-16"/>
        </w:rPr>
        <w:t xml:space="preserve"> </w:t>
      </w:r>
      <w:r>
        <w:t>deposit</w:t>
      </w:r>
      <w:r>
        <w:rPr>
          <w:spacing w:val="-15"/>
        </w:rPr>
        <w:t xml:space="preserve"> </w:t>
      </w:r>
      <w:r>
        <w:t>account</w:t>
      </w:r>
      <w:r>
        <w:rPr>
          <w:spacing w:val="-15"/>
        </w:rPr>
        <w:t xml:space="preserve"> </w:t>
      </w:r>
      <w:r>
        <w:t>or</w:t>
      </w:r>
      <w:r>
        <w:rPr>
          <w:spacing w:val="-15"/>
        </w:rPr>
        <w:t xml:space="preserve"> </w:t>
      </w:r>
      <w:r>
        <w:t>to</w:t>
      </w:r>
      <w:r>
        <w:rPr>
          <w:spacing w:val="-16"/>
        </w:rPr>
        <w:t xml:space="preserve"> </w:t>
      </w:r>
      <w:r>
        <w:t>make</w:t>
      </w:r>
      <w:r>
        <w:rPr>
          <w:spacing w:val="-15"/>
        </w:rPr>
        <w:t xml:space="preserve"> </w:t>
      </w:r>
      <w:r>
        <w:t>changes to an account you already have, you can first complete</w:t>
      </w:r>
      <w:r>
        <w:rPr>
          <w:spacing w:val="-12"/>
        </w:rPr>
        <w:t xml:space="preserve"> </w:t>
      </w:r>
      <w:r>
        <w:t>the</w:t>
      </w:r>
      <w:r>
        <w:rPr>
          <w:spacing w:val="-12"/>
        </w:rPr>
        <w:t xml:space="preserve"> </w:t>
      </w:r>
      <w:r>
        <w:t>Direct</w:t>
      </w:r>
      <w:r>
        <w:rPr>
          <w:spacing w:val="-12"/>
        </w:rPr>
        <w:t xml:space="preserve"> </w:t>
      </w:r>
      <w:r>
        <w:t>Deposit</w:t>
      </w:r>
      <w:r>
        <w:rPr>
          <w:spacing w:val="-12"/>
        </w:rPr>
        <w:t xml:space="preserve"> </w:t>
      </w:r>
      <w:r>
        <w:t>Registration/W9</w:t>
      </w:r>
      <w:r>
        <w:rPr>
          <w:spacing w:val="-12"/>
        </w:rPr>
        <w:t xml:space="preserve"> </w:t>
      </w:r>
      <w:r>
        <w:t xml:space="preserve">forms </w:t>
      </w:r>
      <w:r>
        <w:rPr>
          <w:spacing w:val="-2"/>
        </w:rPr>
        <w:t>electronically</w:t>
      </w:r>
      <w:r>
        <w:rPr>
          <w:spacing w:val="-8"/>
        </w:rPr>
        <w:t xml:space="preserve"> </w:t>
      </w:r>
      <w:r>
        <w:rPr>
          <w:spacing w:val="-2"/>
        </w:rPr>
        <w:t>(available</w:t>
      </w:r>
      <w:r>
        <w:rPr>
          <w:spacing w:val="-8"/>
        </w:rPr>
        <w:t xml:space="preserve"> </w:t>
      </w:r>
      <w:r>
        <w:rPr>
          <w:spacing w:val="-2"/>
        </w:rPr>
        <w:t>online</w:t>
      </w:r>
      <w:r>
        <w:rPr>
          <w:spacing w:val="-8"/>
        </w:rPr>
        <w:t xml:space="preserve"> </w:t>
      </w:r>
      <w:r>
        <w:rPr>
          <w:spacing w:val="-2"/>
        </w:rPr>
        <w:t>at</w:t>
      </w:r>
      <w:r>
        <w:rPr>
          <w:spacing w:val="-8"/>
        </w:rPr>
        <w:t xml:space="preserve"> </w:t>
      </w:r>
      <w:hyperlink r:id="rId68">
        <w:r>
          <w:rPr>
            <w:b/>
            <w:spacing w:val="-2"/>
          </w:rPr>
          <w:t>www.dcyf.wa.gov/</w:t>
        </w:r>
      </w:hyperlink>
      <w:r>
        <w:rPr>
          <w:b/>
          <w:spacing w:val="-2"/>
        </w:rPr>
        <w:t xml:space="preserve"> </w:t>
      </w:r>
      <w:hyperlink r:id="rId69">
        <w:r>
          <w:rPr>
            <w:b/>
            <w:spacing w:val="-2"/>
          </w:rPr>
          <w:t>services/ssps/direct-deposit</w:t>
        </w:r>
      </w:hyperlink>
      <w:r>
        <w:rPr>
          <w:spacing w:val="-2"/>
        </w:rPr>
        <w:t>),</w:t>
      </w:r>
      <w:r>
        <w:rPr>
          <w:spacing w:val="-14"/>
        </w:rPr>
        <w:t xml:space="preserve"> </w:t>
      </w:r>
      <w:r>
        <w:rPr>
          <w:spacing w:val="-2"/>
        </w:rPr>
        <w:t>and</w:t>
      </w:r>
      <w:r>
        <w:rPr>
          <w:spacing w:val="-13"/>
        </w:rPr>
        <w:t xml:space="preserve"> </w:t>
      </w:r>
      <w:r>
        <w:rPr>
          <w:spacing w:val="-2"/>
        </w:rPr>
        <w:t>then</w:t>
      </w:r>
      <w:r>
        <w:rPr>
          <w:spacing w:val="-13"/>
        </w:rPr>
        <w:t xml:space="preserve"> </w:t>
      </w:r>
      <w:r>
        <w:rPr>
          <w:spacing w:val="-2"/>
        </w:rPr>
        <w:t>print</w:t>
      </w:r>
      <w:r>
        <w:rPr>
          <w:spacing w:val="-14"/>
        </w:rPr>
        <w:t xml:space="preserve"> </w:t>
      </w:r>
      <w:r>
        <w:rPr>
          <w:spacing w:val="-2"/>
        </w:rPr>
        <w:t xml:space="preserve">and </w:t>
      </w:r>
      <w:r>
        <w:t>mail or fax the forms to:</w:t>
      </w:r>
    </w:p>
    <w:p w14:paraId="603A45EC" w14:textId="77777777" w:rsidR="00D75A5E" w:rsidRDefault="00A64706">
      <w:pPr>
        <w:pStyle w:val="BodyText"/>
        <w:spacing w:before="176" w:line="264" w:lineRule="auto"/>
        <w:ind w:left="630" w:right="3102" w:hanging="1"/>
      </w:pPr>
      <w:r>
        <w:rPr>
          <w:w w:val="95"/>
        </w:rPr>
        <w:t>SSPS</w:t>
      </w:r>
      <w:r>
        <w:rPr>
          <w:spacing w:val="-5"/>
          <w:w w:val="95"/>
        </w:rPr>
        <w:t xml:space="preserve"> </w:t>
      </w:r>
      <w:r>
        <w:rPr>
          <w:w w:val="95"/>
        </w:rPr>
        <w:t>Provider</w:t>
      </w:r>
      <w:r>
        <w:rPr>
          <w:spacing w:val="-5"/>
          <w:w w:val="95"/>
        </w:rPr>
        <w:t xml:space="preserve"> </w:t>
      </w:r>
      <w:r>
        <w:rPr>
          <w:w w:val="95"/>
        </w:rPr>
        <w:t>File</w:t>
      </w:r>
      <w:r>
        <w:rPr>
          <w:spacing w:val="-5"/>
          <w:w w:val="95"/>
        </w:rPr>
        <w:t xml:space="preserve"> </w:t>
      </w:r>
      <w:r>
        <w:rPr>
          <w:w w:val="95"/>
        </w:rPr>
        <w:t>Unit P</w:t>
      </w:r>
      <w:r>
        <w:rPr>
          <w:spacing w:val="-33"/>
          <w:w w:val="95"/>
        </w:rPr>
        <w:t xml:space="preserve"> </w:t>
      </w:r>
      <w:r>
        <w:rPr>
          <w:w w:val="95"/>
        </w:rPr>
        <w:t>.O</w:t>
      </w:r>
      <w:r>
        <w:rPr>
          <w:spacing w:val="-33"/>
          <w:w w:val="95"/>
        </w:rPr>
        <w:t xml:space="preserve"> </w:t>
      </w:r>
      <w:r>
        <w:rPr>
          <w:w w:val="75"/>
        </w:rPr>
        <w:t>.</w:t>
      </w:r>
      <w:r>
        <w:rPr>
          <w:spacing w:val="-2"/>
          <w:w w:val="95"/>
        </w:rPr>
        <w:t xml:space="preserve"> </w:t>
      </w:r>
      <w:r>
        <w:rPr>
          <w:w w:val="95"/>
        </w:rPr>
        <w:t>Box</w:t>
      </w:r>
      <w:r>
        <w:rPr>
          <w:spacing w:val="-2"/>
          <w:w w:val="95"/>
        </w:rPr>
        <w:t xml:space="preserve"> </w:t>
      </w:r>
      <w:r>
        <w:rPr>
          <w:w w:val="95"/>
        </w:rPr>
        <w:t>45812</w:t>
      </w:r>
    </w:p>
    <w:p w14:paraId="3699674C" w14:textId="77777777" w:rsidR="00D75A5E" w:rsidRDefault="00A64706">
      <w:pPr>
        <w:pStyle w:val="BodyText"/>
        <w:spacing w:line="254" w:lineRule="exact"/>
        <w:ind w:left="630"/>
      </w:pPr>
      <w:r>
        <w:rPr>
          <w:spacing w:val="-8"/>
        </w:rPr>
        <w:t>Olympia,</w:t>
      </w:r>
      <w:r>
        <w:rPr>
          <w:spacing w:val="-2"/>
        </w:rPr>
        <w:t xml:space="preserve"> </w:t>
      </w:r>
      <w:r>
        <w:rPr>
          <w:spacing w:val="-8"/>
        </w:rPr>
        <w:t>WA</w:t>
      </w:r>
      <w:r>
        <w:rPr>
          <w:spacing w:val="-1"/>
        </w:rPr>
        <w:t xml:space="preserve"> </w:t>
      </w:r>
      <w:r>
        <w:rPr>
          <w:spacing w:val="-8"/>
        </w:rPr>
        <w:t>98504</w:t>
      </w:r>
    </w:p>
    <w:p w14:paraId="361CA30E" w14:textId="77777777" w:rsidR="00D75A5E" w:rsidRDefault="00D75A5E">
      <w:pPr>
        <w:pStyle w:val="BodyText"/>
        <w:spacing w:before="230"/>
        <w:ind w:left="0"/>
      </w:pPr>
    </w:p>
    <w:p w14:paraId="03A81EC4" w14:textId="77777777" w:rsidR="00D75A5E" w:rsidRDefault="00A64706">
      <w:pPr>
        <w:pStyle w:val="BodyText"/>
        <w:spacing w:line="264" w:lineRule="auto"/>
        <w:ind w:right="719"/>
      </w:pPr>
      <w:r>
        <w:t xml:space="preserve">Request a paper copy of the application packet at </w:t>
      </w:r>
      <w:hyperlink r:id="rId70">
        <w:r>
          <w:rPr>
            <w:b/>
            <w:w w:val="90"/>
          </w:rPr>
          <w:t>ProviderFileUnit@dcyf.wa.gov</w:t>
        </w:r>
      </w:hyperlink>
      <w:r>
        <w:rPr>
          <w:b/>
          <w:spacing w:val="-8"/>
          <w:w w:val="90"/>
        </w:rPr>
        <w:t xml:space="preserve"> </w:t>
      </w:r>
      <w:r>
        <w:rPr>
          <w:w w:val="90"/>
        </w:rPr>
        <w:t>or</w:t>
      </w:r>
      <w:r>
        <w:rPr>
          <w:spacing w:val="-6"/>
          <w:w w:val="90"/>
        </w:rPr>
        <w:t xml:space="preserve"> </w:t>
      </w:r>
      <w:r>
        <w:rPr>
          <w:w w:val="90"/>
        </w:rPr>
        <w:t>by</w:t>
      </w:r>
      <w:r>
        <w:rPr>
          <w:spacing w:val="-6"/>
          <w:w w:val="90"/>
        </w:rPr>
        <w:t xml:space="preserve"> </w:t>
      </w:r>
      <w:r>
        <w:rPr>
          <w:w w:val="90"/>
        </w:rPr>
        <w:t>calling</w:t>
      </w:r>
      <w:r>
        <w:rPr>
          <w:spacing w:val="-6"/>
          <w:w w:val="90"/>
        </w:rPr>
        <w:t xml:space="preserve"> </w:t>
      </w:r>
      <w:r>
        <w:rPr>
          <w:w w:val="90"/>
        </w:rPr>
        <w:t>360-664-</w:t>
      </w:r>
      <w:r>
        <w:rPr>
          <w:w w:val="95"/>
        </w:rPr>
        <w:t>6161</w:t>
      </w:r>
      <w:r>
        <w:rPr>
          <w:spacing w:val="-13"/>
          <w:w w:val="95"/>
        </w:rPr>
        <w:t xml:space="preserve"> </w:t>
      </w:r>
      <w:r>
        <w:rPr>
          <w:w w:val="95"/>
        </w:rPr>
        <w:t>(Option</w:t>
      </w:r>
      <w:r>
        <w:rPr>
          <w:spacing w:val="-10"/>
          <w:w w:val="95"/>
        </w:rPr>
        <w:t xml:space="preserve"> </w:t>
      </w:r>
      <w:r>
        <w:rPr>
          <w:w w:val="80"/>
        </w:rPr>
        <w:t>1)</w:t>
      </w:r>
      <w:r>
        <w:rPr>
          <w:spacing w:val="-26"/>
          <w:w w:val="80"/>
        </w:rPr>
        <w:t xml:space="preserve"> </w:t>
      </w:r>
      <w:r>
        <w:rPr>
          <w:w w:val="80"/>
        </w:rPr>
        <w:t>.</w:t>
      </w:r>
      <w:r>
        <w:rPr>
          <w:spacing w:val="-2"/>
          <w:w w:val="80"/>
        </w:rPr>
        <w:t xml:space="preserve"> </w:t>
      </w:r>
      <w:r>
        <w:rPr>
          <w:w w:val="95"/>
        </w:rPr>
        <w:t>Be</w:t>
      </w:r>
      <w:r>
        <w:rPr>
          <w:spacing w:val="-11"/>
          <w:w w:val="95"/>
        </w:rPr>
        <w:t xml:space="preserve"> </w:t>
      </w:r>
      <w:r>
        <w:rPr>
          <w:w w:val="95"/>
        </w:rPr>
        <w:t>sure</w:t>
      </w:r>
      <w:r>
        <w:rPr>
          <w:spacing w:val="-11"/>
          <w:w w:val="95"/>
        </w:rPr>
        <w:t xml:space="preserve"> </w:t>
      </w:r>
      <w:r>
        <w:rPr>
          <w:w w:val="95"/>
        </w:rPr>
        <w:t>to</w:t>
      </w:r>
      <w:r>
        <w:rPr>
          <w:spacing w:val="-11"/>
          <w:w w:val="95"/>
        </w:rPr>
        <w:t xml:space="preserve"> </w:t>
      </w:r>
      <w:r>
        <w:rPr>
          <w:w w:val="95"/>
        </w:rPr>
        <w:t>tell</w:t>
      </w:r>
      <w:r>
        <w:rPr>
          <w:spacing w:val="-11"/>
          <w:w w:val="95"/>
        </w:rPr>
        <w:t xml:space="preserve"> </w:t>
      </w:r>
      <w:r>
        <w:rPr>
          <w:w w:val="95"/>
        </w:rPr>
        <w:t>SSPS</w:t>
      </w:r>
      <w:r>
        <w:rPr>
          <w:spacing w:val="-11"/>
          <w:w w:val="95"/>
        </w:rPr>
        <w:t xml:space="preserve"> </w:t>
      </w:r>
      <w:r>
        <w:rPr>
          <w:w w:val="95"/>
        </w:rPr>
        <w:t>whether</w:t>
      </w:r>
      <w:r>
        <w:rPr>
          <w:spacing w:val="-11"/>
          <w:w w:val="95"/>
        </w:rPr>
        <w:t xml:space="preserve"> </w:t>
      </w:r>
      <w:r>
        <w:rPr>
          <w:w w:val="95"/>
        </w:rPr>
        <w:t>it</w:t>
      </w:r>
      <w:r>
        <w:rPr>
          <w:spacing w:val="-11"/>
          <w:w w:val="95"/>
        </w:rPr>
        <w:t xml:space="preserve"> </w:t>
      </w:r>
      <w:r>
        <w:rPr>
          <w:w w:val="95"/>
        </w:rPr>
        <w:t>is</w:t>
      </w:r>
      <w:r>
        <w:rPr>
          <w:spacing w:val="-11"/>
          <w:w w:val="95"/>
        </w:rPr>
        <w:t xml:space="preserve"> </w:t>
      </w:r>
      <w:r>
        <w:rPr>
          <w:w w:val="95"/>
        </w:rPr>
        <w:t>for</w:t>
      </w:r>
      <w:r>
        <w:rPr>
          <w:spacing w:val="-11"/>
          <w:w w:val="95"/>
        </w:rPr>
        <w:t xml:space="preserve"> </w:t>
      </w:r>
      <w:r>
        <w:rPr>
          <w:w w:val="95"/>
        </w:rPr>
        <w:t xml:space="preserve">a </w:t>
      </w:r>
      <w:r>
        <w:t>new account or to change an existing one</w:t>
      </w:r>
      <w:r>
        <w:rPr>
          <w:spacing w:val="-30"/>
        </w:rPr>
        <w:t xml:space="preserve"> </w:t>
      </w:r>
      <w:r>
        <w:rPr>
          <w:w w:val="80"/>
        </w:rPr>
        <w:t>.</w:t>
      </w:r>
    </w:p>
    <w:p w14:paraId="63B0EE0A" w14:textId="77777777" w:rsidR="00D75A5E" w:rsidRDefault="00A64706">
      <w:pPr>
        <w:spacing w:before="177" w:line="264" w:lineRule="auto"/>
        <w:ind w:left="360" w:right="1166"/>
      </w:pPr>
      <w:r>
        <w:rPr>
          <w:noProof/>
        </w:rPr>
        <w:drawing>
          <wp:anchor distT="0" distB="0" distL="0" distR="0" simplePos="0" relativeHeight="251658259" behindDoc="0" locked="0" layoutInCell="1" allowOverlap="1" wp14:anchorId="4661A5C7" wp14:editId="2B21A24E">
            <wp:simplePos x="0" y="0"/>
            <wp:positionH relativeFrom="page">
              <wp:posOffset>4114800</wp:posOffset>
            </wp:positionH>
            <wp:positionV relativeFrom="paragraph">
              <wp:posOffset>1167860</wp:posOffset>
            </wp:positionV>
            <wp:extent cx="2971800" cy="2551175"/>
            <wp:effectExtent l="0" t="0" r="0" b="0"/>
            <wp:wrapNone/>
            <wp:docPr id="66" name="Image 66" descr="Young children paint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Young children painting."/>
                    <pic:cNvPicPr/>
                  </pic:nvPicPr>
                  <pic:blipFill>
                    <a:blip r:embed="rId71" cstate="print"/>
                    <a:stretch>
                      <a:fillRect/>
                    </a:stretch>
                  </pic:blipFill>
                  <pic:spPr>
                    <a:xfrm>
                      <a:off x="0" y="0"/>
                      <a:ext cx="2971800" cy="2551175"/>
                    </a:xfrm>
                    <a:prstGeom prst="rect">
                      <a:avLst/>
                    </a:prstGeom>
                  </pic:spPr>
                </pic:pic>
              </a:graphicData>
            </a:graphic>
          </wp:anchor>
        </w:drawing>
      </w:r>
      <w:r>
        <w:t>Need</w:t>
      </w:r>
      <w:r>
        <w:rPr>
          <w:spacing w:val="-14"/>
        </w:rPr>
        <w:t xml:space="preserve"> </w:t>
      </w:r>
      <w:r>
        <w:t>help</w:t>
      </w:r>
      <w:r>
        <w:rPr>
          <w:spacing w:val="-14"/>
        </w:rPr>
        <w:t xml:space="preserve"> </w:t>
      </w:r>
      <w:r>
        <w:t>filling</w:t>
      </w:r>
      <w:r>
        <w:rPr>
          <w:spacing w:val="-14"/>
        </w:rPr>
        <w:t xml:space="preserve"> </w:t>
      </w:r>
      <w:r>
        <w:t>out</w:t>
      </w:r>
      <w:r>
        <w:rPr>
          <w:spacing w:val="-14"/>
        </w:rPr>
        <w:t xml:space="preserve"> </w:t>
      </w:r>
      <w:r>
        <w:t>the</w:t>
      </w:r>
      <w:r>
        <w:rPr>
          <w:spacing w:val="-14"/>
        </w:rPr>
        <w:t xml:space="preserve"> </w:t>
      </w:r>
      <w:r>
        <w:t>forms?</w:t>
      </w:r>
      <w:r>
        <w:rPr>
          <w:spacing w:val="-14"/>
        </w:rPr>
        <w:t xml:space="preserve"> </w:t>
      </w:r>
      <w:r>
        <w:t>Read</w:t>
      </w:r>
      <w:r>
        <w:rPr>
          <w:spacing w:val="-14"/>
        </w:rPr>
        <w:t xml:space="preserve"> </w:t>
      </w:r>
      <w:r>
        <w:t>the</w:t>
      </w:r>
      <w:r>
        <w:rPr>
          <w:spacing w:val="-14"/>
        </w:rPr>
        <w:t xml:space="preserve"> </w:t>
      </w:r>
      <w:r>
        <w:t xml:space="preserve">Direct Deposit Registration Instructions online at </w:t>
      </w:r>
      <w:hyperlink r:id="rId72">
        <w:r>
          <w:rPr>
            <w:b/>
            <w:spacing w:val="-8"/>
          </w:rPr>
          <w:t>ofm.wa.gov/it-systems/accounting-systems/</w:t>
        </w:r>
      </w:hyperlink>
      <w:r>
        <w:rPr>
          <w:b/>
          <w:spacing w:val="-8"/>
        </w:rPr>
        <w:t xml:space="preserve"> </w:t>
      </w:r>
      <w:hyperlink r:id="rId73">
        <w:r>
          <w:rPr>
            <w:b/>
            <w:spacing w:val="-2"/>
            <w:w w:val="90"/>
          </w:rPr>
          <w:t>statewide-vendorpayee-services/vendorpayee-</w:t>
        </w:r>
      </w:hyperlink>
      <w:hyperlink r:id="rId74">
        <w:r>
          <w:rPr>
            <w:b/>
          </w:rPr>
          <w:t>direct-deposit</w:t>
        </w:r>
      </w:hyperlink>
      <w:r>
        <w:rPr>
          <w:spacing w:val="-16"/>
        </w:rPr>
        <w:t xml:space="preserve"> </w:t>
      </w:r>
      <w:r>
        <w:rPr>
          <w:w w:val="80"/>
        </w:rPr>
        <w:t>.</w:t>
      </w:r>
    </w:p>
    <w:p w14:paraId="15A8CF40" w14:textId="77777777" w:rsidR="00D75A5E" w:rsidRDefault="00D75A5E">
      <w:pPr>
        <w:spacing w:line="264" w:lineRule="auto"/>
        <w:sectPr w:rsidR="00D75A5E">
          <w:pgSz w:w="12240" w:h="15840"/>
          <w:pgMar w:top="940" w:right="360" w:bottom="760" w:left="720" w:header="0" w:footer="566" w:gutter="0"/>
          <w:cols w:num="2" w:space="720" w:equalWidth="0">
            <w:col w:w="5053" w:space="347"/>
            <w:col w:w="5760"/>
          </w:cols>
        </w:sectPr>
      </w:pPr>
    </w:p>
    <w:p w14:paraId="08238705" w14:textId="77777777" w:rsidR="00D75A5E" w:rsidRDefault="00A64706">
      <w:pPr>
        <w:pStyle w:val="Heading1"/>
        <w:tabs>
          <w:tab w:val="left" w:pos="10439"/>
        </w:tabs>
      </w:pPr>
      <w:bookmarkStart w:id="313" w:name="_TOC_250012"/>
      <w:r>
        <w:rPr>
          <w:color w:val="000000"/>
          <w:spacing w:val="44"/>
          <w:shd w:val="clear" w:color="auto" w:fill="D8E9EF"/>
        </w:rPr>
        <w:lastRenderedPageBreak/>
        <w:t xml:space="preserve"> </w:t>
      </w:r>
      <w:r>
        <w:rPr>
          <w:color w:val="000000"/>
          <w:spacing w:val="-12"/>
          <w:shd w:val="clear" w:color="auto" w:fill="D8E9EF"/>
        </w:rPr>
        <w:t>Special</w:t>
      </w:r>
      <w:r>
        <w:rPr>
          <w:color w:val="000000"/>
          <w:spacing w:val="-19"/>
          <w:shd w:val="clear" w:color="auto" w:fill="D8E9EF"/>
        </w:rPr>
        <w:t xml:space="preserve"> </w:t>
      </w:r>
      <w:r>
        <w:rPr>
          <w:color w:val="000000"/>
          <w:spacing w:val="-12"/>
          <w:shd w:val="clear" w:color="auto" w:fill="D8E9EF"/>
        </w:rPr>
        <w:t>Needs</w:t>
      </w:r>
      <w:r>
        <w:rPr>
          <w:color w:val="000000"/>
          <w:spacing w:val="-18"/>
          <w:shd w:val="clear" w:color="auto" w:fill="D8E9EF"/>
        </w:rPr>
        <w:t xml:space="preserve"> </w:t>
      </w:r>
      <w:r>
        <w:rPr>
          <w:color w:val="000000"/>
          <w:spacing w:val="-12"/>
          <w:shd w:val="clear" w:color="auto" w:fill="D8E9EF"/>
        </w:rPr>
        <w:t>Child</w:t>
      </w:r>
      <w:r>
        <w:rPr>
          <w:color w:val="000000"/>
          <w:spacing w:val="-19"/>
          <w:shd w:val="clear" w:color="auto" w:fill="D8E9EF"/>
        </w:rPr>
        <w:t xml:space="preserve"> </w:t>
      </w:r>
      <w:r>
        <w:rPr>
          <w:color w:val="000000"/>
          <w:spacing w:val="-12"/>
          <w:shd w:val="clear" w:color="auto" w:fill="D8E9EF"/>
        </w:rPr>
        <w:t>Care</w:t>
      </w:r>
      <w:r>
        <w:rPr>
          <w:color w:val="000000"/>
          <w:spacing w:val="-19"/>
          <w:shd w:val="clear" w:color="auto" w:fill="D8E9EF"/>
        </w:rPr>
        <w:t xml:space="preserve"> </w:t>
      </w:r>
      <w:r>
        <w:rPr>
          <w:color w:val="000000"/>
          <w:spacing w:val="-12"/>
          <w:shd w:val="clear" w:color="auto" w:fill="D8E9EF"/>
        </w:rPr>
        <w:t>Rate</w:t>
      </w:r>
      <w:bookmarkEnd w:id="313"/>
      <w:r>
        <w:rPr>
          <w:color w:val="000000"/>
          <w:shd w:val="clear" w:color="auto" w:fill="D8E9EF"/>
        </w:rPr>
        <w:tab/>
      </w:r>
    </w:p>
    <w:p w14:paraId="55FF8A34" w14:textId="77777777" w:rsidR="00D75A5E" w:rsidRDefault="00D75A5E">
      <w:pPr>
        <w:pStyle w:val="Heading1"/>
        <w:sectPr w:rsidR="00D75A5E">
          <w:pgSz w:w="12240" w:h="15840"/>
          <w:pgMar w:top="940" w:right="360" w:bottom="760" w:left="720" w:header="0" w:footer="566" w:gutter="0"/>
          <w:cols w:space="720"/>
        </w:sectPr>
      </w:pPr>
    </w:p>
    <w:p w14:paraId="4765E05B" w14:textId="77777777" w:rsidR="00D75A5E" w:rsidRDefault="00A64706">
      <w:pPr>
        <w:pStyle w:val="BodyText"/>
        <w:spacing w:before="172" w:line="264" w:lineRule="auto"/>
        <w:ind w:right="32"/>
      </w:pPr>
      <w:r>
        <w:t>The</w:t>
      </w:r>
      <w:r>
        <w:rPr>
          <w:spacing w:val="-7"/>
        </w:rPr>
        <w:t xml:space="preserve"> </w:t>
      </w:r>
      <w:r>
        <w:t>special</w:t>
      </w:r>
      <w:r>
        <w:rPr>
          <w:spacing w:val="-7"/>
        </w:rPr>
        <w:t xml:space="preserve"> </w:t>
      </w:r>
      <w:r>
        <w:t>needs</w:t>
      </w:r>
      <w:r>
        <w:rPr>
          <w:spacing w:val="-7"/>
        </w:rPr>
        <w:t xml:space="preserve"> </w:t>
      </w:r>
      <w:r>
        <w:t>is</w:t>
      </w:r>
      <w:r>
        <w:rPr>
          <w:spacing w:val="-7"/>
        </w:rPr>
        <w:t xml:space="preserve"> </w:t>
      </w:r>
      <w:r>
        <w:t>for</w:t>
      </w:r>
      <w:r>
        <w:rPr>
          <w:spacing w:val="-7"/>
        </w:rPr>
        <w:t xml:space="preserve"> </w:t>
      </w:r>
      <w:r>
        <w:t>the</w:t>
      </w:r>
      <w:r>
        <w:rPr>
          <w:spacing w:val="-7"/>
        </w:rPr>
        <w:t xml:space="preserve"> </w:t>
      </w:r>
      <w:r>
        <w:t>care</w:t>
      </w:r>
      <w:r>
        <w:rPr>
          <w:spacing w:val="-7"/>
        </w:rPr>
        <w:t xml:space="preserve"> </w:t>
      </w:r>
      <w:r>
        <w:t>you</w:t>
      </w:r>
      <w:r>
        <w:rPr>
          <w:spacing w:val="-7"/>
        </w:rPr>
        <w:t xml:space="preserve"> </w:t>
      </w:r>
      <w:r>
        <w:t>provide</w:t>
      </w:r>
      <w:r>
        <w:rPr>
          <w:spacing w:val="-7"/>
        </w:rPr>
        <w:t xml:space="preserve"> </w:t>
      </w:r>
      <w:r>
        <w:t>to</w:t>
      </w:r>
      <w:r>
        <w:rPr>
          <w:spacing w:val="-7"/>
        </w:rPr>
        <w:t xml:space="preserve"> </w:t>
      </w:r>
      <w:r>
        <w:t xml:space="preserve">a child with special needs above and beyond usual </w:t>
      </w:r>
      <w:r>
        <w:rPr>
          <w:w w:val="95"/>
        </w:rPr>
        <w:t>daily routine care</w:t>
      </w:r>
      <w:r>
        <w:rPr>
          <w:spacing w:val="-30"/>
          <w:w w:val="95"/>
        </w:rPr>
        <w:t xml:space="preserve"> </w:t>
      </w:r>
      <w:r>
        <w:rPr>
          <w:w w:val="80"/>
        </w:rPr>
        <w:t xml:space="preserve">. </w:t>
      </w:r>
      <w:r>
        <w:rPr>
          <w:w w:val="95"/>
        </w:rPr>
        <w:t xml:space="preserve">DCYF does not pay for training, </w:t>
      </w:r>
      <w:r>
        <w:t>building modifications, or equipment</w:t>
      </w:r>
      <w:r>
        <w:rPr>
          <w:spacing w:val="-20"/>
        </w:rPr>
        <w:t xml:space="preserve"> </w:t>
      </w:r>
      <w:r>
        <w:rPr>
          <w:w w:val="80"/>
        </w:rPr>
        <w:t>.</w:t>
      </w:r>
    </w:p>
    <w:p w14:paraId="2A5CD961" w14:textId="77777777" w:rsidR="00D75A5E" w:rsidRDefault="00A64706">
      <w:pPr>
        <w:pStyle w:val="BodyText"/>
        <w:spacing w:before="178" w:line="264" w:lineRule="auto"/>
        <w:ind w:right="32"/>
      </w:pPr>
      <w:r>
        <w:t>You</w:t>
      </w:r>
      <w:r>
        <w:rPr>
          <w:spacing w:val="-12"/>
        </w:rPr>
        <w:t xml:space="preserve"> </w:t>
      </w:r>
      <w:r>
        <w:t>may</w:t>
      </w:r>
      <w:r>
        <w:rPr>
          <w:spacing w:val="-12"/>
        </w:rPr>
        <w:t xml:space="preserve"> </w:t>
      </w:r>
      <w:r>
        <w:t>be</w:t>
      </w:r>
      <w:r>
        <w:rPr>
          <w:spacing w:val="-12"/>
        </w:rPr>
        <w:t xml:space="preserve"> </w:t>
      </w:r>
      <w:r>
        <w:t>paid</w:t>
      </w:r>
      <w:r>
        <w:rPr>
          <w:spacing w:val="-12"/>
        </w:rPr>
        <w:t xml:space="preserve"> </w:t>
      </w:r>
      <w:r>
        <w:t>an</w:t>
      </w:r>
      <w:r>
        <w:rPr>
          <w:spacing w:val="-12"/>
        </w:rPr>
        <w:t xml:space="preserve"> </w:t>
      </w:r>
      <w:r>
        <w:t>additional</w:t>
      </w:r>
      <w:r>
        <w:rPr>
          <w:spacing w:val="-12"/>
        </w:rPr>
        <w:t xml:space="preserve"> </w:t>
      </w:r>
      <w:r>
        <w:t>rate</w:t>
      </w:r>
      <w:r>
        <w:rPr>
          <w:spacing w:val="-12"/>
        </w:rPr>
        <w:t xml:space="preserve"> </w:t>
      </w:r>
      <w:r>
        <w:t>to</w:t>
      </w:r>
      <w:r>
        <w:rPr>
          <w:spacing w:val="-12"/>
        </w:rPr>
        <w:t xml:space="preserve"> </w:t>
      </w:r>
      <w:r>
        <w:t>care</w:t>
      </w:r>
      <w:r>
        <w:rPr>
          <w:spacing w:val="-12"/>
        </w:rPr>
        <w:t xml:space="preserve"> </w:t>
      </w:r>
      <w:r>
        <w:t>for children and young adults:</w:t>
      </w:r>
    </w:p>
    <w:p w14:paraId="470C1B4E" w14:textId="77777777" w:rsidR="00D75A5E" w:rsidRDefault="00A64706">
      <w:pPr>
        <w:pStyle w:val="BodyText"/>
        <w:spacing w:before="178" w:line="264" w:lineRule="auto"/>
        <w:ind w:left="600" w:right="32" w:hanging="240"/>
      </w:pPr>
      <w:r>
        <w:t>a</w:t>
      </w:r>
      <w:r>
        <w:rPr>
          <w:spacing w:val="-38"/>
        </w:rPr>
        <w:t xml:space="preserve"> </w:t>
      </w:r>
      <w:r>
        <w:rPr>
          <w:w w:val="80"/>
        </w:rPr>
        <w:t>.</w:t>
      </w:r>
      <w:r>
        <w:rPr>
          <w:spacing w:val="12"/>
        </w:rPr>
        <w:t xml:space="preserve"> </w:t>
      </w:r>
      <w:r>
        <w:t>Up</w:t>
      </w:r>
      <w:r>
        <w:rPr>
          <w:spacing w:val="-15"/>
        </w:rPr>
        <w:t xml:space="preserve"> </w:t>
      </w:r>
      <w:r>
        <w:t>to</w:t>
      </w:r>
      <w:r>
        <w:rPr>
          <w:spacing w:val="-16"/>
        </w:rPr>
        <w:t xml:space="preserve"> </w:t>
      </w:r>
      <w:r>
        <w:t>age</w:t>
      </w:r>
      <w:r>
        <w:rPr>
          <w:spacing w:val="-15"/>
        </w:rPr>
        <w:t xml:space="preserve"> </w:t>
      </w:r>
      <w:r>
        <w:t>19</w:t>
      </w:r>
      <w:r>
        <w:rPr>
          <w:spacing w:val="-15"/>
        </w:rPr>
        <w:t xml:space="preserve"> </w:t>
      </w:r>
      <w:r>
        <w:t>who</w:t>
      </w:r>
      <w:r>
        <w:rPr>
          <w:spacing w:val="-16"/>
        </w:rPr>
        <w:t xml:space="preserve"> </w:t>
      </w:r>
      <w:r>
        <w:t>have</w:t>
      </w:r>
      <w:r>
        <w:rPr>
          <w:spacing w:val="-15"/>
        </w:rPr>
        <w:t xml:space="preserve"> </w:t>
      </w:r>
      <w:r>
        <w:t>a</w:t>
      </w:r>
      <w:r>
        <w:rPr>
          <w:spacing w:val="-15"/>
        </w:rPr>
        <w:t xml:space="preserve"> </w:t>
      </w:r>
      <w:r>
        <w:t>verified</w:t>
      </w:r>
      <w:r>
        <w:rPr>
          <w:spacing w:val="-15"/>
        </w:rPr>
        <w:t xml:space="preserve"> </w:t>
      </w:r>
      <w:r>
        <w:t>physical,</w:t>
      </w:r>
      <w:r>
        <w:rPr>
          <w:spacing w:val="-16"/>
        </w:rPr>
        <w:t xml:space="preserve"> </w:t>
      </w:r>
      <w:r>
        <w:t>mental, emotional, or behavioral condition requiring a higher level of specialized care; or</w:t>
      </w:r>
    </w:p>
    <w:p w14:paraId="36805A99" w14:textId="77777777" w:rsidR="00D75A5E" w:rsidRDefault="00A64706">
      <w:pPr>
        <w:pStyle w:val="BodyText"/>
        <w:spacing w:before="78"/>
      </w:pPr>
      <w:r>
        <w:rPr>
          <w:w w:val="95"/>
        </w:rPr>
        <w:t>b</w:t>
      </w:r>
      <w:r>
        <w:rPr>
          <w:spacing w:val="-35"/>
          <w:w w:val="95"/>
        </w:rPr>
        <w:t xml:space="preserve"> </w:t>
      </w:r>
      <w:r>
        <w:rPr>
          <w:w w:val="80"/>
        </w:rPr>
        <w:t>.</w:t>
      </w:r>
      <w:r>
        <w:rPr>
          <w:spacing w:val="12"/>
        </w:rPr>
        <w:t xml:space="preserve"> </w:t>
      </w:r>
      <w:r>
        <w:rPr>
          <w:w w:val="95"/>
        </w:rPr>
        <w:t>Age</w:t>
      </w:r>
      <w:r>
        <w:rPr>
          <w:spacing w:val="-11"/>
          <w:w w:val="95"/>
        </w:rPr>
        <w:t xml:space="preserve"> </w:t>
      </w:r>
      <w:r>
        <w:rPr>
          <w:w w:val="95"/>
        </w:rPr>
        <w:t>13</w:t>
      </w:r>
      <w:r>
        <w:rPr>
          <w:spacing w:val="-12"/>
          <w:w w:val="95"/>
        </w:rPr>
        <w:t xml:space="preserve"> </w:t>
      </w:r>
      <w:r>
        <w:rPr>
          <w:w w:val="95"/>
        </w:rPr>
        <w:t>up</w:t>
      </w:r>
      <w:r>
        <w:rPr>
          <w:spacing w:val="-11"/>
          <w:w w:val="95"/>
        </w:rPr>
        <w:t xml:space="preserve"> </w:t>
      </w:r>
      <w:r>
        <w:rPr>
          <w:w w:val="95"/>
        </w:rPr>
        <w:t>to</w:t>
      </w:r>
      <w:r>
        <w:rPr>
          <w:spacing w:val="-11"/>
          <w:w w:val="95"/>
        </w:rPr>
        <w:t xml:space="preserve"> </w:t>
      </w:r>
      <w:r>
        <w:rPr>
          <w:w w:val="95"/>
        </w:rPr>
        <w:t>19</w:t>
      </w:r>
      <w:r>
        <w:rPr>
          <w:spacing w:val="-11"/>
          <w:w w:val="95"/>
        </w:rPr>
        <w:t xml:space="preserve"> </w:t>
      </w:r>
      <w:r>
        <w:rPr>
          <w:w w:val="95"/>
        </w:rPr>
        <w:t>under</w:t>
      </w:r>
      <w:r>
        <w:rPr>
          <w:spacing w:val="-12"/>
          <w:w w:val="95"/>
        </w:rPr>
        <w:t xml:space="preserve"> </w:t>
      </w:r>
      <w:r>
        <w:rPr>
          <w:w w:val="95"/>
        </w:rPr>
        <w:t>court</w:t>
      </w:r>
      <w:r>
        <w:rPr>
          <w:spacing w:val="-11"/>
          <w:w w:val="95"/>
        </w:rPr>
        <w:t xml:space="preserve"> </w:t>
      </w:r>
      <w:r>
        <w:rPr>
          <w:spacing w:val="-2"/>
          <w:w w:val="95"/>
        </w:rPr>
        <w:t>supervision</w:t>
      </w:r>
    </w:p>
    <w:p w14:paraId="7520828F" w14:textId="77777777" w:rsidR="00D75A5E" w:rsidRDefault="00A64706">
      <w:pPr>
        <w:pStyle w:val="BodyText"/>
        <w:spacing w:before="205" w:line="264" w:lineRule="auto"/>
        <w:ind w:right="38" w:hanging="1"/>
      </w:pPr>
      <w:r>
        <w:t xml:space="preserve">Special needs child care is authorized at Level </w:t>
      </w:r>
      <w:r>
        <w:rPr>
          <w:w w:val="80"/>
        </w:rPr>
        <w:t xml:space="preserve">1 </w:t>
      </w:r>
      <w:r>
        <w:t>or Level</w:t>
      </w:r>
      <w:r>
        <w:rPr>
          <w:spacing w:val="-4"/>
        </w:rPr>
        <w:t xml:space="preserve"> </w:t>
      </w:r>
      <w:r>
        <w:t>2</w:t>
      </w:r>
      <w:r>
        <w:rPr>
          <w:spacing w:val="-35"/>
        </w:rPr>
        <w:t xml:space="preserve"> </w:t>
      </w:r>
      <w:r>
        <w:rPr>
          <w:w w:val="80"/>
        </w:rPr>
        <w:t xml:space="preserve">. </w:t>
      </w:r>
      <w:r>
        <w:t>The</w:t>
      </w:r>
      <w:r>
        <w:rPr>
          <w:spacing w:val="-4"/>
        </w:rPr>
        <w:t xml:space="preserve"> </w:t>
      </w:r>
      <w:r>
        <w:t>special</w:t>
      </w:r>
      <w:r>
        <w:rPr>
          <w:spacing w:val="-4"/>
        </w:rPr>
        <w:t xml:space="preserve"> </w:t>
      </w:r>
      <w:r>
        <w:t>needs</w:t>
      </w:r>
      <w:r>
        <w:rPr>
          <w:spacing w:val="-4"/>
        </w:rPr>
        <w:t xml:space="preserve"> </w:t>
      </w:r>
      <w:r>
        <w:t>rate</w:t>
      </w:r>
      <w:r>
        <w:rPr>
          <w:spacing w:val="-4"/>
        </w:rPr>
        <w:t xml:space="preserve"> </w:t>
      </w:r>
      <w:r>
        <w:t>is</w:t>
      </w:r>
      <w:r>
        <w:rPr>
          <w:spacing w:val="-4"/>
        </w:rPr>
        <w:t xml:space="preserve"> </w:t>
      </w:r>
      <w:r>
        <w:t>paid</w:t>
      </w:r>
      <w:r>
        <w:rPr>
          <w:spacing w:val="-4"/>
        </w:rPr>
        <w:t xml:space="preserve"> </w:t>
      </w:r>
      <w:r>
        <w:t>in</w:t>
      </w:r>
      <w:r>
        <w:rPr>
          <w:spacing w:val="-4"/>
        </w:rPr>
        <w:t xml:space="preserve"> </w:t>
      </w:r>
      <w:r>
        <w:t>addition</w:t>
      </w:r>
      <w:r>
        <w:rPr>
          <w:spacing w:val="-4"/>
        </w:rPr>
        <w:t xml:space="preserve"> </w:t>
      </w:r>
      <w:r>
        <w:t>to the state child care daily rate and invoiced for the same</w:t>
      </w:r>
      <w:r>
        <w:rPr>
          <w:spacing w:val="-10"/>
        </w:rPr>
        <w:t xml:space="preserve"> </w:t>
      </w:r>
      <w:r>
        <w:t>number</w:t>
      </w:r>
      <w:r>
        <w:rPr>
          <w:spacing w:val="-10"/>
        </w:rPr>
        <w:t xml:space="preserve"> </w:t>
      </w:r>
      <w:r>
        <w:t>of</w:t>
      </w:r>
      <w:r>
        <w:rPr>
          <w:spacing w:val="-10"/>
        </w:rPr>
        <w:t xml:space="preserve"> </w:t>
      </w:r>
      <w:r>
        <w:t>hours</w:t>
      </w:r>
      <w:r>
        <w:rPr>
          <w:spacing w:val="-10"/>
        </w:rPr>
        <w:t xml:space="preserve"> </w:t>
      </w:r>
      <w:r>
        <w:t>as</w:t>
      </w:r>
      <w:r>
        <w:rPr>
          <w:spacing w:val="-10"/>
        </w:rPr>
        <w:t xml:space="preserve"> </w:t>
      </w:r>
      <w:r>
        <w:t>you</w:t>
      </w:r>
      <w:r>
        <w:rPr>
          <w:spacing w:val="-10"/>
        </w:rPr>
        <w:t xml:space="preserve"> </w:t>
      </w:r>
      <w:r>
        <w:t>do</w:t>
      </w:r>
      <w:r>
        <w:rPr>
          <w:spacing w:val="-10"/>
        </w:rPr>
        <w:t xml:space="preserve"> </w:t>
      </w:r>
      <w:r>
        <w:t>for</w:t>
      </w:r>
      <w:r>
        <w:rPr>
          <w:spacing w:val="-10"/>
        </w:rPr>
        <w:t xml:space="preserve"> </w:t>
      </w:r>
      <w:r>
        <w:t>the</w:t>
      </w:r>
      <w:r>
        <w:rPr>
          <w:spacing w:val="-10"/>
        </w:rPr>
        <w:t xml:space="preserve"> </w:t>
      </w:r>
      <w:r>
        <w:t>non-special needs units</w:t>
      </w:r>
      <w:r>
        <w:rPr>
          <w:spacing w:val="-28"/>
        </w:rPr>
        <w:t xml:space="preserve"> </w:t>
      </w:r>
      <w:r>
        <w:rPr>
          <w:w w:val="80"/>
        </w:rPr>
        <w:t>.</w:t>
      </w:r>
    </w:p>
    <w:p w14:paraId="7B3DA620" w14:textId="77777777" w:rsidR="00D75A5E" w:rsidRDefault="00A64706">
      <w:pPr>
        <w:pStyle w:val="Heading2"/>
        <w:spacing w:before="176"/>
        <w:ind w:left="359"/>
      </w:pPr>
      <w:bookmarkStart w:id="314" w:name="_TOC_250011"/>
      <w:r>
        <w:rPr>
          <w:b w:val="0"/>
        </w:rPr>
        <w:br w:type="column"/>
      </w:r>
      <w:r>
        <w:rPr>
          <w:color w:val="00687F"/>
          <w:spacing w:val="-4"/>
          <w:w w:val="85"/>
        </w:rPr>
        <w:t>Level</w:t>
      </w:r>
      <w:r>
        <w:rPr>
          <w:color w:val="00687F"/>
          <w:spacing w:val="-9"/>
          <w:w w:val="85"/>
        </w:rPr>
        <w:t xml:space="preserve"> </w:t>
      </w:r>
      <w:bookmarkEnd w:id="314"/>
      <w:r>
        <w:rPr>
          <w:color w:val="00687F"/>
          <w:spacing w:val="-10"/>
          <w:w w:val="85"/>
        </w:rPr>
        <w:t>1</w:t>
      </w:r>
    </w:p>
    <w:p w14:paraId="071B1556" w14:textId="77777777" w:rsidR="00D75A5E" w:rsidRDefault="00A64706">
      <w:pPr>
        <w:pStyle w:val="BodyText"/>
        <w:spacing w:before="111" w:line="264" w:lineRule="auto"/>
        <w:ind w:left="359" w:right="950"/>
      </w:pPr>
      <w:r>
        <w:rPr>
          <w:noProof/>
        </w:rPr>
        <mc:AlternateContent>
          <mc:Choice Requires="wps">
            <w:drawing>
              <wp:anchor distT="0" distB="0" distL="0" distR="0" simplePos="0" relativeHeight="251658283" behindDoc="1" locked="0" layoutInCell="1" allowOverlap="1" wp14:anchorId="445C4A1A" wp14:editId="23939107">
                <wp:simplePos x="0" y="0"/>
                <wp:positionH relativeFrom="page">
                  <wp:posOffset>3886200</wp:posOffset>
                </wp:positionH>
                <wp:positionV relativeFrom="paragraph">
                  <wp:posOffset>-178491</wp:posOffset>
                </wp:positionV>
                <wp:extent cx="1270" cy="30226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22600"/>
                        </a:xfrm>
                        <a:custGeom>
                          <a:avLst/>
                          <a:gdLst/>
                          <a:ahLst/>
                          <a:cxnLst/>
                          <a:rect l="l" t="t" r="r" b="b"/>
                          <a:pathLst>
                            <a:path h="3022600">
                              <a:moveTo>
                                <a:pt x="0" y="0"/>
                              </a:moveTo>
                              <a:lnTo>
                                <a:pt x="0" y="30226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37E4FC7A">
              <v:shape id="Graphic 67" style="position:absolute;margin-left:306pt;margin-top:-14.05pt;width:.1pt;height:238pt;z-index:-16314880;visibility:visible;mso-wrap-style:square;mso-wrap-distance-left:0;mso-wrap-distance-top:0;mso-wrap-distance-right:0;mso-wrap-distance-bottom:0;mso-position-horizontal:absolute;mso-position-horizontal-relative:page;mso-position-vertical:absolute;mso-position-vertical-relative:text;v-text-anchor:top" coordsize="1270,3022600" o:spid="_x0000_s1026" filled="f" strokeweight=".5pt" path="m,l,3022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" w14:anchorId="0C116C31">
                <v:path arrowok="t"/>
                <w10:wrap anchorx="page"/>
              </v:shape>
            </w:pict>
          </mc:Fallback>
        </mc:AlternateContent>
      </w:r>
      <w:r>
        <w:t xml:space="preserve">A Level </w:t>
      </w:r>
      <w:r>
        <w:rPr>
          <w:w w:val="80"/>
        </w:rPr>
        <w:t xml:space="preserve">1 </w:t>
      </w:r>
      <w:r>
        <w:t>authorization is for the standard state special</w:t>
      </w:r>
      <w:r>
        <w:rPr>
          <w:spacing w:val="-16"/>
        </w:rPr>
        <w:t xml:space="preserve"> </w:t>
      </w:r>
      <w:r>
        <w:t>needs</w:t>
      </w:r>
      <w:r>
        <w:rPr>
          <w:spacing w:val="-15"/>
        </w:rPr>
        <w:t xml:space="preserve"> </w:t>
      </w:r>
      <w:r>
        <w:t>rate</w:t>
      </w:r>
      <w:r>
        <w:rPr>
          <w:spacing w:val="-38"/>
        </w:rPr>
        <w:t xml:space="preserve"> </w:t>
      </w:r>
      <w:r>
        <w:rPr>
          <w:w w:val="80"/>
        </w:rPr>
        <w:t>.</w:t>
      </w:r>
      <w:r>
        <w:rPr>
          <w:spacing w:val="-3"/>
          <w:w w:val="80"/>
        </w:rPr>
        <w:t xml:space="preserve"> </w:t>
      </w:r>
      <w:r>
        <w:t>Before</w:t>
      </w:r>
      <w:r>
        <w:rPr>
          <w:spacing w:val="-15"/>
        </w:rPr>
        <w:t xml:space="preserve"> </w:t>
      </w:r>
      <w:r>
        <w:t>the</w:t>
      </w:r>
      <w:r>
        <w:rPr>
          <w:spacing w:val="-16"/>
        </w:rPr>
        <w:t xml:space="preserve"> </w:t>
      </w:r>
      <w:r>
        <w:t>Level</w:t>
      </w:r>
      <w:r>
        <w:rPr>
          <w:spacing w:val="-15"/>
        </w:rPr>
        <w:t xml:space="preserve"> </w:t>
      </w:r>
      <w:r>
        <w:rPr>
          <w:w w:val="80"/>
        </w:rPr>
        <w:t>1</w:t>
      </w:r>
      <w:r>
        <w:rPr>
          <w:spacing w:val="-3"/>
          <w:w w:val="80"/>
        </w:rPr>
        <w:t xml:space="preserve"> </w:t>
      </w:r>
      <w:r>
        <w:t>special</w:t>
      </w:r>
      <w:r>
        <w:rPr>
          <w:spacing w:val="-15"/>
        </w:rPr>
        <w:t xml:space="preserve"> </w:t>
      </w:r>
      <w:r>
        <w:t>needs rate can be authorized, you and the family must fill out a Special Needs Child Care Rate Request</w:t>
      </w:r>
    </w:p>
    <w:p w14:paraId="350E3386" w14:textId="77777777" w:rsidR="00D75A5E" w:rsidRDefault="00A64706">
      <w:pPr>
        <w:spacing w:line="264" w:lineRule="auto"/>
        <w:ind w:left="359" w:right="832"/>
      </w:pPr>
      <w:r>
        <w:rPr>
          <w:spacing w:val="-4"/>
        </w:rPr>
        <w:t xml:space="preserve">form, available online at </w:t>
      </w:r>
      <w:hyperlink r:id="rId75">
        <w:r>
          <w:rPr>
            <w:b/>
            <w:spacing w:val="-4"/>
          </w:rPr>
          <w:t>https://www.dcyf.wa.gov/</w:t>
        </w:r>
      </w:hyperlink>
      <w:r>
        <w:rPr>
          <w:b/>
          <w:spacing w:val="-4"/>
        </w:rPr>
        <w:t xml:space="preserve"> </w:t>
      </w:r>
      <w:hyperlink r:id="rId76">
        <w:r>
          <w:rPr>
            <w:b/>
            <w:w w:val="85"/>
          </w:rPr>
          <w:t>forms?field_number_value=12-001&amp;title</w:t>
        </w:r>
        <w:r>
          <w:rPr>
            <w:w w:val="85"/>
          </w:rPr>
          <w:t>=</w:t>
        </w:r>
      </w:hyperlink>
      <w:r>
        <w:rPr>
          <w:w w:val="85"/>
        </w:rPr>
        <w:t xml:space="preserve"> </w:t>
      </w:r>
      <w:r>
        <w:rPr>
          <w:w w:val="80"/>
        </w:rPr>
        <w:t xml:space="preserve">. </w:t>
      </w:r>
      <w:r>
        <w:rPr>
          <w:w w:val="85"/>
        </w:rPr>
        <w:t xml:space="preserve">The form </w:t>
      </w:r>
      <w:r>
        <w:t>must be signed and sent by mail or fax to DCYF:</w:t>
      </w:r>
    </w:p>
    <w:p w14:paraId="7CDB66C1" w14:textId="77777777" w:rsidR="00D75A5E" w:rsidRDefault="00A64706">
      <w:pPr>
        <w:pStyle w:val="BodyText"/>
        <w:spacing w:before="176" w:line="264" w:lineRule="auto"/>
        <w:ind w:left="629" w:right="2011" w:hanging="1"/>
      </w:pPr>
      <w:r>
        <w:rPr>
          <w:spacing w:val="-4"/>
        </w:rPr>
        <w:t>Child</w:t>
      </w:r>
      <w:r>
        <w:rPr>
          <w:spacing w:val="-10"/>
        </w:rPr>
        <w:t xml:space="preserve"> </w:t>
      </w:r>
      <w:r>
        <w:rPr>
          <w:spacing w:val="-4"/>
        </w:rPr>
        <w:t>Care</w:t>
      </w:r>
      <w:r>
        <w:rPr>
          <w:spacing w:val="-10"/>
        </w:rPr>
        <w:t xml:space="preserve"> </w:t>
      </w:r>
      <w:r>
        <w:rPr>
          <w:spacing w:val="-4"/>
        </w:rPr>
        <w:t>Subsidy</w:t>
      </w:r>
      <w:r>
        <w:rPr>
          <w:spacing w:val="-10"/>
        </w:rPr>
        <w:t xml:space="preserve"> </w:t>
      </w:r>
      <w:r>
        <w:rPr>
          <w:spacing w:val="-4"/>
        </w:rPr>
        <w:t>Contact</w:t>
      </w:r>
      <w:r>
        <w:rPr>
          <w:spacing w:val="-10"/>
        </w:rPr>
        <w:t xml:space="preserve"> </w:t>
      </w:r>
      <w:r>
        <w:rPr>
          <w:spacing w:val="-4"/>
        </w:rPr>
        <w:t xml:space="preserve">Center </w:t>
      </w:r>
      <w:r>
        <w:t>P</w:t>
      </w:r>
      <w:r>
        <w:rPr>
          <w:spacing w:val="-38"/>
        </w:rPr>
        <w:t xml:space="preserve"> </w:t>
      </w:r>
      <w:r>
        <w:rPr>
          <w:w w:val="75"/>
        </w:rPr>
        <w:t>.O</w:t>
      </w:r>
      <w:r>
        <w:rPr>
          <w:spacing w:val="-23"/>
          <w:w w:val="75"/>
        </w:rPr>
        <w:t xml:space="preserve"> </w:t>
      </w:r>
      <w:r>
        <w:rPr>
          <w:w w:val="75"/>
        </w:rPr>
        <w:t>.</w:t>
      </w:r>
      <w:r>
        <w:rPr>
          <w:spacing w:val="-15"/>
        </w:rPr>
        <w:t xml:space="preserve"> </w:t>
      </w:r>
      <w:r>
        <w:t>Box</w:t>
      </w:r>
      <w:r>
        <w:rPr>
          <w:spacing w:val="-16"/>
        </w:rPr>
        <w:t xml:space="preserve"> </w:t>
      </w:r>
      <w:r>
        <w:t>11346</w:t>
      </w:r>
    </w:p>
    <w:p w14:paraId="0801FA78" w14:textId="77777777" w:rsidR="00D75A5E" w:rsidRDefault="00A64706">
      <w:pPr>
        <w:pStyle w:val="BodyText"/>
        <w:spacing w:line="254" w:lineRule="exact"/>
        <w:ind w:left="629"/>
      </w:pPr>
      <w:r>
        <w:rPr>
          <w:spacing w:val="-2"/>
          <w:w w:val="90"/>
        </w:rPr>
        <w:t>Tacoma,</w:t>
      </w:r>
      <w:r>
        <w:rPr>
          <w:spacing w:val="-3"/>
          <w:w w:val="90"/>
        </w:rPr>
        <w:t xml:space="preserve"> </w:t>
      </w:r>
      <w:r>
        <w:rPr>
          <w:spacing w:val="-2"/>
          <w:w w:val="90"/>
        </w:rPr>
        <w:t>WA</w:t>
      </w:r>
      <w:r>
        <w:rPr>
          <w:spacing w:val="-3"/>
          <w:w w:val="90"/>
        </w:rPr>
        <w:t xml:space="preserve"> </w:t>
      </w:r>
      <w:r>
        <w:rPr>
          <w:spacing w:val="-2"/>
          <w:w w:val="90"/>
        </w:rPr>
        <w:t>98411-</w:t>
      </w:r>
      <w:r>
        <w:rPr>
          <w:spacing w:val="-4"/>
          <w:w w:val="90"/>
        </w:rPr>
        <w:t>9903</w:t>
      </w:r>
    </w:p>
    <w:p w14:paraId="4EF286EA" w14:textId="77777777" w:rsidR="00D75A5E" w:rsidRDefault="00A64706">
      <w:pPr>
        <w:pStyle w:val="BodyText"/>
        <w:spacing w:before="25"/>
        <w:ind w:left="629"/>
      </w:pPr>
      <w:r>
        <w:rPr>
          <w:w w:val="90"/>
        </w:rPr>
        <w:t>Fax:</w:t>
      </w:r>
      <w:r>
        <w:rPr>
          <w:spacing w:val="-4"/>
          <w:w w:val="90"/>
        </w:rPr>
        <w:t xml:space="preserve"> </w:t>
      </w:r>
      <w:r>
        <w:rPr>
          <w:w w:val="90"/>
        </w:rPr>
        <w:t>1-877-309-</w:t>
      </w:r>
      <w:r>
        <w:rPr>
          <w:spacing w:val="-4"/>
          <w:w w:val="90"/>
        </w:rPr>
        <w:t>9747</w:t>
      </w:r>
    </w:p>
    <w:p w14:paraId="492E9720" w14:textId="77777777" w:rsidR="00D75A5E" w:rsidRDefault="00D75A5E">
      <w:pPr>
        <w:pStyle w:val="BodyText"/>
        <w:spacing w:before="34"/>
        <w:ind w:left="0"/>
      </w:pPr>
    </w:p>
    <w:p w14:paraId="1B68717B" w14:textId="77777777" w:rsidR="00D75A5E" w:rsidRDefault="00A64706">
      <w:pPr>
        <w:pStyle w:val="Heading2"/>
        <w:ind w:left="359"/>
      </w:pPr>
      <w:bookmarkStart w:id="315" w:name="_TOC_250010"/>
      <w:r>
        <w:rPr>
          <w:color w:val="00687F"/>
          <w:spacing w:val="-4"/>
          <w:w w:val="85"/>
        </w:rPr>
        <w:t>Level</w:t>
      </w:r>
      <w:r>
        <w:rPr>
          <w:color w:val="00687F"/>
          <w:spacing w:val="-9"/>
          <w:w w:val="85"/>
        </w:rPr>
        <w:t xml:space="preserve"> </w:t>
      </w:r>
      <w:bookmarkEnd w:id="315"/>
      <w:r>
        <w:rPr>
          <w:color w:val="00687F"/>
          <w:spacing w:val="-10"/>
          <w:w w:val="95"/>
        </w:rPr>
        <w:t>2</w:t>
      </w:r>
    </w:p>
    <w:p w14:paraId="10D640C5" w14:textId="77777777" w:rsidR="00D75A5E" w:rsidRDefault="00A64706">
      <w:pPr>
        <w:pStyle w:val="BodyText"/>
        <w:spacing w:before="111" w:line="264" w:lineRule="auto"/>
        <w:ind w:left="359" w:right="884"/>
      </w:pPr>
      <w:r>
        <w:rPr>
          <w:noProof/>
        </w:rPr>
        <mc:AlternateContent>
          <mc:Choice Requires="wps">
            <w:drawing>
              <wp:anchor distT="0" distB="0" distL="0" distR="0" simplePos="0" relativeHeight="251658261" behindDoc="0" locked="0" layoutInCell="1" allowOverlap="1" wp14:anchorId="6F2F7B41" wp14:editId="0B9851EB">
                <wp:simplePos x="0" y="0"/>
                <wp:positionH relativeFrom="page">
                  <wp:posOffset>625352</wp:posOffset>
                </wp:positionH>
                <wp:positionV relativeFrom="paragraph">
                  <wp:posOffset>792785</wp:posOffset>
                </wp:positionV>
                <wp:extent cx="6555105" cy="103505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51B43496"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6F2F7B41" id="Textbox 68" o:spid="_x0000_s1044" type="#_x0000_t202" style="position:absolute;left:0;text-align:left;margin-left:49.25pt;margin-top:62.4pt;width:516.15pt;height:81.5pt;rotation:-45;z-index:25165826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" filled="f" stroked="f">
                <v:textbox inset="0,0,0,0">
                  <w:txbxContent>
                    <w:p w14:paraId="51B43496"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Pr>
          <w:spacing w:val="-2"/>
        </w:rPr>
        <w:t>The</w:t>
      </w:r>
      <w:r>
        <w:rPr>
          <w:spacing w:val="-12"/>
        </w:rPr>
        <w:t xml:space="preserve"> </w:t>
      </w:r>
      <w:r>
        <w:rPr>
          <w:spacing w:val="-2"/>
        </w:rPr>
        <w:t>family</w:t>
      </w:r>
      <w:r>
        <w:rPr>
          <w:spacing w:val="-12"/>
        </w:rPr>
        <w:t xml:space="preserve"> </w:t>
      </w:r>
      <w:r>
        <w:rPr>
          <w:spacing w:val="-2"/>
        </w:rPr>
        <w:t>works</w:t>
      </w:r>
      <w:r>
        <w:rPr>
          <w:spacing w:val="-12"/>
        </w:rPr>
        <w:t xml:space="preserve"> </w:t>
      </w:r>
      <w:r>
        <w:rPr>
          <w:spacing w:val="-2"/>
        </w:rPr>
        <w:t>with</w:t>
      </w:r>
      <w:r>
        <w:rPr>
          <w:spacing w:val="-12"/>
        </w:rPr>
        <w:t xml:space="preserve"> </w:t>
      </w:r>
      <w:r>
        <w:rPr>
          <w:spacing w:val="-2"/>
        </w:rPr>
        <w:t>you</w:t>
      </w:r>
      <w:r>
        <w:rPr>
          <w:spacing w:val="-12"/>
        </w:rPr>
        <w:t xml:space="preserve"> </w:t>
      </w:r>
      <w:r>
        <w:rPr>
          <w:spacing w:val="-2"/>
        </w:rPr>
        <w:t>and</w:t>
      </w:r>
      <w:r>
        <w:rPr>
          <w:spacing w:val="-12"/>
        </w:rPr>
        <w:t xml:space="preserve"> </w:t>
      </w:r>
      <w:r>
        <w:rPr>
          <w:spacing w:val="-2"/>
        </w:rPr>
        <w:t>DCYF</w:t>
      </w:r>
      <w:r>
        <w:rPr>
          <w:spacing w:val="-12"/>
        </w:rPr>
        <w:t xml:space="preserve"> </w:t>
      </w:r>
      <w:r>
        <w:rPr>
          <w:spacing w:val="-2"/>
        </w:rPr>
        <w:t>to</w:t>
      </w:r>
      <w:r>
        <w:rPr>
          <w:spacing w:val="-12"/>
        </w:rPr>
        <w:t xml:space="preserve"> </w:t>
      </w:r>
      <w:r>
        <w:rPr>
          <w:spacing w:val="-2"/>
        </w:rPr>
        <w:t xml:space="preserve">determine </w:t>
      </w:r>
      <w:r>
        <w:t>if their child qualifies for the Level 2 special needs rate</w:t>
      </w:r>
      <w:r>
        <w:rPr>
          <w:spacing w:val="-34"/>
        </w:rPr>
        <w:t xml:space="preserve"> </w:t>
      </w:r>
      <w:r>
        <w:rPr>
          <w:w w:val="80"/>
        </w:rPr>
        <w:t xml:space="preserve">. </w:t>
      </w:r>
      <w:r>
        <w:t>In addition to the Special Needs Child Care Rate</w:t>
      </w:r>
      <w:r>
        <w:rPr>
          <w:spacing w:val="-3"/>
        </w:rPr>
        <w:t xml:space="preserve"> </w:t>
      </w:r>
      <w:r>
        <w:t>Request</w:t>
      </w:r>
      <w:r>
        <w:rPr>
          <w:spacing w:val="-3"/>
        </w:rPr>
        <w:t xml:space="preserve"> </w:t>
      </w:r>
      <w:r>
        <w:t>forms,</w:t>
      </w:r>
      <w:r>
        <w:rPr>
          <w:spacing w:val="-3"/>
        </w:rPr>
        <w:t xml:space="preserve"> </w:t>
      </w:r>
      <w:r>
        <w:t>DCYF</w:t>
      </w:r>
      <w:r>
        <w:rPr>
          <w:spacing w:val="-3"/>
        </w:rPr>
        <w:t xml:space="preserve"> </w:t>
      </w:r>
      <w:r>
        <w:t>must</w:t>
      </w:r>
      <w:r>
        <w:rPr>
          <w:spacing w:val="-3"/>
        </w:rPr>
        <w:t xml:space="preserve"> </w:t>
      </w:r>
      <w:r>
        <w:t>receive</w:t>
      </w:r>
      <w:r>
        <w:rPr>
          <w:spacing w:val="-3"/>
        </w:rPr>
        <w:t xml:space="preserve"> </w:t>
      </w:r>
      <w:r>
        <w:t>written verification from a health, mental health, social service, or education professional with at least</w:t>
      </w:r>
    </w:p>
    <w:p w14:paraId="067F8B2E" w14:textId="77777777" w:rsidR="00D75A5E" w:rsidRDefault="00A64706">
      <w:pPr>
        <w:pStyle w:val="BodyText"/>
        <w:spacing w:line="264" w:lineRule="auto"/>
        <w:ind w:left="359" w:right="713"/>
      </w:pPr>
      <w:r>
        <w:t>a</w:t>
      </w:r>
      <w:r>
        <w:rPr>
          <w:spacing w:val="-5"/>
        </w:rPr>
        <w:t xml:space="preserve"> </w:t>
      </w:r>
      <w:r>
        <w:t>master’s</w:t>
      </w:r>
      <w:r>
        <w:rPr>
          <w:spacing w:val="-5"/>
        </w:rPr>
        <w:t xml:space="preserve"> </w:t>
      </w:r>
      <w:r>
        <w:t>degree</w:t>
      </w:r>
      <w:r>
        <w:rPr>
          <w:spacing w:val="-5"/>
        </w:rPr>
        <w:t xml:space="preserve"> </w:t>
      </w:r>
      <w:r>
        <w:t>or</w:t>
      </w:r>
      <w:r>
        <w:rPr>
          <w:spacing w:val="-5"/>
        </w:rPr>
        <w:t xml:space="preserve"> </w:t>
      </w:r>
      <w:r>
        <w:t>a</w:t>
      </w:r>
      <w:r>
        <w:rPr>
          <w:spacing w:val="-5"/>
        </w:rPr>
        <w:t xml:space="preserve"> </w:t>
      </w:r>
      <w:r>
        <w:t>registered</w:t>
      </w:r>
      <w:r>
        <w:rPr>
          <w:spacing w:val="-5"/>
        </w:rPr>
        <w:t xml:space="preserve"> </w:t>
      </w:r>
      <w:r>
        <w:t>nurse</w:t>
      </w:r>
      <w:r>
        <w:rPr>
          <w:spacing w:val="-36"/>
        </w:rPr>
        <w:t xml:space="preserve"> </w:t>
      </w:r>
      <w:r>
        <w:rPr>
          <w:w w:val="80"/>
        </w:rPr>
        <w:t xml:space="preserve">. </w:t>
      </w:r>
      <w:r>
        <w:t>The verification</w:t>
      </w:r>
      <w:r>
        <w:rPr>
          <w:spacing w:val="-7"/>
        </w:rPr>
        <w:t xml:space="preserve"> </w:t>
      </w:r>
      <w:r>
        <w:t>must</w:t>
      </w:r>
      <w:r>
        <w:rPr>
          <w:spacing w:val="-7"/>
        </w:rPr>
        <w:t xml:space="preserve"> </w:t>
      </w:r>
      <w:r>
        <w:t>describe</w:t>
      </w:r>
      <w:r>
        <w:rPr>
          <w:spacing w:val="-7"/>
        </w:rPr>
        <w:t xml:space="preserve"> </w:t>
      </w:r>
      <w:r>
        <w:t>the</w:t>
      </w:r>
      <w:r>
        <w:rPr>
          <w:spacing w:val="-7"/>
        </w:rPr>
        <w:t xml:space="preserve"> </w:t>
      </w:r>
      <w:r>
        <w:t>additional</w:t>
      </w:r>
      <w:r>
        <w:rPr>
          <w:spacing w:val="-7"/>
        </w:rPr>
        <w:t xml:space="preserve"> </w:t>
      </w:r>
      <w:r>
        <w:t>level</w:t>
      </w:r>
      <w:r>
        <w:rPr>
          <w:spacing w:val="-7"/>
        </w:rPr>
        <w:t xml:space="preserve"> </w:t>
      </w:r>
      <w:r>
        <w:t>of specialized</w:t>
      </w:r>
      <w:r>
        <w:rPr>
          <w:spacing w:val="-2"/>
        </w:rPr>
        <w:t xml:space="preserve"> </w:t>
      </w:r>
      <w:r>
        <w:t>care</w:t>
      </w:r>
      <w:r>
        <w:rPr>
          <w:spacing w:val="-2"/>
        </w:rPr>
        <w:t xml:space="preserve"> </w:t>
      </w:r>
      <w:r>
        <w:t>needed</w:t>
      </w:r>
      <w:r>
        <w:rPr>
          <w:spacing w:val="-2"/>
        </w:rPr>
        <w:t xml:space="preserve"> </w:t>
      </w:r>
      <w:r>
        <w:t>in</w:t>
      </w:r>
      <w:r>
        <w:rPr>
          <w:spacing w:val="-2"/>
        </w:rPr>
        <w:t xml:space="preserve"> </w:t>
      </w:r>
      <w:r>
        <w:t>the</w:t>
      </w:r>
      <w:r>
        <w:rPr>
          <w:spacing w:val="-2"/>
        </w:rPr>
        <w:t xml:space="preserve"> </w:t>
      </w:r>
      <w:r>
        <w:t>child</w:t>
      </w:r>
      <w:r>
        <w:rPr>
          <w:spacing w:val="-2"/>
        </w:rPr>
        <w:t xml:space="preserve"> </w:t>
      </w:r>
      <w:r>
        <w:t>care</w:t>
      </w:r>
      <w:r>
        <w:rPr>
          <w:spacing w:val="-2"/>
        </w:rPr>
        <w:t xml:space="preserve"> </w:t>
      </w:r>
      <w:r>
        <w:t>setting above and beyond what you would provide for children without special needs</w:t>
      </w:r>
      <w:r>
        <w:rPr>
          <w:spacing w:val="-20"/>
        </w:rPr>
        <w:t xml:space="preserve"> </w:t>
      </w:r>
      <w:r>
        <w:rPr>
          <w:w w:val="80"/>
        </w:rPr>
        <w:t>.</w:t>
      </w:r>
    </w:p>
    <w:p w14:paraId="660B0D5E" w14:textId="77777777" w:rsidR="00D75A5E" w:rsidRDefault="00D75A5E">
      <w:pPr>
        <w:pStyle w:val="BodyText"/>
        <w:spacing w:line="264" w:lineRule="auto"/>
        <w:sectPr w:rsidR="00D75A5E">
          <w:type w:val="continuous"/>
          <w:pgSz w:w="12240" w:h="15840"/>
          <w:pgMar w:top="1100" w:right="360" w:bottom="280" w:left="720" w:header="0" w:footer="566" w:gutter="0"/>
          <w:cols w:num="2" w:space="720" w:equalWidth="0">
            <w:col w:w="5033" w:space="367"/>
            <w:col w:w="5760"/>
          </w:cols>
        </w:sectPr>
      </w:pPr>
    </w:p>
    <w:p w14:paraId="510CCF0D" w14:textId="77777777" w:rsidR="00D75A5E" w:rsidRDefault="00D75A5E">
      <w:pPr>
        <w:pStyle w:val="BodyText"/>
        <w:spacing w:before="4"/>
        <w:ind w:left="0"/>
        <w:rPr>
          <w:sz w:val="18"/>
        </w:rPr>
      </w:pPr>
    </w:p>
    <w:p w14:paraId="737001E2" w14:textId="77777777" w:rsidR="00D75A5E" w:rsidRDefault="00A64706">
      <w:pPr>
        <w:ind w:left="360"/>
        <w:rPr>
          <w:sz w:val="20"/>
        </w:rPr>
      </w:pPr>
      <w:r>
        <w:rPr>
          <w:noProof/>
          <w:sz w:val="20"/>
        </w:rPr>
        <w:drawing>
          <wp:inline distT="0" distB="0" distL="0" distR="0" wp14:anchorId="6D8B6E06" wp14:editId="1908CB3A">
            <wp:extent cx="6203538" cy="3312985"/>
            <wp:effectExtent l="0" t="0" r="0" b="0"/>
            <wp:docPr id="69" name="Image 69" descr="Young children laying on the ground smil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Young children laying on the ground smiling."/>
                    <pic:cNvPicPr/>
                  </pic:nvPicPr>
                  <pic:blipFill>
                    <a:blip r:embed="rId77" cstate="print"/>
                    <a:stretch>
                      <a:fillRect/>
                    </a:stretch>
                  </pic:blipFill>
                  <pic:spPr>
                    <a:xfrm>
                      <a:off x="0" y="0"/>
                      <a:ext cx="6203538" cy="3312985"/>
                    </a:xfrm>
                    <a:prstGeom prst="rect">
                      <a:avLst/>
                    </a:prstGeom>
                  </pic:spPr>
                </pic:pic>
              </a:graphicData>
            </a:graphic>
          </wp:inline>
        </w:drawing>
      </w:r>
    </w:p>
    <w:p w14:paraId="2B0524FA" w14:textId="77777777" w:rsidR="00D75A5E" w:rsidRDefault="00D75A5E">
      <w:pPr>
        <w:rPr>
          <w:sz w:val="20"/>
        </w:rPr>
        <w:sectPr w:rsidR="00D75A5E">
          <w:type w:val="continuous"/>
          <w:pgSz w:w="12240" w:h="15840"/>
          <w:pgMar w:top="1100" w:right="360" w:bottom="280" w:left="720" w:header="0" w:footer="566" w:gutter="0"/>
          <w:cols w:space="720"/>
        </w:sectPr>
      </w:pPr>
    </w:p>
    <w:p w14:paraId="7F68579E" w14:textId="77777777" w:rsidR="00D75A5E" w:rsidRDefault="00A64706">
      <w:pPr>
        <w:pStyle w:val="Heading1"/>
        <w:tabs>
          <w:tab w:val="left" w:pos="10439"/>
        </w:tabs>
      </w:pPr>
      <w:bookmarkStart w:id="316" w:name="_TOC_250009"/>
      <w:r>
        <w:rPr>
          <w:color w:val="000000"/>
          <w:spacing w:val="45"/>
          <w:shd w:val="clear" w:color="auto" w:fill="D8E9EF"/>
        </w:rPr>
        <w:lastRenderedPageBreak/>
        <w:t xml:space="preserve"> </w:t>
      </w:r>
      <w:r>
        <w:rPr>
          <w:color w:val="000000"/>
          <w:spacing w:val="-8"/>
          <w:shd w:val="clear" w:color="auto" w:fill="D8E9EF"/>
        </w:rPr>
        <w:t>Payment</w:t>
      </w:r>
      <w:r>
        <w:rPr>
          <w:color w:val="000000"/>
          <w:spacing w:val="-18"/>
          <w:shd w:val="clear" w:color="auto" w:fill="D8E9EF"/>
        </w:rPr>
        <w:t xml:space="preserve"> </w:t>
      </w:r>
      <w:r>
        <w:rPr>
          <w:color w:val="000000"/>
          <w:spacing w:val="-2"/>
          <w:shd w:val="clear" w:color="auto" w:fill="D8E9EF"/>
        </w:rPr>
        <w:t>Errors</w:t>
      </w:r>
      <w:bookmarkEnd w:id="316"/>
      <w:r>
        <w:rPr>
          <w:color w:val="000000"/>
          <w:shd w:val="clear" w:color="auto" w:fill="D8E9EF"/>
        </w:rPr>
        <w:tab/>
      </w:r>
    </w:p>
    <w:p w14:paraId="60F64F91" w14:textId="77777777" w:rsidR="00D75A5E" w:rsidRDefault="00D75A5E">
      <w:pPr>
        <w:pStyle w:val="Heading1"/>
        <w:sectPr w:rsidR="00D75A5E">
          <w:pgSz w:w="12240" w:h="15840"/>
          <w:pgMar w:top="940" w:right="360" w:bottom="760" w:left="720" w:header="0" w:footer="566" w:gutter="0"/>
          <w:cols w:space="720"/>
        </w:sectPr>
      </w:pPr>
    </w:p>
    <w:p w14:paraId="64576197" w14:textId="77777777" w:rsidR="00D75A5E" w:rsidRDefault="00A64706">
      <w:pPr>
        <w:pStyle w:val="BodyText"/>
        <w:spacing w:before="172" w:line="264" w:lineRule="auto"/>
        <w:ind w:right="189"/>
      </w:pPr>
      <w:r>
        <w:rPr>
          <w:noProof/>
        </w:rPr>
        <mc:AlternateContent>
          <mc:Choice Requires="wps">
            <w:drawing>
              <wp:anchor distT="0" distB="0" distL="0" distR="0" simplePos="0" relativeHeight="251658284" behindDoc="1" locked="0" layoutInCell="1" allowOverlap="1" wp14:anchorId="01692B0B" wp14:editId="3AA4F699">
                <wp:simplePos x="0" y="0"/>
                <wp:positionH relativeFrom="page">
                  <wp:posOffset>3886200</wp:posOffset>
                </wp:positionH>
                <wp:positionV relativeFrom="page">
                  <wp:posOffset>1041462</wp:posOffset>
                </wp:positionV>
                <wp:extent cx="1270" cy="82423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242300"/>
                        </a:xfrm>
                        <a:custGeom>
                          <a:avLst/>
                          <a:gdLst/>
                          <a:ahLst/>
                          <a:cxnLst/>
                          <a:rect l="l" t="t" r="r" b="b"/>
                          <a:pathLst>
                            <a:path h="8242300">
                              <a:moveTo>
                                <a:pt x="0" y="0"/>
                              </a:moveTo>
                              <a:lnTo>
                                <a:pt x="0" y="82423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3072DA09">
              <v:shape id="Graphic 70" style="position:absolute;margin-left:306pt;margin-top:82pt;width:.1pt;height:649pt;z-index:-16313856;visibility:visible;mso-wrap-style:square;mso-wrap-distance-left:0;mso-wrap-distance-top:0;mso-wrap-distance-right:0;mso-wrap-distance-bottom:0;mso-position-horizontal:absolute;mso-position-horizontal-relative:page;mso-position-vertical:absolute;mso-position-vertical-relative:page;v-text-anchor:top" coordsize="1270,8242300" o:spid="_x0000_s1026" filled="f" strokeweight=".5pt" path="m,l,82423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" w14:anchorId="28513E7C">
                <v:path arrowok="t"/>
                <w10:wrap anchorx="page" anchory="page"/>
              </v:shape>
            </w:pict>
          </mc:Fallback>
        </mc:AlternateContent>
      </w:r>
      <w:r>
        <w:t>The</w:t>
      </w:r>
      <w:r>
        <w:rPr>
          <w:spacing w:val="-15"/>
        </w:rPr>
        <w:t xml:space="preserve"> </w:t>
      </w:r>
      <w:r>
        <w:t>time</w:t>
      </w:r>
      <w:r>
        <w:rPr>
          <w:spacing w:val="-15"/>
        </w:rPr>
        <w:t xml:space="preserve"> </w:t>
      </w:r>
      <w:r>
        <w:t>limit</w:t>
      </w:r>
      <w:r>
        <w:rPr>
          <w:spacing w:val="-15"/>
        </w:rPr>
        <w:t xml:space="preserve"> </w:t>
      </w:r>
      <w:r>
        <w:t>for</w:t>
      </w:r>
      <w:r>
        <w:rPr>
          <w:spacing w:val="-15"/>
        </w:rPr>
        <w:t xml:space="preserve"> </w:t>
      </w:r>
      <w:r>
        <w:t>you</w:t>
      </w:r>
      <w:r>
        <w:rPr>
          <w:spacing w:val="-15"/>
        </w:rPr>
        <w:t xml:space="preserve"> </w:t>
      </w:r>
      <w:r>
        <w:t>or</w:t>
      </w:r>
      <w:r>
        <w:rPr>
          <w:spacing w:val="-15"/>
        </w:rPr>
        <w:t xml:space="preserve"> </w:t>
      </w:r>
      <w:r>
        <w:t>the</w:t>
      </w:r>
      <w:r>
        <w:rPr>
          <w:spacing w:val="-15"/>
        </w:rPr>
        <w:t xml:space="preserve"> </w:t>
      </w:r>
      <w:r>
        <w:t>state</w:t>
      </w:r>
      <w:r>
        <w:rPr>
          <w:spacing w:val="-15"/>
        </w:rPr>
        <w:t xml:space="preserve"> </w:t>
      </w:r>
      <w:r>
        <w:t>to</w:t>
      </w:r>
      <w:r>
        <w:rPr>
          <w:spacing w:val="-15"/>
        </w:rPr>
        <w:t xml:space="preserve"> </w:t>
      </w:r>
      <w:r>
        <w:t>correct</w:t>
      </w:r>
      <w:r>
        <w:rPr>
          <w:spacing w:val="-15"/>
        </w:rPr>
        <w:t xml:space="preserve"> </w:t>
      </w:r>
      <w:r>
        <w:t>an error on payment and seek repayment is:</w:t>
      </w:r>
    </w:p>
    <w:p w14:paraId="0747B7A0" w14:textId="77777777" w:rsidR="00D75A5E" w:rsidRDefault="00A64706">
      <w:pPr>
        <w:pStyle w:val="ListParagraph"/>
        <w:numPr>
          <w:ilvl w:val="0"/>
          <w:numId w:val="8"/>
        </w:numPr>
        <w:tabs>
          <w:tab w:val="left" w:pos="600"/>
        </w:tabs>
        <w:spacing w:before="89" w:line="264" w:lineRule="auto"/>
        <w:ind w:right="316"/>
      </w:pPr>
      <w:r>
        <w:rPr>
          <w:spacing w:val="-2"/>
        </w:rPr>
        <w:t>Two</w:t>
      </w:r>
      <w:r>
        <w:rPr>
          <w:spacing w:val="-13"/>
        </w:rPr>
        <w:t xml:space="preserve"> </w:t>
      </w:r>
      <w:r>
        <w:rPr>
          <w:spacing w:val="-2"/>
        </w:rPr>
        <w:t>years</w:t>
      </w:r>
      <w:r>
        <w:rPr>
          <w:spacing w:val="-13"/>
        </w:rPr>
        <w:t xml:space="preserve"> </w:t>
      </w:r>
      <w:r>
        <w:rPr>
          <w:spacing w:val="-2"/>
        </w:rPr>
        <w:t>if</w:t>
      </w:r>
      <w:r>
        <w:rPr>
          <w:spacing w:val="-13"/>
        </w:rPr>
        <w:t xml:space="preserve"> </w:t>
      </w:r>
      <w:r>
        <w:rPr>
          <w:spacing w:val="-2"/>
        </w:rPr>
        <w:t>the</w:t>
      </w:r>
      <w:r>
        <w:rPr>
          <w:spacing w:val="-13"/>
        </w:rPr>
        <w:t xml:space="preserve"> </w:t>
      </w:r>
      <w:r>
        <w:rPr>
          <w:spacing w:val="-2"/>
        </w:rPr>
        <w:t>error</w:t>
      </w:r>
      <w:r>
        <w:rPr>
          <w:spacing w:val="-13"/>
        </w:rPr>
        <w:t xml:space="preserve"> </w:t>
      </w:r>
      <w:r>
        <w:rPr>
          <w:spacing w:val="-2"/>
        </w:rPr>
        <w:t>is</w:t>
      </w:r>
      <w:r>
        <w:rPr>
          <w:spacing w:val="-13"/>
        </w:rPr>
        <w:t xml:space="preserve"> </w:t>
      </w:r>
      <w:r>
        <w:rPr>
          <w:spacing w:val="-2"/>
        </w:rPr>
        <w:t>on</w:t>
      </w:r>
      <w:r>
        <w:rPr>
          <w:spacing w:val="-13"/>
        </w:rPr>
        <w:t xml:space="preserve"> </w:t>
      </w:r>
      <w:r>
        <w:rPr>
          <w:spacing w:val="-2"/>
        </w:rPr>
        <w:t>rates</w:t>
      </w:r>
      <w:r>
        <w:rPr>
          <w:spacing w:val="-13"/>
        </w:rPr>
        <w:t xml:space="preserve"> </w:t>
      </w:r>
      <w:r>
        <w:rPr>
          <w:spacing w:val="-2"/>
        </w:rPr>
        <w:t>paid</w:t>
      </w:r>
      <w:r>
        <w:rPr>
          <w:spacing w:val="-13"/>
        </w:rPr>
        <w:t xml:space="preserve"> </w:t>
      </w:r>
      <w:r>
        <w:rPr>
          <w:spacing w:val="-2"/>
        </w:rPr>
        <w:t>by</w:t>
      </w:r>
      <w:r>
        <w:rPr>
          <w:spacing w:val="-13"/>
        </w:rPr>
        <w:t xml:space="preserve"> </w:t>
      </w:r>
      <w:r>
        <w:rPr>
          <w:spacing w:val="-2"/>
        </w:rPr>
        <w:t>age</w:t>
      </w:r>
      <w:r>
        <w:rPr>
          <w:spacing w:val="-13"/>
        </w:rPr>
        <w:t xml:space="preserve"> </w:t>
      </w:r>
      <w:r>
        <w:rPr>
          <w:spacing w:val="-2"/>
        </w:rPr>
        <w:t xml:space="preserve">or </w:t>
      </w:r>
      <w:r>
        <w:t>region</w:t>
      </w:r>
      <w:r>
        <w:rPr>
          <w:spacing w:val="-31"/>
        </w:rPr>
        <w:t xml:space="preserve"> </w:t>
      </w:r>
      <w:r>
        <w:rPr>
          <w:w w:val="75"/>
        </w:rPr>
        <w:t>.</w:t>
      </w:r>
      <w:r>
        <w:t xml:space="preserve"> This two-year limit does not apply to federal</w:t>
      </w:r>
      <w:r>
        <w:rPr>
          <w:spacing w:val="-15"/>
        </w:rPr>
        <w:t xml:space="preserve"> </w:t>
      </w:r>
      <w:r>
        <w:t>audits,</w:t>
      </w:r>
      <w:r>
        <w:rPr>
          <w:spacing w:val="-13"/>
        </w:rPr>
        <w:t xml:space="preserve"> </w:t>
      </w:r>
      <w:r>
        <w:t>which</w:t>
      </w:r>
      <w:r>
        <w:rPr>
          <w:spacing w:val="-13"/>
        </w:rPr>
        <w:t xml:space="preserve"> </w:t>
      </w:r>
      <w:r>
        <w:t>could</w:t>
      </w:r>
      <w:r>
        <w:rPr>
          <w:spacing w:val="-13"/>
        </w:rPr>
        <w:t xml:space="preserve"> </w:t>
      </w:r>
      <w:r>
        <w:t>go</w:t>
      </w:r>
      <w:r>
        <w:rPr>
          <w:spacing w:val="-13"/>
        </w:rPr>
        <w:t xml:space="preserve"> </w:t>
      </w:r>
      <w:r>
        <w:t>back</w:t>
      </w:r>
      <w:r>
        <w:rPr>
          <w:spacing w:val="-13"/>
        </w:rPr>
        <w:t xml:space="preserve"> </w:t>
      </w:r>
      <w:r>
        <w:t>three</w:t>
      </w:r>
      <w:r>
        <w:rPr>
          <w:spacing w:val="-13"/>
        </w:rPr>
        <w:t xml:space="preserve"> </w:t>
      </w:r>
      <w:r>
        <w:t>years</w:t>
      </w:r>
    </w:p>
    <w:p w14:paraId="655C1977" w14:textId="77777777" w:rsidR="00D75A5E" w:rsidRDefault="00A64706">
      <w:pPr>
        <w:pStyle w:val="ListParagraph"/>
        <w:numPr>
          <w:ilvl w:val="0"/>
          <w:numId w:val="8"/>
        </w:numPr>
        <w:tabs>
          <w:tab w:val="left" w:pos="599"/>
        </w:tabs>
        <w:ind w:left="599" w:hanging="239"/>
      </w:pPr>
      <w:r>
        <w:rPr>
          <w:spacing w:val="-2"/>
        </w:rPr>
        <w:t>Up</w:t>
      </w:r>
      <w:r>
        <w:rPr>
          <w:spacing w:val="-11"/>
        </w:rPr>
        <w:t xml:space="preserve"> </w:t>
      </w:r>
      <w:r>
        <w:rPr>
          <w:spacing w:val="-2"/>
        </w:rPr>
        <w:t>to</w:t>
      </w:r>
      <w:r>
        <w:rPr>
          <w:spacing w:val="-11"/>
        </w:rPr>
        <w:t xml:space="preserve"> </w:t>
      </w:r>
      <w:r>
        <w:rPr>
          <w:spacing w:val="-2"/>
        </w:rPr>
        <w:t>three</w:t>
      </w:r>
      <w:r>
        <w:rPr>
          <w:spacing w:val="-11"/>
        </w:rPr>
        <w:t xml:space="preserve"> </w:t>
      </w:r>
      <w:r>
        <w:rPr>
          <w:spacing w:val="-2"/>
        </w:rPr>
        <w:t>years</w:t>
      </w:r>
      <w:r>
        <w:rPr>
          <w:spacing w:val="-10"/>
        </w:rPr>
        <w:t xml:space="preserve"> </w:t>
      </w:r>
      <w:r>
        <w:rPr>
          <w:spacing w:val="-2"/>
        </w:rPr>
        <w:t>if</w:t>
      </w:r>
      <w:r>
        <w:rPr>
          <w:spacing w:val="-11"/>
        </w:rPr>
        <w:t xml:space="preserve"> </w:t>
      </w:r>
      <w:r>
        <w:rPr>
          <w:spacing w:val="-2"/>
        </w:rPr>
        <w:t>the</w:t>
      </w:r>
      <w:r>
        <w:rPr>
          <w:spacing w:val="-11"/>
        </w:rPr>
        <w:t xml:space="preserve"> </w:t>
      </w:r>
      <w:r>
        <w:rPr>
          <w:spacing w:val="-2"/>
        </w:rPr>
        <w:t>error</w:t>
      </w:r>
      <w:r>
        <w:rPr>
          <w:spacing w:val="-11"/>
        </w:rPr>
        <w:t xml:space="preserve"> </w:t>
      </w:r>
      <w:r>
        <w:rPr>
          <w:spacing w:val="-2"/>
        </w:rPr>
        <w:t>is</w:t>
      </w:r>
      <w:r>
        <w:rPr>
          <w:spacing w:val="-10"/>
        </w:rPr>
        <w:t xml:space="preserve"> </w:t>
      </w:r>
      <w:r>
        <w:rPr>
          <w:spacing w:val="-2"/>
        </w:rPr>
        <w:t>on</w:t>
      </w:r>
      <w:r>
        <w:rPr>
          <w:spacing w:val="-11"/>
        </w:rPr>
        <w:t xml:space="preserve"> </w:t>
      </w:r>
      <w:r>
        <w:rPr>
          <w:spacing w:val="-2"/>
        </w:rPr>
        <w:t>any</w:t>
      </w:r>
      <w:r>
        <w:rPr>
          <w:spacing w:val="-11"/>
        </w:rPr>
        <w:t xml:space="preserve"> </w:t>
      </w:r>
      <w:r>
        <w:rPr>
          <w:spacing w:val="-2"/>
        </w:rPr>
        <w:t>other</w:t>
      </w:r>
      <w:r>
        <w:rPr>
          <w:spacing w:val="-11"/>
        </w:rPr>
        <w:t xml:space="preserve"> </w:t>
      </w:r>
      <w:r>
        <w:rPr>
          <w:spacing w:val="-4"/>
        </w:rPr>
        <w:t>issue</w:t>
      </w:r>
    </w:p>
    <w:p w14:paraId="1949C7BE" w14:textId="77777777" w:rsidR="00D75A5E" w:rsidRDefault="00D75A5E">
      <w:pPr>
        <w:pStyle w:val="BodyText"/>
        <w:spacing w:before="34"/>
        <w:ind w:left="0"/>
      </w:pPr>
    </w:p>
    <w:p w14:paraId="3E8091E0" w14:textId="77777777" w:rsidR="00D75A5E" w:rsidRDefault="00A64706">
      <w:pPr>
        <w:pStyle w:val="Heading2"/>
      </w:pPr>
      <w:bookmarkStart w:id="317" w:name="_TOC_250008"/>
      <w:r>
        <w:rPr>
          <w:color w:val="00687F"/>
          <w:spacing w:val="-2"/>
          <w:w w:val="85"/>
        </w:rPr>
        <w:t>Underpayment</w:t>
      </w:r>
      <w:r>
        <w:rPr>
          <w:color w:val="00687F"/>
          <w:spacing w:val="1"/>
        </w:rPr>
        <w:t xml:space="preserve"> </w:t>
      </w:r>
      <w:bookmarkEnd w:id="317"/>
      <w:r>
        <w:rPr>
          <w:color w:val="00687F"/>
          <w:spacing w:val="-2"/>
          <w:w w:val="95"/>
        </w:rPr>
        <w:t>Errors</w:t>
      </w:r>
    </w:p>
    <w:p w14:paraId="65690DA6" w14:textId="77777777" w:rsidR="00D75A5E" w:rsidRDefault="00A64706">
      <w:pPr>
        <w:pStyle w:val="BodyText"/>
        <w:spacing w:before="111" w:line="264" w:lineRule="auto"/>
        <w:ind w:right="189"/>
      </w:pPr>
      <w:r>
        <w:t>Underpayments may occur because of a mistake on</w:t>
      </w:r>
      <w:r>
        <w:rPr>
          <w:spacing w:val="-13"/>
        </w:rPr>
        <w:t xml:space="preserve"> </w:t>
      </w:r>
      <w:r>
        <w:t>your</w:t>
      </w:r>
      <w:r>
        <w:rPr>
          <w:spacing w:val="-13"/>
        </w:rPr>
        <w:t xml:space="preserve"> </w:t>
      </w:r>
      <w:r>
        <w:t>invoice,</w:t>
      </w:r>
      <w:r>
        <w:rPr>
          <w:spacing w:val="-13"/>
        </w:rPr>
        <w:t xml:space="preserve"> </w:t>
      </w:r>
      <w:r>
        <w:t>if</w:t>
      </w:r>
      <w:r>
        <w:rPr>
          <w:spacing w:val="-13"/>
        </w:rPr>
        <w:t xml:space="preserve"> </w:t>
      </w:r>
      <w:r>
        <w:t>you</w:t>
      </w:r>
      <w:r>
        <w:rPr>
          <w:spacing w:val="-13"/>
        </w:rPr>
        <w:t xml:space="preserve"> </w:t>
      </w:r>
      <w:r>
        <w:t>did</w:t>
      </w:r>
      <w:r>
        <w:rPr>
          <w:spacing w:val="-13"/>
        </w:rPr>
        <w:t xml:space="preserve"> </w:t>
      </w:r>
      <w:r>
        <w:t>not</w:t>
      </w:r>
      <w:r>
        <w:rPr>
          <w:spacing w:val="-13"/>
        </w:rPr>
        <w:t xml:space="preserve"> </w:t>
      </w:r>
      <w:r>
        <w:t>receive</w:t>
      </w:r>
      <w:r>
        <w:rPr>
          <w:spacing w:val="-13"/>
        </w:rPr>
        <w:t xml:space="preserve"> </w:t>
      </w:r>
      <w:r>
        <w:t>payment</w:t>
      </w:r>
      <w:r>
        <w:rPr>
          <w:spacing w:val="-13"/>
        </w:rPr>
        <w:t xml:space="preserve"> </w:t>
      </w:r>
      <w:r>
        <w:t>for everything claimed on the invoice or if you were paid the incorrect rates</w:t>
      </w:r>
      <w:r>
        <w:rPr>
          <w:spacing w:val="-32"/>
        </w:rPr>
        <w:t xml:space="preserve"> </w:t>
      </w:r>
      <w:r>
        <w:rPr>
          <w:w w:val="80"/>
        </w:rPr>
        <w:t xml:space="preserve">. </w:t>
      </w:r>
      <w:r>
        <w:t>Follow the steps below:</w:t>
      </w:r>
    </w:p>
    <w:p w14:paraId="0A3D79E4" w14:textId="77777777" w:rsidR="00D75A5E" w:rsidRDefault="00A64706">
      <w:pPr>
        <w:pStyle w:val="BodyText"/>
        <w:spacing w:before="87" w:line="264" w:lineRule="auto"/>
        <w:ind w:left="600" w:hanging="240"/>
      </w:pPr>
      <w:r>
        <w:rPr>
          <w:spacing w:val="-2"/>
          <w:w w:val="80"/>
        </w:rPr>
        <w:t>1</w:t>
      </w:r>
      <w:r>
        <w:rPr>
          <w:spacing w:val="-26"/>
          <w:w w:val="80"/>
        </w:rPr>
        <w:t xml:space="preserve"> </w:t>
      </w:r>
      <w:r>
        <w:rPr>
          <w:spacing w:val="-2"/>
          <w:w w:val="80"/>
        </w:rPr>
        <w:t>.</w:t>
      </w:r>
      <w:r>
        <w:rPr>
          <w:spacing w:val="56"/>
        </w:rPr>
        <w:t xml:space="preserve"> </w:t>
      </w:r>
      <w:r>
        <w:rPr>
          <w:spacing w:val="-2"/>
        </w:rPr>
        <w:t>Check</w:t>
      </w:r>
      <w:r>
        <w:rPr>
          <w:spacing w:val="-13"/>
        </w:rPr>
        <w:t xml:space="preserve"> </w:t>
      </w:r>
      <w:r>
        <w:rPr>
          <w:spacing w:val="-2"/>
        </w:rPr>
        <w:t>your</w:t>
      </w:r>
      <w:r>
        <w:rPr>
          <w:spacing w:val="-13"/>
        </w:rPr>
        <w:t xml:space="preserve"> </w:t>
      </w:r>
      <w:r>
        <w:rPr>
          <w:spacing w:val="-2"/>
        </w:rPr>
        <w:t>invoice</w:t>
      </w:r>
      <w:r>
        <w:rPr>
          <w:spacing w:val="-14"/>
        </w:rPr>
        <w:t xml:space="preserve"> </w:t>
      </w:r>
      <w:r>
        <w:rPr>
          <w:spacing w:val="-2"/>
        </w:rPr>
        <w:t>against</w:t>
      </w:r>
      <w:r>
        <w:rPr>
          <w:spacing w:val="-13"/>
        </w:rPr>
        <w:t xml:space="preserve"> </w:t>
      </w:r>
      <w:r>
        <w:rPr>
          <w:spacing w:val="-2"/>
        </w:rPr>
        <w:t>your</w:t>
      </w:r>
      <w:r>
        <w:rPr>
          <w:spacing w:val="-13"/>
        </w:rPr>
        <w:t xml:space="preserve"> </w:t>
      </w:r>
      <w:r>
        <w:rPr>
          <w:spacing w:val="-2"/>
        </w:rPr>
        <w:t>records</w:t>
      </w:r>
      <w:r>
        <w:rPr>
          <w:spacing w:val="-14"/>
        </w:rPr>
        <w:t xml:space="preserve"> </w:t>
      </w:r>
      <w:r>
        <w:rPr>
          <w:spacing w:val="-2"/>
        </w:rPr>
        <w:t>to</w:t>
      </w:r>
      <w:r>
        <w:rPr>
          <w:spacing w:val="-13"/>
        </w:rPr>
        <w:t xml:space="preserve"> </w:t>
      </w:r>
      <w:r>
        <w:rPr>
          <w:spacing w:val="-2"/>
        </w:rPr>
        <w:t>see</w:t>
      </w:r>
      <w:r>
        <w:rPr>
          <w:spacing w:val="-13"/>
        </w:rPr>
        <w:t xml:space="preserve"> </w:t>
      </w:r>
      <w:r>
        <w:rPr>
          <w:spacing w:val="-2"/>
        </w:rPr>
        <w:t xml:space="preserve">if </w:t>
      </w:r>
      <w:r>
        <w:t>the child’s name appeared on the invoice</w:t>
      </w:r>
    </w:p>
    <w:p w14:paraId="7379D879" w14:textId="77777777" w:rsidR="00D75A5E" w:rsidRDefault="00A64706">
      <w:pPr>
        <w:pStyle w:val="BodyText"/>
        <w:spacing w:before="79" w:line="264" w:lineRule="auto"/>
        <w:ind w:left="600" w:right="58" w:hanging="240"/>
      </w:pPr>
      <w:r>
        <w:rPr>
          <w:spacing w:val="-2"/>
        </w:rPr>
        <w:t>2</w:t>
      </w:r>
      <w:r>
        <w:rPr>
          <w:spacing w:val="-38"/>
        </w:rPr>
        <w:t xml:space="preserve"> </w:t>
      </w:r>
      <w:r>
        <w:rPr>
          <w:spacing w:val="-2"/>
          <w:w w:val="80"/>
        </w:rPr>
        <w:t>.</w:t>
      </w:r>
      <w:r>
        <w:rPr>
          <w:spacing w:val="30"/>
        </w:rPr>
        <w:t xml:space="preserve"> </w:t>
      </w:r>
      <w:r>
        <w:rPr>
          <w:spacing w:val="-2"/>
        </w:rPr>
        <w:t>Compare</w:t>
      </w:r>
      <w:r>
        <w:rPr>
          <w:spacing w:val="-12"/>
        </w:rPr>
        <w:t xml:space="preserve"> </w:t>
      </w:r>
      <w:r>
        <w:rPr>
          <w:spacing w:val="-2"/>
        </w:rPr>
        <w:t>the</w:t>
      </w:r>
      <w:r>
        <w:rPr>
          <w:spacing w:val="-12"/>
        </w:rPr>
        <w:t xml:space="preserve"> </w:t>
      </w:r>
      <w:r>
        <w:rPr>
          <w:spacing w:val="-2"/>
        </w:rPr>
        <w:t>attendance</w:t>
      </w:r>
      <w:r>
        <w:rPr>
          <w:spacing w:val="-12"/>
        </w:rPr>
        <w:t xml:space="preserve"> </w:t>
      </w:r>
      <w:r>
        <w:rPr>
          <w:spacing w:val="-2"/>
        </w:rPr>
        <w:t>records</w:t>
      </w:r>
      <w:r>
        <w:rPr>
          <w:spacing w:val="-12"/>
        </w:rPr>
        <w:t xml:space="preserve"> </w:t>
      </w:r>
      <w:r>
        <w:rPr>
          <w:spacing w:val="-2"/>
        </w:rPr>
        <w:t>to</w:t>
      </w:r>
      <w:r>
        <w:rPr>
          <w:spacing w:val="-12"/>
        </w:rPr>
        <w:t xml:space="preserve"> </w:t>
      </w:r>
      <w:r>
        <w:rPr>
          <w:spacing w:val="-2"/>
        </w:rPr>
        <w:t>your</w:t>
      </w:r>
      <w:r>
        <w:rPr>
          <w:spacing w:val="-12"/>
        </w:rPr>
        <w:t xml:space="preserve"> </w:t>
      </w:r>
      <w:r>
        <w:rPr>
          <w:spacing w:val="-2"/>
        </w:rPr>
        <w:t xml:space="preserve">invoice </w:t>
      </w:r>
      <w:r>
        <w:t>to see if you were underpaid</w:t>
      </w:r>
    </w:p>
    <w:p w14:paraId="24728016" w14:textId="77777777" w:rsidR="00D75A5E" w:rsidRDefault="00A64706">
      <w:pPr>
        <w:pStyle w:val="BodyText"/>
        <w:spacing w:before="79" w:line="264" w:lineRule="auto"/>
        <w:ind w:left="600" w:hanging="240"/>
      </w:pPr>
      <w:r>
        <w:rPr>
          <w:noProof/>
        </w:rPr>
        <mc:AlternateContent>
          <mc:Choice Requires="wps">
            <w:drawing>
              <wp:anchor distT="0" distB="0" distL="0" distR="0" simplePos="0" relativeHeight="251658262" behindDoc="0" locked="0" layoutInCell="1" allowOverlap="1" wp14:anchorId="65952EDC" wp14:editId="2733AD14">
                <wp:simplePos x="0" y="0"/>
                <wp:positionH relativeFrom="page">
                  <wp:posOffset>625352</wp:posOffset>
                </wp:positionH>
                <wp:positionV relativeFrom="paragraph">
                  <wp:posOffset>366050</wp:posOffset>
                </wp:positionV>
                <wp:extent cx="6555105" cy="103505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33A976A5"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65952EDC" id="Textbox 71" o:spid="_x0000_s1045" type="#_x0000_t202" style="position:absolute;left:0;text-align:left;margin-left:49.25pt;margin-top:28.8pt;width:516.15pt;height:81.5pt;rotation:-45;z-index:25165826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" filled="f" stroked="f">
                <v:textbox inset="0,0,0,0">
                  <w:txbxContent>
                    <w:p w14:paraId="33A976A5"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Pr>
          <w:w w:val="95"/>
        </w:rPr>
        <w:t>3</w:t>
      </w:r>
      <w:r>
        <w:rPr>
          <w:spacing w:val="-35"/>
          <w:w w:val="95"/>
        </w:rPr>
        <w:t xml:space="preserve"> </w:t>
      </w:r>
      <w:r>
        <w:rPr>
          <w:w w:val="80"/>
        </w:rPr>
        <w:t>.</w:t>
      </w:r>
      <w:r>
        <w:rPr>
          <w:spacing w:val="27"/>
        </w:rPr>
        <w:t xml:space="preserve"> </w:t>
      </w:r>
      <w:r>
        <w:rPr>
          <w:w w:val="95"/>
        </w:rPr>
        <w:t>Call</w:t>
      </w:r>
      <w:r>
        <w:rPr>
          <w:spacing w:val="-12"/>
          <w:w w:val="95"/>
        </w:rPr>
        <w:t xml:space="preserve"> </w:t>
      </w:r>
      <w:r>
        <w:rPr>
          <w:w w:val="95"/>
        </w:rPr>
        <w:t>the</w:t>
      </w:r>
      <w:r>
        <w:rPr>
          <w:spacing w:val="-12"/>
          <w:w w:val="95"/>
        </w:rPr>
        <w:t xml:space="preserve"> </w:t>
      </w:r>
      <w:r>
        <w:rPr>
          <w:w w:val="95"/>
        </w:rPr>
        <w:t>Provider</w:t>
      </w:r>
      <w:r>
        <w:rPr>
          <w:spacing w:val="-12"/>
          <w:w w:val="95"/>
        </w:rPr>
        <w:t xml:space="preserve"> </w:t>
      </w:r>
      <w:r>
        <w:rPr>
          <w:w w:val="95"/>
        </w:rPr>
        <w:t>Line</w:t>
      </w:r>
      <w:r>
        <w:rPr>
          <w:spacing w:val="-12"/>
          <w:w w:val="95"/>
        </w:rPr>
        <w:t xml:space="preserve"> </w:t>
      </w:r>
      <w:r>
        <w:rPr>
          <w:w w:val="95"/>
        </w:rPr>
        <w:t>at</w:t>
      </w:r>
      <w:r>
        <w:rPr>
          <w:spacing w:val="-12"/>
          <w:w w:val="95"/>
        </w:rPr>
        <w:t xml:space="preserve"> </w:t>
      </w:r>
      <w:r>
        <w:rPr>
          <w:w w:val="95"/>
        </w:rPr>
        <w:t>1-800-394-4571</w:t>
      </w:r>
      <w:r>
        <w:rPr>
          <w:spacing w:val="-12"/>
          <w:w w:val="95"/>
        </w:rPr>
        <w:t xml:space="preserve"> </w:t>
      </w:r>
      <w:r>
        <w:rPr>
          <w:w w:val="95"/>
        </w:rPr>
        <w:t>to</w:t>
      </w:r>
      <w:r>
        <w:rPr>
          <w:spacing w:val="-12"/>
          <w:w w:val="95"/>
        </w:rPr>
        <w:t xml:space="preserve"> </w:t>
      </w:r>
      <w:r>
        <w:rPr>
          <w:w w:val="95"/>
        </w:rPr>
        <w:t xml:space="preserve">report </w:t>
      </w:r>
      <w:r>
        <w:t>an underpayment</w:t>
      </w:r>
    </w:p>
    <w:p w14:paraId="57A895A5" w14:textId="77777777" w:rsidR="00D75A5E" w:rsidRDefault="00A64706">
      <w:pPr>
        <w:pStyle w:val="BodyText"/>
        <w:spacing w:before="179" w:line="264" w:lineRule="auto"/>
        <w:ind w:left="359" w:right="367"/>
      </w:pPr>
      <w:r>
        <w:t>To correct an underpayment, you must submit an</w:t>
      </w:r>
      <w:r>
        <w:rPr>
          <w:spacing w:val="-11"/>
        </w:rPr>
        <w:t xml:space="preserve"> </w:t>
      </w:r>
      <w:r>
        <w:t>invoice</w:t>
      </w:r>
      <w:r>
        <w:rPr>
          <w:spacing w:val="-11"/>
        </w:rPr>
        <w:t xml:space="preserve"> </w:t>
      </w:r>
      <w:r>
        <w:t>for</w:t>
      </w:r>
      <w:r>
        <w:rPr>
          <w:spacing w:val="-11"/>
        </w:rPr>
        <w:t xml:space="preserve"> </w:t>
      </w:r>
      <w:r>
        <w:t>payment</w:t>
      </w:r>
      <w:r>
        <w:rPr>
          <w:spacing w:val="-11"/>
        </w:rPr>
        <w:t xml:space="preserve"> </w:t>
      </w:r>
      <w:r>
        <w:t>to</w:t>
      </w:r>
      <w:r>
        <w:rPr>
          <w:spacing w:val="-11"/>
        </w:rPr>
        <w:t xml:space="preserve"> </w:t>
      </w:r>
      <w:r>
        <w:t>the</w:t>
      </w:r>
      <w:r>
        <w:rPr>
          <w:spacing w:val="-11"/>
        </w:rPr>
        <w:t xml:space="preserve"> </w:t>
      </w:r>
      <w:r>
        <w:t>state</w:t>
      </w:r>
      <w:r>
        <w:rPr>
          <w:spacing w:val="-11"/>
        </w:rPr>
        <w:t xml:space="preserve"> </w:t>
      </w:r>
      <w:r>
        <w:t>for</w:t>
      </w:r>
      <w:r>
        <w:rPr>
          <w:spacing w:val="-11"/>
        </w:rPr>
        <w:t xml:space="preserve"> </w:t>
      </w:r>
      <w:r>
        <w:t>child</w:t>
      </w:r>
      <w:r>
        <w:rPr>
          <w:spacing w:val="-11"/>
        </w:rPr>
        <w:t xml:space="preserve"> </w:t>
      </w:r>
      <w:r>
        <w:t>care</w:t>
      </w:r>
    </w:p>
    <w:p w14:paraId="7981C9FB" w14:textId="77777777" w:rsidR="00D75A5E" w:rsidRDefault="00A64706">
      <w:pPr>
        <w:pStyle w:val="BodyText"/>
        <w:spacing w:line="264" w:lineRule="auto"/>
        <w:ind w:hanging="1"/>
      </w:pPr>
      <w:r>
        <w:t>services</w:t>
      </w:r>
      <w:r>
        <w:rPr>
          <w:spacing w:val="-10"/>
        </w:rPr>
        <w:t xml:space="preserve"> </w:t>
      </w:r>
      <w:r>
        <w:t>no</w:t>
      </w:r>
      <w:r>
        <w:rPr>
          <w:spacing w:val="-10"/>
        </w:rPr>
        <w:t xml:space="preserve"> </w:t>
      </w:r>
      <w:r>
        <w:t>later</w:t>
      </w:r>
      <w:r>
        <w:rPr>
          <w:spacing w:val="-10"/>
        </w:rPr>
        <w:t xml:space="preserve"> </w:t>
      </w:r>
      <w:r>
        <w:t>than</w:t>
      </w:r>
      <w:r>
        <w:rPr>
          <w:spacing w:val="-10"/>
        </w:rPr>
        <w:t xml:space="preserve"> </w:t>
      </w:r>
      <w:r>
        <w:t>three</w:t>
      </w:r>
      <w:r>
        <w:rPr>
          <w:spacing w:val="-10"/>
        </w:rPr>
        <w:t xml:space="preserve"> </w:t>
      </w:r>
      <w:r>
        <w:t>months</w:t>
      </w:r>
      <w:r>
        <w:rPr>
          <w:spacing w:val="-10"/>
        </w:rPr>
        <w:t xml:space="preserve"> </w:t>
      </w:r>
      <w:r>
        <w:t>after</w:t>
      </w:r>
      <w:r>
        <w:rPr>
          <w:spacing w:val="-10"/>
        </w:rPr>
        <w:t xml:space="preserve"> </w:t>
      </w:r>
      <w:r>
        <w:t>the</w:t>
      </w:r>
      <w:r>
        <w:rPr>
          <w:spacing w:val="-10"/>
        </w:rPr>
        <w:t xml:space="preserve"> </w:t>
      </w:r>
      <w:r>
        <w:t>date</w:t>
      </w:r>
      <w:r>
        <w:rPr>
          <w:spacing w:val="-10"/>
        </w:rPr>
        <w:t xml:space="preserve"> </w:t>
      </w:r>
      <w:r>
        <w:t>of invoice</w:t>
      </w:r>
      <w:r>
        <w:rPr>
          <w:spacing w:val="-38"/>
        </w:rPr>
        <w:t xml:space="preserve"> </w:t>
      </w:r>
      <w:r>
        <w:rPr>
          <w:w w:val="75"/>
        </w:rPr>
        <w:t>.</w:t>
      </w:r>
    </w:p>
    <w:p w14:paraId="032EA9BC" w14:textId="77777777" w:rsidR="00D75A5E" w:rsidRDefault="00D75A5E">
      <w:pPr>
        <w:pStyle w:val="BodyText"/>
        <w:spacing w:before="6"/>
        <w:ind w:left="0"/>
      </w:pPr>
    </w:p>
    <w:p w14:paraId="3032350A" w14:textId="77777777" w:rsidR="00D75A5E" w:rsidRDefault="00A64706">
      <w:pPr>
        <w:pStyle w:val="Heading2"/>
      </w:pPr>
      <w:bookmarkStart w:id="318" w:name="_TOC_250007"/>
      <w:r>
        <w:rPr>
          <w:color w:val="00687F"/>
          <w:spacing w:val="-2"/>
          <w:w w:val="85"/>
        </w:rPr>
        <w:t>Overpayment</w:t>
      </w:r>
      <w:r>
        <w:rPr>
          <w:color w:val="00687F"/>
          <w:spacing w:val="-3"/>
        </w:rPr>
        <w:t xml:space="preserve"> </w:t>
      </w:r>
      <w:bookmarkEnd w:id="318"/>
      <w:r>
        <w:rPr>
          <w:color w:val="00687F"/>
          <w:spacing w:val="-2"/>
          <w:w w:val="90"/>
        </w:rPr>
        <w:t>Errors</w:t>
      </w:r>
    </w:p>
    <w:p w14:paraId="11298CC4" w14:textId="77777777" w:rsidR="00D75A5E" w:rsidRDefault="00A64706">
      <w:pPr>
        <w:pStyle w:val="BodyText"/>
        <w:spacing w:before="111" w:line="264" w:lineRule="auto"/>
      </w:pPr>
      <w:r>
        <w:t>Being</w:t>
      </w:r>
      <w:r>
        <w:rPr>
          <w:spacing w:val="-13"/>
        </w:rPr>
        <w:t xml:space="preserve"> </w:t>
      </w:r>
      <w:r>
        <w:t>paid</w:t>
      </w:r>
      <w:r>
        <w:rPr>
          <w:spacing w:val="-13"/>
        </w:rPr>
        <w:t xml:space="preserve"> </w:t>
      </w:r>
      <w:r>
        <w:t>more</w:t>
      </w:r>
      <w:r>
        <w:rPr>
          <w:spacing w:val="-13"/>
        </w:rPr>
        <w:t xml:space="preserve"> </w:t>
      </w:r>
      <w:r>
        <w:t>than</w:t>
      </w:r>
      <w:r>
        <w:rPr>
          <w:spacing w:val="-13"/>
        </w:rPr>
        <w:t xml:space="preserve"> </w:t>
      </w:r>
      <w:r>
        <w:t>you</w:t>
      </w:r>
      <w:r>
        <w:rPr>
          <w:spacing w:val="-13"/>
        </w:rPr>
        <w:t xml:space="preserve"> </w:t>
      </w:r>
      <w:r>
        <w:t>should</w:t>
      </w:r>
      <w:r>
        <w:rPr>
          <w:spacing w:val="-13"/>
        </w:rPr>
        <w:t xml:space="preserve"> </w:t>
      </w:r>
      <w:r>
        <w:t>might</w:t>
      </w:r>
      <w:r>
        <w:rPr>
          <w:spacing w:val="-13"/>
        </w:rPr>
        <w:t xml:space="preserve"> </w:t>
      </w:r>
      <w:r>
        <w:t xml:space="preserve">occur </w:t>
      </w:r>
      <w:r>
        <w:rPr>
          <w:spacing w:val="-2"/>
        </w:rPr>
        <w:t>because:</w:t>
      </w:r>
    </w:p>
    <w:p w14:paraId="0209F44D" w14:textId="77777777" w:rsidR="00D75A5E" w:rsidRDefault="00A64706">
      <w:pPr>
        <w:pStyle w:val="ListParagraph"/>
        <w:numPr>
          <w:ilvl w:val="0"/>
          <w:numId w:val="8"/>
        </w:numPr>
        <w:tabs>
          <w:tab w:val="left" w:pos="600"/>
        </w:tabs>
        <w:spacing w:before="179" w:line="264" w:lineRule="auto"/>
        <w:ind w:right="193"/>
      </w:pPr>
      <w:r>
        <w:t>You</w:t>
      </w:r>
      <w:r>
        <w:rPr>
          <w:spacing w:val="-16"/>
        </w:rPr>
        <w:t xml:space="preserve"> </w:t>
      </w:r>
      <w:r>
        <w:t>do</w:t>
      </w:r>
      <w:r>
        <w:rPr>
          <w:spacing w:val="-15"/>
        </w:rPr>
        <w:t xml:space="preserve"> </w:t>
      </w:r>
      <w:r>
        <w:t>not</w:t>
      </w:r>
      <w:r>
        <w:rPr>
          <w:spacing w:val="-15"/>
        </w:rPr>
        <w:t xml:space="preserve"> </w:t>
      </w:r>
      <w:r>
        <w:t>use</w:t>
      </w:r>
      <w:r>
        <w:rPr>
          <w:spacing w:val="-16"/>
        </w:rPr>
        <w:t xml:space="preserve"> </w:t>
      </w:r>
      <w:r>
        <w:t>the</w:t>
      </w:r>
      <w:r>
        <w:rPr>
          <w:spacing w:val="-15"/>
        </w:rPr>
        <w:t xml:space="preserve"> </w:t>
      </w:r>
      <w:r>
        <w:t>DCYF</w:t>
      </w:r>
      <w:r>
        <w:rPr>
          <w:spacing w:val="-15"/>
        </w:rPr>
        <w:t xml:space="preserve"> </w:t>
      </w:r>
      <w:r>
        <w:t>electronic</w:t>
      </w:r>
      <w:r>
        <w:rPr>
          <w:spacing w:val="-15"/>
        </w:rPr>
        <w:t xml:space="preserve"> </w:t>
      </w:r>
      <w:r>
        <w:t>attendance system or do not have an approved exception</w:t>
      </w:r>
    </w:p>
    <w:p w14:paraId="52EDF12F" w14:textId="77777777" w:rsidR="00D75A5E" w:rsidRDefault="00A64706">
      <w:pPr>
        <w:pStyle w:val="ListParagraph"/>
        <w:numPr>
          <w:ilvl w:val="0"/>
          <w:numId w:val="8"/>
        </w:numPr>
        <w:tabs>
          <w:tab w:val="left" w:pos="600"/>
        </w:tabs>
        <w:spacing w:before="79" w:line="264" w:lineRule="auto"/>
        <w:ind w:right="204"/>
      </w:pPr>
      <w:r>
        <w:t>You</w:t>
      </w:r>
      <w:r>
        <w:rPr>
          <w:spacing w:val="-13"/>
        </w:rPr>
        <w:t xml:space="preserve"> </w:t>
      </w:r>
      <w:r>
        <w:t>do</w:t>
      </w:r>
      <w:r>
        <w:rPr>
          <w:spacing w:val="-13"/>
        </w:rPr>
        <w:t xml:space="preserve"> </w:t>
      </w:r>
      <w:r>
        <w:t>not</w:t>
      </w:r>
      <w:r>
        <w:rPr>
          <w:spacing w:val="-13"/>
        </w:rPr>
        <w:t xml:space="preserve"> </w:t>
      </w:r>
      <w:r>
        <w:t>have</w:t>
      </w:r>
      <w:r>
        <w:rPr>
          <w:spacing w:val="-13"/>
        </w:rPr>
        <w:t xml:space="preserve"> </w:t>
      </w:r>
      <w:r>
        <w:t>attendance</w:t>
      </w:r>
      <w:r>
        <w:rPr>
          <w:spacing w:val="-13"/>
        </w:rPr>
        <w:t xml:space="preserve"> </w:t>
      </w:r>
      <w:r>
        <w:t>records</w:t>
      </w:r>
      <w:r>
        <w:rPr>
          <w:spacing w:val="-13"/>
        </w:rPr>
        <w:t xml:space="preserve"> </w:t>
      </w:r>
      <w:r>
        <w:t>that</w:t>
      </w:r>
      <w:r>
        <w:rPr>
          <w:spacing w:val="-13"/>
        </w:rPr>
        <w:t xml:space="preserve"> </w:t>
      </w:r>
      <w:r>
        <w:t xml:space="preserve">match </w:t>
      </w:r>
      <w:r>
        <w:rPr>
          <w:spacing w:val="-4"/>
        </w:rPr>
        <w:t>your</w:t>
      </w:r>
      <w:r>
        <w:rPr>
          <w:spacing w:val="-12"/>
        </w:rPr>
        <w:t xml:space="preserve"> </w:t>
      </w:r>
      <w:r>
        <w:rPr>
          <w:spacing w:val="-4"/>
        </w:rPr>
        <w:t>claiming</w:t>
      </w:r>
      <w:r>
        <w:rPr>
          <w:spacing w:val="-11"/>
        </w:rPr>
        <w:t xml:space="preserve"> </w:t>
      </w:r>
      <w:r>
        <w:rPr>
          <w:spacing w:val="-4"/>
        </w:rPr>
        <w:t>record</w:t>
      </w:r>
      <w:r>
        <w:rPr>
          <w:spacing w:val="-11"/>
        </w:rPr>
        <w:t xml:space="preserve"> </w:t>
      </w:r>
      <w:r>
        <w:rPr>
          <w:spacing w:val="-4"/>
        </w:rPr>
        <w:t>(WAC</w:t>
      </w:r>
      <w:r>
        <w:rPr>
          <w:spacing w:val="-12"/>
        </w:rPr>
        <w:t xml:space="preserve"> </w:t>
      </w:r>
      <w:r>
        <w:rPr>
          <w:spacing w:val="-4"/>
        </w:rPr>
        <w:t>110-15-0034)</w:t>
      </w:r>
    </w:p>
    <w:p w14:paraId="0D4A6F4C" w14:textId="77777777" w:rsidR="00D75A5E" w:rsidRDefault="00A64706">
      <w:pPr>
        <w:pStyle w:val="ListParagraph"/>
        <w:numPr>
          <w:ilvl w:val="0"/>
          <w:numId w:val="8"/>
        </w:numPr>
        <w:tabs>
          <w:tab w:val="left" w:pos="599"/>
        </w:tabs>
        <w:ind w:left="599" w:hanging="239"/>
      </w:pPr>
      <w:r>
        <w:rPr>
          <w:spacing w:val="-2"/>
        </w:rPr>
        <w:t>You</w:t>
      </w:r>
      <w:r>
        <w:rPr>
          <w:spacing w:val="-9"/>
        </w:rPr>
        <w:t xml:space="preserve"> </w:t>
      </w:r>
      <w:r>
        <w:rPr>
          <w:spacing w:val="-2"/>
        </w:rPr>
        <w:t>received</w:t>
      </w:r>
      <w:r>
        <w:rPr>
          <w:spacing w:val="-9"/>
        </w:rPr>
        <w:t xml:space="preserve"> </w:t>
      </w:r>
      <w:r>
        <w:rPr>
          <w:spacing w:val="-2"/>
        </w:rPr>
        <w:t>payment</w:t>
      </w:r>
      <w:r>
        <w:rPr>
          <w:spacing w:val="-8"/>
        </w:rPr>
        <w:t xml:space="preserve"> </w:t>
      </w:r>
      <w:r>
        <w:rPr>
          <w:spacing w:val="-2"/>
        </w:rPr>
        <w:t>for</w:t>
      </w:r>
      <w:r>
        <w:rPr>
          <w:spacing w:val="-9"/>
        </w:rPr>
        <w:t xml:space="preserve"> </w:t>
      </w:r>
      <w:r>
        <w:rPr>
          <w:spacing w:val="-2"/>
        </w:rPr>
        <w:t>incorrect</w:t>
      </w:r>
      <w:r>
        <w:rPr>
          <w:spacing w:val="-8"/>
        </w:rPr>
        <w:t xml:space="preserve"> </w:t>
      </w:r>
      <w:r>
        <w:rPr>
          <w:spacing w:val="-4"/>
        </w:rPr>
        <w:t>rates</w:t>
      </w:r>
    </w:p>
    <w:p w14:paraId="7B9C6B35" w14:textId="77777777" w:rsidR="00D75A5E" w:rsidRDefault="00A64706">
      <w:pPr>
        <w:pStyle w:val="ListParagraph"/>
        <w:numPr>
          <w:ilvl w:val="0"/>
          <w:numId w:val="8"/>
        </w:numPr>
        <w:tabs>
          <w:tab w:val="left" w:pos="600"/>
        </w:tabs>
        <w:spacing w:before="105" w:line="264" w:lineRule="auto"/>
        <w:ind w:right="578"/>
      </w:pPr>
      <w:r>
        <w:t>You</w:t>
      </w:r>
      <w:r>
        <w:rPr>
          <w:spacing w:val="-16"/>
        </w:rPr>
        <w:t xml:space="preserve"> </w:t>
      </w:r>
      <w:r>
        <w:t>do</w:t>
      </w:r>
      <w:r>
        <w:rPr>
          <w:spacing w:val="-15"/>
        </w:rPr>
        <w:t xml:space="preserve"> </w:t>
      </w:r>
      <w:r>
        <w:t>not</w:t>
      </w:r>
      <w:r>
        <w:rPr>
          <w:spacing w:val="-15"/>
        </w:rPr>
        <w:t xml:space="preserve"> </w:t>
      </w:r>
      <w:r>
        <w:t>have</w:t>
      </w:r>
      <w:r>
        <w:rPr>
          <w:spacing w:val="-16"/>
        </w:rPr>
        <w:t xml:space="preserve"> </w:t>
      </w:r>
      <w:r>
        <w:t>proper</w:t>
      </w:r>
      <w:r>
        <w:rPr>
          <w:spacing w:val="-15"/>
        </w:rPr>
        <w:t xml:space="preserve"> </w:t>
      </w:r>
      <w:r>
        <w:t>receipts</w:t>
      </w:r>
      <w:r>
        <w:rPr>
          <w:spacing w:val="-15"/>
        </w:rPr>
        <w:t xml:space="preserve"> </w:t>
      </w:r>
      <w:r>
        <w:t>to</w:t>
      </w:r>
      <w:r>
        <w:rPr>
          <w:spacing w:val="-15"/>
        </w:rPr>
        <w:t xml:space="preserve"> </w:t>
      </w:r>
      <w:r>
        <w:t xml:space="preserve">support </w:t>
      </w:r>
      <w:r>
        <w:rPr>
          <w:spacing w:val="-2"/>
        </w:rPr>
        <w:t>payments</w:t>
      </w:r>
    </w:p>
    <w:p w14:paraId="3AC9BDBA" w14:textId="77777777" w:rsidR="00D75A5E" w:rsidRDefault="00A64706">
      <w:pPr>
        <w:pStyle w:val="ListParagraph"/>
        <w:numPr>
          <w:ilvl w:val="0"/>
          <w:numId w:val="8"/>
        </w:numPr>
        <w:tabs>
          <w:tab w:val="left" w:pos="600"/>
        </w:tabs>
        <w:spacing w:before="79" w:line="264" w:lineRule="auto"/>
        <w:ind w:right="235"/>
      </w:pPr>
      <w:r>
        <w:t>A</w:t>
      </w:r>
      <w:r>
        <w:rPr>
          <w:spacing w:val="-11"/>
        </w:rPr>
        <w:t xml:space="preserve"> </w:t>
      </w:r>
      <w:r>
        <w:t>fee</w:t>
      </w:r>
      <w:r>
        <w:rPr>
          <w:spacing w:val="-11"/>
        </w:rPr>
        <w:t xml:space="preserve"> </w:t>
      </w:r>
      <w:r>
        <w:t>was</w:t>
      </w:r>
      <w:r>
        <w:rPr>
          <w:spacing w:val="-11"/>
        </w:rPr>
        <w:t xml:space="preserve"> </w:t>
      </w:r>
      <w:r>
        <w:t>claimed</w:t>
      </w:r>
      <w:r>
        <w:rPr>
          <w:spacing w:val="-11"/>
        </w:rPr>
        <w:t xml:space="preserve"> </w:t>
      </w:r>
      <w:r>
        <w:t>that</w:t>
      </w:r>
      <w:r>
        <w:rPr>
          <w:spacing w:val="-11"/>
        </w:rPr>
        <w:t xml:space="preserve"> </w:t>
      </w:r>
      <w:r>
        <w:t>was</w:t>
      </w:r>
      <w:r>
        <w:rPr>
          <w:spacing w:val="-11"/>
        </w:rPr>
        <w:t xml:space="preserve"> </w:t>
      </w:r>
      <w:r>
        <w:t>not</w:t>
      </w:r>
      <w:r>
        <w:rPr>
          <w:spacing w:val="-11"/>
        </w:rPr>
        <w:t xml:space="preserve"> </w:t>
      </w:r>
      <w:r>
        <w:t>outlined</w:t>
      </w:r>
      <w:r>
        <w:rPr>
          <w:spacing w:val="-11"/>
        </w:rPr>
        <w:t xml:space="preserve"> </w:t>
      </w:r>
      <w:r>
        <w:t>in</w:t>
      </w:r>
      <w:r>
        <w:rPr>
          <w:spacing w:val="-11"/>
        </w:rPr>
        <w:t xml:space="preserve"> </w:t>
      </w:r>
      <w:r>
        <w:t xml:space="preserve">your </w:t>
      </w:r>
      <w:r>
        <w:rPr>
          <w:spacing w:val="-2"/>
        </w:rPr>
        <w:t>handbook</w:t>
      </w:r>
    </w:p>
    <w:p w14:paraId="68804A94" w14:textId="77777777" w:rsidR="00D75A5E" w:rsidRDefault="00A64706">
      <w:pPr>
        <w:pStyle w:val="BodyText"/>
        <w:spacing w:before="179" w:line="264" w:lineRule="auto"/>
        <w:ind w:left="600" w:right="58" w:hanging="240"/>
      </w:pPr>
      <w:r>
        <w:rPr>
          <w:w w:val="80"/>
        </w:rPr>
        <w:t>1</w:t>
      </w:r>
      <w:r>
        <w:rPr>
          <w:spacing w:val="-26"/>
          <w:w w:val="80"/>
        </w:rPr>
        <w:t xml:space="preserve"> </w:t>
      </w:r>
      <w:r>
        <w:rPr>
          <w:w w:val="80"/>
        </w:rPr>
        <w:t>.</w:t>
      </w:r>
      <w:r>
        <w:rPr>
          <w:spacing w:val="62"/>
        </w:rPr>
        <w:t xml:space="preserve"> </w:t>
      </w:r>
      <w:r>
        <w:t>If</w:t>
      </w:r>
      <w:r>
        <w:rPr>
          <w:spacing w:val="-14"/>
        </w:rPr>
        <w:t xml:space="preserve"> </w:t>
      </w:r>
      <w:r>
        <w:t>you</w:t>
      </w:r>
      <w:r>
        <w:rPr>
          <w:spacing w:val="-14"/>
        </w:rPr>
        <w:t xml:space="preserve"> </w:t>
      </w:r>
      <w:r>
        <w:t>suspect</w:t>
      </w:r>
      <w:r>
        <w:rPr>
          <w:spacing w:val="-14"/>
        </w:rPr>
        <w:t xml:space="preserve"> </w:t>
      </w:r>
      <w:r>
        <w:t>you</w:t>
      </w:r>
      <w:r>
        <w:rPr>
          <w:spacing w:val="-14"/>
        </w:rPr>
        <w:t xml:space="preserve"> </w:t>
      </w:r>
      <w:r>
        <w:t>were</w:t>
      </w:r>
      <w:r>
        <w:rPr>
          <w:spacing w:val="-14"/>
        </w:rPr>
        <w:t xml:space="preserve"> </w:t>
      </w:r>
      <w:r>
        <w:t>paid</w:t>
      </w:r>
      <w:r>
        <w:rPr>
          <w:spacing w:val="-14"/>
        </w:rPr>
        <w:t xml:space="preserve"> </w:t>
      </w:r>
      <w:r>
        <w:t>more</w:t>
      </w:r>
      <w:r>
        <w:rPr>
          <w:spacing w:val="-14"/>
        </w:rPr>
        <w:t xml:space="preserve"> </w:t>
      </w:r>
      <w:r>
        <w:t>than</w:t>
      </w:r>
      <w:r>
        <w:rPr>
          <w:spacing w:val="-14"/>
        </w:rPr>
        <w:t xml:space="preserve"> </w:t>
      </w:r>
      <w:r>
        <w:t>you</w:t>
      </w:r>
      <w:r>
        <w:rPr>
          <w:spacing w:val="-14"/>
        </w:rPr>
        <w:t xml:space="preserve"> </w:t>
      </w:r>
      <w:r>
        <w:t>think you should have, call the Provider Line at 1-800-</w:t>
      </w:r>
      <w:r>
        <w:rPr>
          <w:w w:val="90"/>
        </w:rPr>
        <w:t xml:space="preserve">394-4571 or email </w:t>
      </w:r>
      <w:hyperlink r:id="rId78">
        <w:r>
          <w:rPr>
            <w:b/>
            <w:w w:val="90"/>
          </w:rPr>
          <w:t>providerhelp@dcyf.wa.gov</w:t>
        </w:r>
      </w:hyperlink>
      <w:r>
        <w:rPr>
          <w:w w:val="90"/>
        </w:rPr>
        <w:t xml:space="preserve"> </w:t>
      </w:r>
      <w:r>
        <w:rPr>
          <w:w w:val="80"/>
        </w:rPr>
        <w:t>.</w:t>
      </w:r>
    </w:p>
    <w:p w14:paraId="1CBA10F2" w14:textId="77777777" w:rsidR="00D75A5E" w:rsidRDefault="00A64706">
      <w:pPr>
        <w:pStyle w:val="BodyText"/>
        <w:spacing w:line="264" w:lineRule="auto"/>
        <w:ind w:left="600"/>
      </w:pPr>
      <w:r>
        <w:t>They</w:t>
      </w:r>
      <w:r>
        <w:rPr>
          <w:spacing w:val="-3"/>
        </w:rPr>
        <w:t xml:space="preserve"> </w:t>
      </w:r>
      <w:r>
        <w:t>can</w:t>
      </w:r>
      <w:r>
        <w:rPr>
          <w:spacing w:val="-3"/>
        </w:rPr>
        <w:t xml:space="preserve"> </w:t>
      </w:r>
      <w:r>
        <w:t>help</w:t>
      </w:r>
      <w:r>
        <w:rPr>
          <w:spacing w:val="-3"/>
        </w:rPr>
        <w:t xml:space="preserve"> </w:t>
      </w:r>
      <w:r>
        <w:t>resolve</w:t>
      </w:r>
      <w:r>
        <w:rPr>
          <w:spacing w:val="-3"/>
        </w:rPr>
        <w:t xml:space="preserve"> </w:t>
      </w:r>
      <w:r>
        <w:t>the</w:t>
      </w:r>
      <w:r>
        <w:rPr>
          <w:spacing w:val="-3"/>
        </w:rPr>
        <w:t xml:space="preserve"> </w:t>
      </w:r>
      <w:r>
        <w:t>error</w:t>
      </w:r>
      <w:r>
        <w:rPr>
          <w:spacing w:val="-3"/>
        </w:rPr>
        <w:t xml:space="preserve"> </w:t>
      </w:r>
      <w:r>
        <w:t>before</w:t>
      </w:r>
      <w:r>
        <w:rPr>
          <w:spacing w:val="-3"/>
        </w:rPr>
        <w:t xml:space="preserve"> </w:t>
      </w:r>
      <w:r>
        <w:t>DCYF establishes</w:t>
      </w:r>
      <w:r>
        <w:rPr>
          <w:spacing w:val="-10"/>
        </w:rPr>
        <w:t xml:space="preserve"> </w:t>
      </w:r>
      <w:r>
        <w:t>a</w:t>
      </w:r>
      <w:r>
        <w:rPr>
          <w:spacing w:val="-10"/>
        </w:rPr>
        <w:t xml:space="preserve"> </w:t>
      </w:r>
      <w:r>
        <w:t>formal</w:t>
      </w:r>
      <w:r>
        <w:rPr>
          <w:spacing w:val="-10"/>
        </w:rPr>
        <w:t xml:space="preserve"> </w:t>
      </w:r>
      <w:r>
        <w:t>overpayment</w:t>
      </w:r>
      <w:r>
        <w:rPr>
          <w:spacing w:val="-10"/>
        </w:rPr>
        <w:t xml:space="preserve"> </w:t>
      </w:r>
      <w:r>
        <w:t>with</w:t>
      </w:r>
      <w:r>
        <w:rPr>
          <w:spacing w:val="-10"/>
        </w:rPr>
        <w:t xml:space="preserve"> </w:t>
      </w:r>
      <w:r>
        <w:t>the</w:t>
      </w:r>
      <w:r>
        <w:rPr>
          <w:spacing w:val="-10"/>
        </w:rPr>
        <w:t xml:space="preserve"> </w:t>
      </w:r>
      <w:r>
        <w:t>Office of Financial Recovery (OFR)</w:t>
      </w:r>
      <w:r>
        <w:rPr>
          <w:spacing w:val="-33"/>
        </w:rPr>
        <w:t xml:space="preserve"> </w:t>
      </w:r>
      <w:r>
        <w:rPr>
          <w:w w:val="80"/>
        </w:rPr>
        <w:t>.</w:t>
      </w:r>
    </w:p>
    <w:p w14:paraId="2928CD16" w14:textId="77777777" w:rsidR="00D75A5E" w:rsidRDefault="00A64706">
      <w:pPr>
        <w:pStyle w:val="BodyText"/>
        <w:spacing w:before="172" w:line="264" w:lineRule="auto"/>
        <w:ind w:left="599" w:right="728" w:hanging="240"/>
      </w:pPr>
      <w:r>
        <w:br w:type="column"/>
      </w:r>
      <w:r>
        <w:t>2</w:t>
      </w:r>
      <w:r>
        <w:rPr>
          <w:spacing w:val="-38"/>
        </w:rPr>
        <w:t xml:space="preserve"> </w:t>
      </w:r>
      <w:r>
        <w:rPr>
          <w:w w:val="80"/>
        </w:rPr>
        <w:t>.</w:t>
      </w:r>
      <w:r>
        <w:rPr>
          <w:spacing w:val="33"/>
        </w:rPr>
        <w:t xml:space="preserve"> </w:t>
      </w:r>
      <w:r>
        <w:t>DCYF</w:t>
      </w:r>
      <w:r>
        <w:rPr>
          <w:spacing w:val="-11"/>
        </w:rPr>
        <w:t xml:space="preserve"> </w:t>
      </w:r>
      <w:r>
        <w:t>monitors</w:t>
      </w:r>
      <w:r>
        <w:rPr>
          <w:spacing w:val="-11"/>
        </w:rPr>
        <w:t xml:space="preserve"> </w:t>
      </w:r>
      <w:r>
        <w:t>child</w:t>
      </w:r>
      <w:r>
        <w:rPr>
          <w:spacing w:val="-11"/>
        </w:rPr>
        <w:t xml:space="preserve"> </w:t>
      </w:r>
      <w:r>
        <w:t>care</w:t>
      </w:r>
      <w:r>
        <w:rPr>
          <w:spacing w:val="-11"/>
        </w:rPr>
        <w:t xml:space="preserve"> </w:t>
      </w:r>
      <w:r>
        <w:t>payments</w:t>
      </w:r>
      <w:r>
        <w:rPr>
          <w:spacing w:val="-11"/>
        </w:rPr>
        <w:t xml:space="preserve"> </w:t>
      </w:r>
      <w:r>
        <w:t>for</w:t>
      </w:r>
      <w:r>
        <w:rPr>
          <w:spacing w:val="-11"/>
        </w:rPr>
        <w:t xml:space="preserve"> </w:t>
      </w:r>
      <w:r>
        <w:t>potential errors</w:t>
      </w:r>
      <w:r>
        <w:rPr>
          <w:spacing w:val="-38"/>
        </w:rPr>
        <w:t xml:space="preserve"> </w:t>
      </w:r>
      <w:r>
        <w:rPr>
          <w:w w:val="80"/>
        </w:rPr>
        <w:t xml:space="preserve">. </w:t>
      </w:r>
      <w:r>
        <w:t>To</w:t>
      </w:r>
      <w:r>
        <w:rPr>
          <w:spacing w:val="-10"/>
        </w:rPr>
        <w:t xml:space="preserve"> </w:t>
      </w:r>
      <w:r>
        <w:t>establish</w:t>
      </w:r>
      <w:r>
        <w:rPr>
          <w:spacing w:val="-10"/>
        </w:rPr>
        <w:t xml:space="preserve"> </w:t>
      </w:r>
      <w:r>
        <w:t>whether</w:t>
      </w:r>
      <w:r>
        <w:rPr>
          <w:spacing w:val="-10"/>
        </w:rPr>
        <w:t xml:space="preserve"> </w:t>
      </w:r>
      <w:r>
        <w:t>an</w:t>
      </w:r>
      <w:r>
        <w:rPr>
          <w:spacing w:val="-10"/>
        </w:rPr>
        <w:t xml:space="preserve"> </w:t>
      </w:r>
      <w:r>
        <w:t>error</w:t>
      </w:r>
      <w:r>
        <w:rPr>
          <w:spacing w:val="-10"/>
        </w:rPr>
        <w:t xml:space="preserve"> </w:t>
      </w:r>
      <w:r>
        <w:t>is</w:t>
      </w:r>
      <w:r>
        <w:rPr>
          <w:spacing w:val="-10"/>
        </w:rPr>
        <w:t xml:space="preserve"> </w:t>
      </w:r>
      <w:r>
        <w:t>valid, DCYF</w:t>
      </w:r>
      <w:r>
        <w:rPr>
          <w:spacing w:val="-5"/>
        </w:rPr>
        <w:t xml:space="preserve"> </w:t>
      </w:r>
      <w:r>
        <w:t>reviews</w:t>
      </w:r>
      <w:r>
        <w:rPr>
          <w:spacing w:val="-5"/>
        </w:rPr>
        <w:t xml:space="preserve"> </w:t>
      </w:r>
      <w:r>
        <w:t>attendance</w:t>
      </w:r>
      <w:r>
        <w:rPr>
          <w:spacing w:val="-5"/>
        </w:rPr>
        <w:t xml:space="preserve"> </w:t>
      </w:r>
      <w:r>
        <w:t>or</w:t>
      </w:r>
      <w:r>
        <w:rPr>
          <w:spacing w:val="-5"/>
        </w:rPr>
        <w:t xml:space="preserve"> </w:t>
      </w:r>
      <w:r>
        <w:t>asks</w:t>
      </w:r>
      <w:r>
        <w:rPr>
          <w:spacing w:val="-5"/>
        </w:rPr>
        <w:t xml:space="preserve"> </w:t>
      </w:r>
      <w:r>
        <w:t>you</w:t>
      </w:r>
      <w:r>
        <w:rPr>
          <w:spacing w:val="-5"/>
        </w:rPr>
        <w:t xml:space="preserve"> </w:t>
      </w:r>
      <w:r>
        <w:t>to</w:t>
      </w:r>
      <w:r>
        <w:rPr>
          <w:spacing w:val="-5"/>
        </w:rPr>
        <w:t xml:space="preserve"> </w:t>
      </w:r>
      <w:r>
        <w:t xml:space="preserve">provide </w:t>
      </w:r>
      <w:r>
        <w:rPr>
          <w:w w:val="95"/>
        </w:rPr>
        <w:t>copies of your records</w:t>
      </w:r>
      <w:r>
        <w:rPr>
          <w:spacing w:val="-31"/>
          <w:w w:val="95"/>
        </w:rPr>
        <w:t xml:space="preserve"> </w:t>
      </w:r>
      <w:r>
        <w:rPr>
          <w:w w:val="80"/>
        </w:rPr>
        <w:t xml:space="preserve">. </w:t>
      </w:r>
      <w:r>
        <w:rPr>
          <w:w w:val="95"/>
        </w:rPr>
        <w:t xml:space="preserve">When requested by DCYF, </w:t>
      </w:r>
      <w:r>
        <w:t>you</w:t>
      </w:r>
      <w:r>
        <w:rPr>
          <w:spacing w:val="-2"/>
        </w:rPr>
        <w:t xml:space="preserve"> </w:t>
      </w:r>
      <w:r>
        <w:t>must</w:t>
      </w:r>
      <w:r>
        <w:rPr>
          <w:spacing w:val="-2"/>
        </w:rPr>
        <w:t xml:space="preserve"> </w:t>
      </w:r>
      <w:r>
        <w:t>submit</w:t>
      </w:r>
      <w:r>
        <w:rPr>
          <w:spacing w:val="-2"/>
        </w:rPr>
        <w:t xml:space="preserve"> </w:t>
      </w:r>
      <w:r>
        <w:t>receipts</w:t>
      </w:r>
      <w:r>
        <w:rPr>
          <w:spacing w:val="-2"/>
        </w:rPr>
        <w:t xml:space="preserve"> </w:t>
      </w:r>
      <w:r>
        <w:t>within</w:t>
      </w:r>
      <w:r>
        <w:rPr>
          <w:spacing w:val="-2"/>
        </w:rPr>
        <w:t xml:space="preserve"> </w:t>
      </w:r>
      <w:r>
        <w:t>45</w:t>
      </w:r>
      <w:r>
        <w:rPr>
          <w:spacing w:val="-2"/>
        </w:rPr>
        <w:t xml:space="preserve"> </w:t>
      </w:r>
      <w:r>
        <w:t>calendar</w:t>
      </w:r>
      <w:r>
        <w:rPr>
          <w:spacing w:val="-2"/>
        </w:rPr>
        <w:t xml:space="preserve"> </w:t>
      </w:r>
      <w:r>
        <w:t>days of the request</w:t>
      </w:r>
      <w:r>
        <w:rPr>
          <w:spacing w:val="-31"/>
        </w:rPr>
        <w:t xml:space="preserve"> </w:t>
      </w:r>
      <w:r>
        <w:rPr>
          <w:w w:val="80"/>
        </w:rPr>
        <w:t xml:space="preserve">. </w:t>
      </w:r>
      <w:r>
        <w:t>It is important to respond to any request for your attendance records</w:t>
      </w:r>
      <w:r>
        <w:rPr>
          <w:spacing w:val="-31"/>
        </w:rPr>
        <w:t xml:space="preserve"> </w:t>
      </w:r>
      <w:r>
        <w:rPr>
          <w:w w:val="80"/>
        </w:rPr>
        <w:t xml:space="preserve">. </w:t>
      </w:r>
      <w:r>
        <w:t>You may contact the department requesting the records by</w:t>
      </w:r>
      <w:r>
        <w:rPr>
          <w:spacing w:val="-12"/>
        </w:rPr>
        <w:t xml:space="preserve"> </w:t>
      </w:r>
      <w:r>
        <w:t>referring</w:t>
      </w:r>
      <w:r>
        <w:rPr>
          <w:spacing w:val="-12"/>
        </w:rPr>
        <w:t xml:space="preserve"> </w:t>
      </w:r>
      <w:r>
        <w:t>to</w:t>
      </w:r>
      <w:r>
        <w:rPr>
          <w:spacing w:val="-12"/>
        </w:rPr>
        <w:t xml:space="preserve"> </w:t>
      </w:r>
      <w:r>
        <w:t>the</w:t>
      </w:r>
      <w:r>
        <w:rPr>
          <w:spacing w:val="-12"/>
        </w:rPr>
        <w:t xml:space="preserve"> </w:t>
      </w:r>
      <w:r>
        <w:t>contact</w:t>
      </w:r>
      <w:r>
        <w:rPr>
          <w:spacing w:val="-12"/>
        </w:rPr>
        <w:t xml:space="preserve"> </w:t>
      </w:r>
      <w:r>
        <w:t>information</w:t>
      </w:r>
      <w:r>
        <w:rPr>
          <w:spacing w:val="-12"/>
        </w:rPr>
        <w:t xml:space="preserve"> </w:t>
      </w:r>
      <w:r>
        <w:t>printed</w:t>
      </w:r>
      <w:r>
        <w:rPr>
          <w:spacing w:val="-12"/>
        </w:rPr>
        <w:t xml:space="preserve"> </w:t>
      </w:r>
      <w:r>
        <w:t>on the requests</w:t>
      </w:r>
      <w:r>
        <w:rPr>
          <w:spacing w:val="-28"/>
        </w:rPr>
        <w:t xml:space="preserve"> </w:t>
      </w:r>
      <w:r>
        <w:rPr>
          <w:w w:val="80"/>
        </w:rPr>
        <w:t>.</w:t>
      </w:r>
    </w:p>
    <w:p w14:paraId="1D508F2C" w14:textId="77777777" w:rsidR="00D75A5E" w:rsidRDefault="00A64706">
      <w:pPr>
        <w:pStyle w:val="BodyText"/>
        <w:spacing w:before="74" w:line="264" w:lineRule="auto"/>
        <w:ind w:left="599" w:right="779" w:hanging="240"/>
      </w:pPr>
      <w:r>
        <w:t>3</w:t>
      </w:r>
      <w:r>
        <w:rPr>
          <w:spacing w:val="-32"/>
        </w:rPr>
        <w:t xml:space="preserve"> </w:t>
      </w:r>
      <w:r>
        <w:rPr>
          <w:w w:val="80"/>
        </w:rPr>
        <w:t>.</w:t>
      </w:r>
      <w:r>
        <w:rPr>
          <w:spacing w:val="40"/>
        </w:rPr>
        <w:t xml:space="preserve"> </w:t>
      </w:r>
      <w:r>
        <w:t>If an error is found to be valid and an overpayment</w:t>
      </w:r>
      <w:r>
        <w:rPr>
          <w:spacing w:val="-16"/>
        </w:rPr>
        <w:t xml:space="preserve"> </w:t>
      </w:r>
      <w:r>
        <w:t>is</w:t>
      </w:r>
      <w:r>
        <w:rPr>
          <w:spacing w:val="-15"/>
        </w:rPr>
        <w:t xml:space="preserve"> </w:t>
      </w:r>
      <w:r>
        <w:t>established,</w:t>
      </w:r>
      <w:r>
        <w:rPr>
          <w:spacing w:val="-15"/>
        </w:rPr>
        <w:t xml:space="preserve"> </w:t>
      </w:r>
      <w:r>
        <w:t>you</w:t>
      </w:r>
      <w:r>
        <w:rPr>
          <w:spacing w:val="-16"/>
        </w:rPr>
        <w:t xml:space="preserve"> </w:t>
      </w:r>
      <w:r>
        <w:t>will</w:t>
      </w:r>
      <w:r>
        <w:rPr>
          <w:spacing w:val="-15"/>
        </w:rPr>
        <w:t xml:space="preserve"> </w:t>
      </w:r>
      <w:r>
        <w:t>receive</w:t>
      </w:r>
      <w:r>
        <w:rPr>
          <w:spacing w:val="-15"/>
        </w:rPr>
        <w:t xml:space="preserve"> </w:t>
      </w:r>
      <w:r>
        <w:t xml:space="preserve">a </w:t>
      </w:r>
      <w:r>
        <w:rPr>
          <w:w w:val="95"/>
        </w:rPr>
        <w:t>Vendor Overpayment Notice from OFR</w:t>
      </w:r>
      <w:r>
        <w:rPr>
          <w:spacing w:val="-28"/>
          <w:w w:val="95"/>
        </w:rPr>
        <w:t xml:space="preserve"> </w:t>
      </w:r>
      <w:r>
        <w:rPr>
          <w:w w:val="80"/>
        </w:rPr>
        <w:t xml:space="preserve">. </w:t>
      </w:r>
      <w:r>
        <w:rPr>
          <w:w w:val="95"/>
        </w:rPr>
        <w:t xml:space="preserve">This </w:t>
      </w:r>
      <w:r>
        <w:t>notice includes:</w:t>
      </w:r>
    </w:p>
    <w:p w14:paraId="36915E15" w14:textId="77777777" w:rsidR="00D75A5E" w:rsidRDefault="00A64706">
      <w:pPr>
        <w:pStyle w:val="BodyText"/>
        <w:spacing w:before="177" w:line="264" w:lineRule="auto"/>
        <w:ind w:left="799" w:right="713" w:hanging="200"/>
      </w:pPr>
      <w:r>
        <w:t>a</w:t>
      </w:r>
      <w:r>
        <w:rPr>
          <w:spacing w:val="-35"/>
        </w:rPr>
        <w:t xml:space="preserve"> </w:t>
      </w:r>
      <w:r>
        <w:rPr>
          <w:w w:val="80"/>
        </w:rPr>
        <w:t>.</w:t>
      </w:r>
      <w:r>
        <w:t xml:space="preserve"> The</w:t>
      </w:r>
      <w:r>
        <w:rPr>
          <w:spacing w:val="-2"/>
        </w:rPr>
        <w:t xml:space="preserve"> </w:t>
      </w:r>
      <w:r>
        <w:t>reason,</w:t>
      </w:r>
      <w:r>
        <w:rPr>
          <w:spacing w:val="-2"/>
        </w:rPr>
        <w:t xml:space="preserve"> </w:t>
      </w:r>
      <w:r>
        <w:t>type</w:t>
      </w:r>
      <w:r>
        <w:rPr>
          <w:spacing w:val="-2"/>
        </w:rPr>
        <w:t xml:space="preserve"> </w:t>
      </w:r>
      <w:r>
        <w:t>of</w:t>
      </w:r>
      <w:r>
        <w:rPr>
          <w:spacing w:val="-2"/>
        </w:rPr>
        <w:t xml:space="preserve"> </w:t>
      </w:r>
      <w:r>
        <w:t>overpayment,</w:t>
      </w:r>
      <w:r>
        <w:rPr>
          <w:spacing w:val="-2"/>
        </w:rPr>
        <w:t xml:space="preserve"> </w:t>
      </w:r>
      <w:r>
        <w:t>applicable children,</w:t>
      </w:r>
      <w:r>
        <w:rPr>
          <w:spacing w:val="-11"/>
        </w:rPr>
        <w:t xml:space="preserve"> </w:t>
      </w:r>
      <w:r>
        <w:t>and</w:t>
      </w:r>
      <w:r>
        <w:rPr>
          <w:spacing w:val="-11"/>
        </w:rPr>
        <w:t xml:space="preserve"> </w:t>
      </w:r>
      <w:r>
        <w:t>timeframe</w:t>
      </w:r>
      <w:r>
        <w:rPr>
          <w:spacing w:val="-11"/>
        </w:rPr>
        <w:t xml:space="preserve"> </w:t>
      </w:r>
      <w:r>
        <w:t>for</w:t>
      </w:r>
      <w:r>
        <w:rPr>
          <w:spacing w:val="-11"/>
        </w:rPr>
        <w:t xml:space="preserve"> </w:t>
      </w:r>
      <w:r>
        <w:t>the</w:t>
      </w:r>
      <w:r>
        <w:rPr>
          <w:spacing w:val="-11"/>
        </w:rPr>
        <w:t xml:space="preserve"> </w:t>
      </w:r>
      <w:r>
        <w:t>overpayment</w:t>
      </w:r>
    </w:p>
    <w:p w14:paraId="01D30FF8" w14:textId="77777777" w:rsidR="00D75A5E" w:rsidRDefault="00A64706">
      <w:pPr>
        <w:pStyle w:val="BodyText"/>
        <w:spacing w:before="59" w:line="264" w:lineRule="auto"/>
        <w:ind w:left="799" w:right="719" w:hanging="200"/>
      </w:pPr>
      <w:r>
        <w:t>b</w:t>
      </w:r>
      <w:r>
        <w:rPr>
          <w:spacing w:val="-38"/>
        </w:rPr>
        <w:t xml:space="preserve"> </w:t>
      </w:r>
      <w:r>
        <w:rPr>
          <w:w w:val="80"/>
        </w:rPr>
        <w:t>.</w:t>
      </w:r>
      <w:r>
        <w:rPr>
          <w:spacing w:val="-7"/>
          <w:w w:val="80"/>
        </w:rPr>
        <w:t xml:space="preserve"> </w:t>
      </w:r>
      <w:r>
        <w:t>Instructions</w:t>
      </w:r>
      <w:r>
        <w:rPr>
          <w:spacing w:val="-15"/>
        </w:rPr>
        <w:t xml:space="preserve"> </w:t>
      </w:r>
      <w:r>
        <w:t>on</w:t>
      </w:r>
      <w:r>
        <w:rPr>
          <w:spacing w:val="-16"/>
        </w:rPr>
        <w:t xml:space="preserve"> </w:t>
      </w:r>
      <w:r>
        <w:t>how</w:t>
      </w:r>
      <w:r>
        <w:rPr>
          <w:spacing w:val="-15"/>
        </w:rPr>
        <w:t xml:space="preserve"> </w:t>
      </w:r>
      <w:r>
        <w:t>to</w:t>
      </w:r>
      <w:r>
        <w:rPr>
          <w:spacing w:val="-15"/>
        </w:rPr>
        <w:t xml:space="preserve"> </w:t>
      </w:r>
      <w:r>
        <w:t>repay</w:t>
      </w:r>
      <w:r>
        <w:rPr>
          <w:spacing w:val="-16"/>
        </w:rPr>
        <w:t xml:space="preserve"> </w:t>
      </w:r>
      <w:r>
        <w:t>the</w:t>
      </w:r>
      <w:r>
        <w:rPr>
          <w:spacing w:val="-15"/>
        </w:rPr>
        <w:t xml:space="preserve"> </w:t>
      </w:r>
      <w:r>
        <w:t>overpayment amount (payment plans may be available)</w:t>
      </w:r>
    </w:p>
    <w:p w14:paraId="19184363" w14:textId="77777777" w:rsidR="00D75A5E" w:rsidRDefault="00A64706">
      <w:pPr>
        <w:pStyle w:val="BodyText"/>
        <w:spacing w:before="59" w:line="264" w:lineRule="auto"/>
        <w:ind w:left="799" w:right="713" w:hanging="200"/>
      </w:pPr>
      <w:r>
        <w:t>c</w:t>
      </w:r>
      <w:r>
        <w:rPr>
          <w:spacing w:val="-30"/>
        </w:rPr>
        <w:t xml:space="preserve"> </w:t>
      </w:r>
      <w:r>
        <w:rPr>
          <w:w w:val="80"/>
        </w:rPr>
        <w:t>.</w:t>
      </w:r>
      <w:r>
        <w:t xml:space="preserve"> Directions outlining how to dispute the overpayment</w:t>
      </w:r>
      <w:r>
        <w:rPr>
          <w:spacing w:val="-38"/>
        </w:rPr>
        <w:t xml:space="preserve"> </w:t>
      </w:r>
      <w:r>
        <w:rPr>
          <w:w w:val="80"/>
        </w:rPr>
        <w:t>.</w:t>
      </w:r>
      <w:r>
        <w:rPr>
          <w:spacing w:val="-1"/>
          <w:w w:val="80"/>
        </w:rPr>
        <w:t xml:space="preserve"> </w:t>
      </w:r>
      <w:r>
        <w:t>You</w:t>
      </w:r>
      <w:r>
        <w:rPr>
          <w:spacing w:val="-12"/>
        </w:rPr>
        <w:t xml:space="preserve"> </w:t>
      </w:r>
      <w:r>
        <w:t>may</w:t>
      </w:r>
      <w:r>
        <w:rPr>
          <w:spacing w:val="-12"/>
        </w:rPr>
        <w:t xml:space="preserve"> </w:t>
      </w:r>
      <w:r>
        <w:t>contact</w:t>
      </w:r>
      <w:r>
        <w:rPr>
          <w:spacing w:val="-12"/>
        </w:rPr>
        <w:t xml:space="preserve"> </w:t>
      </w:r>
      <w:r>
        <w:t>the</w:t>
      </w:r>
      <w:r>
        <w:rPr>
          <w:spacing w:val="-12"/>
        </w:rPr>
        <w:t xml:space="preserve"> </w:t>
      </w:r>
      <w:r>
        <w:t>department that established the overpayment (see the overpayment notice for specific contact information) for possible resolution, and you may also request an Administrative Hearing to dispute</w:t>
      </w:r>
      <w:r>
        <w:rPr>
          <w:spacing w:val="-10"/>
        </w:rPr>
        <w:t xml:space="preserve"> </w:t>
      </w:r>
      <w:r>
        <w:t>the</w:t>
      </w:r>
      <w:r>
        <w:rPr>
          <w:spacing w:val="-10"/>
        </w:rPr>
        <w:t xml:space="preserve"> </w:t>
      </w:r>
      <w:r>
        <w:t>overpayment</w:t>
      </w:r>
      <w:r>
        <w:rPr>
          <w:spacing w:val="-38"/>
        </w:rPr>
        <w:t xml:space="preserve"> </w:t>
      </w:r>
      <w:r>
        <w:rPr>
          <w:w w:val="80"/>
        </w:rPr>
        <w:t xml:space="preserve">. </w:t>
      </w:r>
      <w:r>
        <w:t>To</w:t>
      </w:r>
      <w:r>
        <w:rPr>
          <w:spacing w:val="-10"/>
        </w:rPr>
        <w:t xml:space="preserve"> </w:t>
      </w:r>
      <w:r>
        <w:t>request</w:t>
      </w:r>
      <w:r>
        <w:rPr>
          <w:spacing w:val="-10"/>
        </w:rPr>
        <w:t xml:space="preserve"> </w:t>
      </w:r>
      <w:r>
        <w:t>a</w:t>
      </w:r>
      <w:r>
        <w:rPr>
          <w:spacing w:val="-10"/>
        </w:rPr>
        <w:t xml:space="preserve"> </w:t>
      </w:r>
      <w:r>
        <w:t>hearing, you must:</w:t>
      </w:r>
    </w:p>
    <w:p w14:paraId="52DDD979" w14:textId="77777777" w:rsidR="00D75A5E" w:rsidRDefault="00A64706">
      <w:pPr>
        <w:pStyle w:val="BodyText"/>
        <w:spacing w:before="55" w:line="264" w:lineRule="auto"/>
        <w:ind w:left="1079" w:right="713" w:hanging="270"/>
      </w:pPr>
      <w:r>
        <w:t>i</w:t>
      </w:r>
      <w:r>
        <w:rPr>
          <w:spacing w:val="-38"/>
        </w:rPr>
        <w:t xml:space="preserve"> </w:t>
      </w:r>
      <w:r>
        <w:rPr>
          <w:w w:val="80"/>
        </w:rPr>
        <w:t>.</w:t>
      </w:r>
      <w:r>
        <w:rPr>
          <w:spacing w:val="67"/>
          <w:w w:val="150"/>
        </w:rPr>
        <w:t xml:space="preserve"> </w:t>
      </w:r>
      <w:r>
        <w:t>Send</w:t>
      </w:r>
      <w:r>
        <w:rPr>
          <w:spacing w:val="-16"/>
        </w:rPr>
        <w:t xml:space="preserve"> </w:t>
      </w:r>
      <w:r>
        <w:t>your</w:t>
      </w:r>
      <w:r>
        <w:rPr>
          <w:spacing w:val="-15"/>
        </w:rPr>
        <w:t xml:space="preserve"> </w:t>
      </w:r>
      <w:r>
        <w:t>hearing</w:t>
      </w:r>
      <w:r>
        <w:rPr>
          <w:spacing w:val="-15"/>
        </w:rPr>
        <w:t xml:space="preserve"> </w:t>
      </w:r>
      <w:r>
        <w:t>request</w:t>
      </w:r>
      <w:r>
        <w:rPr>
          <w:spacing w:val="-15"/>
        </w:rPr>
        <w:t xml:space="preserve"> </w:t>
      </w:r>
      <w:r>
        <w:t>through</w:t>
      </w:r>
      <w:r>
        <w:rPr>
          <w:spacing w:val="-16"/>
        </w:rPr>
        <w:t xml:space="preserve"> </w:t>
      </w:r>
      <w:r>
        <w:t>certified mail</w:t>
      </w:r>
      <w:r>
        <w:rPr>
          <w:spacing w:val="-5"/>
        </w:rPr>
        <w:t xml:space="preserve"> </w:t>
      </w:r>
      <w:r>
        <w:t>return</w:t>
      </w:r>
      <w:r>
        <w:rPr>
          <w:spacing w:val="-5"/>
        </w:rPr>
        <w:t xml:space="preserve"> </w:t>
      </w:r>
      <w:r>
        <w:t>receipt</w:t>
      </w:r>
      <w:r>
        <w:rPr>
          <w:spacing w:val="-5"/>
        </w:rPr>
        <w:t xml:space="preserve"> </w:t>
      </w:r>
      <w:r>
        <w:t>or</w:t>
      </w:r>
      <w:r>
        <w:rPr>
          <w:spacing w:val="-5"/>
        </w:rPr>
        <w:t xml:space="preserve"> </w:t>
      </w:r>
      <w:r>
        <w:t>another</w:t>
      </w:r>
      <w:r>
        <w:rPr>
          <w:spacing w:val="-5"/>
        </w:rPr>
        <w:t xml:space="preserve"> </w:t>
      </w:r>
      <w:r>
        <w:t>manner</w:t>
      </w:r>
      <w:r>
        <w:rPr>
          <w:spacing w:val="-5"/>
        </w:rPr>
        <w:t xml:space="preserve"> </w:t>
      </w:r>
      <w:r>
        <w:t>that proves receipt to OFR</w:t>
      </w:r>
      <w:r>
        <w:rPr>
          <w:spacing w:val="-28"/>
        </w:rPr>
        <w:t xml:space="preserve"> </w:t>
      </w:r>
      <w:r>
        <w:rPr>
          <w:w w:val="80"/>
        </w:rPr>
        <w:t>.</w:t>
      </w:r>
    </w:p>
    <w:p w14:paraId="23ECE3C1" w14:textId="77777777" w:rsidR="00D75A5E" w:rsidRDefault="00A64706">
      <w:pPr>
        <w:pStyle w:val="BodyText"/>
        <w:spacing w:before="58" w:line="264" w:lineRule="auto"/>
        <w:ind w:left="1079" w:right="713" w:hanging="270"/>
      </w:pPr>
      <w:r>
        <w:t>ii</w:t>
      </w:r>
      <w:r>
        <w:rPr>
          <w:spacing w:val="-38"/>
        </w:rPr>
        <w:t xml:space="preserve"> </w:t>
      </w:r>
      <w:r>
        <w:rPr>
          <w:w w:val="80"/>
        </w:rPr>
        <w:t>.</w:t>
      </w:r>
      <w:r>
        <w:rPr>
          <w:spacing w:val="33"/>
        </w:rPr>
        <w:t xml:space="preserve"> </w:t>
      </w:r>
      <w:del w:id="319" w:author="James, Christin (DCYF)" w:date="2026-07-07T14:13:00Z" w16du:dateUtc="2026-07-07T21:13:00Z">
        <w:r w:rsidDel="00AD1F46">
          <w:delText>i</w:delText>
        </w:r>
      </w:del>
      <w:r>
        <w:t>Make</w:t>
      </w:r>
      <w:r>
        <w:rPr>
          <w:spacing w:val="-15"/>
        </w:rPr>
        <w:t xml:space="preserve"> </w:t>
      </w:r>
      <w:r>
        <w:t>sure</w:t>
      </w:r>
      <w:r>
        <w:rPr>
          <w:spacing w:val="-16"/>
        </w:rPr>
        <w:t xml:space="preserve"> </w:t>
      </w:r>
      <w:r>
        <w:t>the</w:t>
      </w:r>
      <w:r>
        <w:rPr>
          <w:spacing w:val="-15"/>
        </w:rPr>
        <w:t xml:space="preserve"> </w:t>
      </w:r>
      <w:r>
        <w:t>hearing</w:t>
      </w:r>
      <w:r>
        <w:rPr>
          <w:spacing w:val="-15"/>
        </w:rPr>
        <w:t xml:space="preserve"> </w:t>
      </w:r>
      <w:r>
        <w:t>request</w:t>
      </w:r>
      <w:r>
        <w:rPr>
          <w:spacing w:val="-16"/>
        </w:rPr>
        <w:t xml:space="preserve"> </w:t>
      </w:r>
      <w:r>
        <w:t>is</w:t>
      </w:r>
      <w:r>
        <w:rPr>
          <w:spacing w:val="-15"/>
        </w:rPr>
        <w:t xml:space="preserve"> </w:t>
      </w:r>
      <w:r>
        <w:t>received</w:t>
      </w:r>
      <w:r>
        <w:rPr>
          <w:spacing w:val="-15"/>
        </w:rPr>
        <w:t xml:space="preserve"> </w:t>
      </w:r>
      <w:r>
        <w:t>by OFR within 28 days of the date you receive the Vendor Overpayment Notice</w:t>
      </w:r>
      <w:r>
        <w:rPr>
          <w:spacing w:val="-26"/>
        </w:rPr>
        <w:t xml:space="preserve"> </w:t>
      </w:r>
      <w:r>
        <w:rPr>
          <w:w w:val="80"/>
        </w:rPr>
        <w:t>.</w:t>
      </w:r>
    </w:p>
    <w:p w14:paraId="51EA3310" w14:textId="77777777" w:rsidR="00D75A5E" w:rsidRDefault="00A64706">
      <w:pPr>
        <w:pStyle w:val="BodyText"/>
        <w:spacing w:before="58" w:line="264" w:lineRule="auto"/>
        <w:ind w:left="1079" w:right="806" w:hanging="270"/>
      </w:pPr>
      <w:r>
        <w:t>iii</w:t>
      </w:r>
      <w:r>
        <w:rPr>
          <w:spacing w:val="-31"/>
        </w:rPr>
        <w:t xml:space="preserve"> </w:t>
      </w:r>
      <w:r>
        <w:rPr>
          <w:w w:val="80"/>
        </w:rPr>
        <w:t>.</w:t>
      </w:r>
      <w:r>
        <w:rPr>
          <w:spacing w:val="40"/>
        </w:rPr>
        <w:t xml:space="preserve"> </w:t>
      </w:r>
      <w:r>
        <w:t xml:space="preserve">Include a statement as to why you think the overpayment is incorrect and include a </w:t>
      </w:r>
      <w:r>
        <w:rPr>
          <w:spacing w:val="-2"/>
        </w:rPr>
        <w:t>copy</w:t>
      </w:r>
      <w:r>
        <w:rPr>
          <w:spacing w:val="-12"/>
        </w:rPr>
        <w:t xml:space="preserve"> </w:t>
      </w:r>
      <w:r>
        <w:rPr>
          <w:spacing w:val="-2"/>
        </w:rPr>
        <w:t>of</w:t>
      </w:r>
      <w:r>
        <w:rPr>
          <w:spacing w:val="-9"/>
        </w:rPr>
        <w:t xml:space="preserve"> </w:t>
      </w:r>
      <w:r>
        <w:rPr>
          <w:spacing w:val="-2"/>
        </w:rPr>
        <w:t>the</w:t>
      </w:r>
      <w:r>
        <w:rPr>
          <w:spacing w:val="-9"/>
        </w:rPr>
        <w:t xml:space="preserve"> </w:t>
      </w:r>
      <w:r>
        <w:rPr>
          <w:spacing w:val="-2"/>
        </w:rPr>
        <w:t>Vendor</w:t>
      </w:r>
      <w:r>
        <w:rPr>
          <w:spacing w:val="-9"/>
        </w:rPr>
        <w:t xml:space="preserve"> </w:t>
      </w:r>
      <w:r>
        <w:rPr>
          <w:spacing w:val="-2"/>
        </w:rPr>
        <w:t>Overpayment</w:t>
      </w:r>
      <w:r>
        <w:rPr>
          <w:spacing w:val="-9"/>
        </w:rPr>
        <w:t xml:space="preserve"> </w:t>
      </w:r>
      <w:r>
        <w:rPr>
          <w:spacing w:val="-2"/>
        </w:rPr>
        <w:t>Notice</w:t>
      </w:r>
      <w:r>
        <w:rPr>
          <w:spacing w:val="-37"/>
        </w:rPr>
        <w:t xml:space="preserve"> </w:t>
      </w:r>
      <w:r>
        <w:rPr>
          <w:spacing w:val="-2"/>
          <w:w w:val="80"/>
        </w:rPr>
        <w:t>.</w:t>
      </w:r>
      <w:r>
        <w:rPr>
          <w:spacing w:val="-9"/>
        </w:rPr>
        <w:t xml:space="preserve"> </w:t>
      </w:r>
      <w:r>
        <w:rPr>
          <w:spacing w:val="-5"/>
        </w:rPr>
        <w:t>If</w:t>
      </w:r>
    </w:p>
    <w:p w14:paraId="20B5BF63" w14:textId="77777777" w:rsidR="00D75A5E" w:rsidRDefault="00A64706">
      <w:pPr>
        <w:pStyle w:val="BodyText"/>
        <w:spacing w:line="264" w:lineRule="auto"/>
        <w:ind w:left="1079" w:right="719"/>
      </w:pPr>
      <w:r>
        <w:t>overpayments</w:t>
      </w:r>
      <w:r>
        <w:rPr>
          <w:spacing w:val="-16"/>
        </w:rPr>
        <w:t xml:space="preserve"> </w:t>
      </w:r>
      <w:r>
        <w:t>are</w:t>
      </w:r>
      <w:r>
        <w:rPr>
          <w:spacing w:val="-15"/>
        </w:rPr>
        <w:t xml:space="preserve"> </w:t>
      </w:r>
      <w:r>
        <w:t>not</w:t>
      </w:r>
      <w:r>
        <w:rPr>
          <w:spacing w:val="-15"/>
        </w:rPr>
        <w:t xml:space="preserve"> </w:t>
      </w:r>
      <w:r>
        <w:t>resolved</w:t>
      </w:r>
      <w:r>
        <w:rPr>
          <w:spacing w:val="-16"/>
        </w:rPr>
        <w:t xml:space="preserve"> </w:t>
      </w:r>
      <w:r>
        <w:t>by</w:t>
      </w:r>
      <w:r>
        <w:rPr>
          <w:spacing w:val="-15"/>
        </w:rPr>
        <w:t xml:space="preserve"> </w:t>
      </w:r>
      <w:r>
        <w:t>talking</w:t>
      </w:r>
      <w:r>
        <w:rPr>
          <w:spacing w:val="-15"/>
        </w:rPr>
        <w:t xml:space="preserve"> </w:t>
      </w:r>
      <w:r>
        <w:t>to the</w:t>
      </w:r>
      <w:r>
        <w:rPr>
          <w:spacing w:val="-8"/>
        </w:rPr>
        <w:t xml:space="preserve"> </w:t>
      </w:r>
      <w:r>
        <w:t>DCYF</w:t>
      </w:r>
      <w:r>
        <w:rPr>
          <w:spacing w:val="-8"/>
        </w:rPr>
        <w:t xml:space="preserve"> </w:t>
      </w:r>
      <w:r>
        <w:t>Provider</w:t>
      </w:r>
      <w:r>
        <w:rPr>
          <w:spacing w:val="-8"/>
        </w:rPr>
        <w:t xml:space="preserve"> </w:t>
      </w:r>
      <w:r>
        <w:t>Line</w:t>
      </w:r>
      <w:r>
        <w:rPr>
          <w:spacing w:val="-8"/>
        </w:rPr>
        <w:t xml:space="preserve"> </w:t>
      </w:r>
      <w:r>
        <w:t>staff</w:t>
      </w:r>
      <w:r>
        <w:rPr>
          <w:spacing w:val="-8"/>
        </w:rPr>
        <w:t xml:space="preserve"> </w:t>
      </w:r>
      <w:r>
        <w:t>or</w:t>
      </w:r>
      <w:r>
        <w:rPr>
          <w:spacing w:val="-8"/>
        </w:rPr>
        <w:t xml:space="preserve"> </w:t>
      </w:r>
      <w:r>
        <w:t>through</w:t>
      </w:r>
      <w:r>
        <w:rPr>
          <w:spacing w:val="-8"/>
        </w:rPr>
        <w:t xml:space="preserve"> </w:t>
      </w:r>
      <w:r>
        <w:t>an administrative hearing, you must repay</w:t>
      </w:r>
    </w:p>
    <w:p w14:paraId="777BF2E2" w14:textId="77777777" w:rsidR="00D75A5E" w:rsidRDefault="00A64706">
      <w:pPr>
        <w:pStyle w:val="BodyText"/>
        <w:spacing w:line="253" w:lineRule="exact"/>
        <w:ind w:left="1079"/>
      </w:pPr>
      <w:r>
        <w:t>the</w:t>
      </w:r>
      <w:r>
        <w:rPr>
          <w:spacing w:val="-9"/>
        </w:rPr>
        <w:t xml:space="preserve"> </w:t>
      </w:r>
      <w:r>
        <w:t>money</w:t>
      </w:r>
      <w:r>
        <w:rPr>
          <w:spacing w:val="-37"/>
        </w:rPr>
        <w:t xml:space="preserve"> </w:t>
      </w:r>
      <w:r>
        <w:rPr>
          <w:spacing w:val="-10"/>
          <w:w w:val="75"/>
        </w:rPr>
        <w:t>.</w:t>
      </w:r>
    </w:p>
    <w:p w14:paraId="6921B199" w14:textId="77777777" w:rsidR="00D75A5E" w:rsidRDefault="00D75A5E">
      <w:pPr>
        <w:pStyle w:val="BodyText"/>
        <w:spacing w:line="253" w:lineRule="exact"/>
        <w:sectPr w:rsidR="00D75A5E">
          <w:type w:val="continuous"/>
          <w:pgSz w:w="12240" w:h="15840"/>
          <w:pgMar w:top="1100" w:right="360" w:bottom="280" w:left="720" w:header="0" w:footer="566" w:gutter="0"/>
          <w:cols w:num="2" w:space="720" w:equalWidth="0">
            <w:col w:w="5051" w:space="349"/>
            <w:col w:w="5760"/>
          </w:cols>
        </w:sectPr>
      </w:pPr>
    </w:p>
    <w:p w14:paraId="4CA73131" w14:textId="77777777" w:rsidR="00D75A5E" w:rsidRDefault="00A64706">
      <w:pPr>
        <w:pStyle w:val="BodyText"/>
        <w:spacing w:before="75" w:line="264" w:lineRule="auto"/>
        <w:ind w:left="599" w:right="6652" w:hanging="240"/>
      </w:pPr>
      <w:r>
        <w:rPr>
          <w:noProof/>
        </w:rPr>
        <w:lastRenderedPageBreak/>
        <w:drawing>
          <wp:anchor distT="0" distB="0" distL="0" distR="0" simplePos="0" relativeHeight="251658285" behindDoc="1" locked="0" layoutInCell="1" allowOverlap="1" wp14:anchorId="0483951D" wp14:editId="46FC1988">
            <wp:simplePos x="0" y="0"/>
            <wp:positionH relativeFrom="page">
              <wp:posOffset>3401567</wp:posOffset>
            </wp:positionH>
            <wp:positionV relativeFrom="paragraph">
              <wp:posOffset>59055</wp:posOffset>
            </wp:positionV>
            <wp:extent cx="3685032" cy="3291839"/>
            <wp:effectExtent l="0" t="0" r="0" b="0"/>
            <wp:wrapNone/>
            <wp:docPr id="72" name="Image 72" descr="Young child sitting at a table playing with colorful toy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Young child sitting at a table playing with colorful toys."/>
                    <pic:cNvPicPr/>
                  </pic:nvPicPr>
                  <pic:blipFill>
                    <a:blip r:embed="rId79" cstate="print"/>
                    <a:stretch>
                      <a:fillRect/>
                    </a:stretch>
                  </pic:blipFill>
                  <pic:spPr>
                    <a:xfrm>
                      <a:off x="0" y="0"/>
                      <a:ext cx="3685032" cy="3291839"/>
                    </a:xfrm>
                    <a:prstGeom prst="rect">
                      <a:avLst/>
                    </a:prstGeom>
                  </pic:spPr>
                </pic:pic>
              </a:graphicData>
            </a:graphic>
          </wp:anchor>
        </w:drawing>
      </w:r>
      <w:r>
        <w:t>4</w:t>
      </w:r>
      <w:r>
        <w:rPr>
          <w:spacing w:val="-38"/>
        </w:rPr>
        <w:t xml:space="preserve"> </w:t>
      </w:r>
      <w:r>
        <w:rPr>
          <w:w w:val="80"/>
        </w:rPr>
        <w:t>.</w:t>
      </w:r>
      <w:r>
        <w:rPr>
          <w:spacing w:val="25"/>
        </w:rPr>
        <w:t xml:space="preserve"> </w:t>
      </w:r>
      <w:r>
        <w:t>After</w:t>
      </w:r>
      <w:r>
        <w:rPr>
          <w:spacing w:val="-13"/>
        </w:rPr>
        <w:t xml:space="preserve"> </w:t>
      </w:r>
      <w:r>
        <w:t>the</w:t>
      </w:r>
      <w:r>
        <w:rPr>
          <w:spacing w:val="-13"/>
        </w:rPr>
        <w:t xml:space="preserve"> </w:t>
      </w:r>
      <w:r>
        <w:t>Vendor</w:t>
      </w:r>
      <w:r>
        <w:rPr>
          <w:spacing w:val="-13"/>
        </w:rPr>
        <w:t xml:space="preserve"> </w:t>
      </w:r>
      <w:r>
        <w:t>Overpayment</w:t>
      </w:r>
      <w:r>
        <w:rPr>
          <w:spacing w:val="-13"/>
        </w:rPr>
        <w:t xml:space="preserve"> </w:t>
      </w:r>
      <w:r>
        <w:t>Notice</w:t>
      </w:r>
      <w:r>
        <w:rPr>
          <w:spacing w:val="-13"/>
        </w:rPr>
        <w:t xml:space="preserve"> </w:t>
      </w:r>
      <w:r>
        <w:t xml:space="preserve">is sent to you through certified mail or </w:t>
      </w:r>
      <w:r>
        <w:rPr>
          <w:spacing w:val="-2"/>
        </w:rPr>
        <w:t>personal</w:t>
      </w:r>
      <w:r>
        <w:rPr>
          <w:spacing w:val="-11"/>
        </w:rPr>
        <w:t xml:space="preserve"> </w:t>
      </w:r>
      <w:r>
        <w:rPr>
          <w:spacing w:val="-2"/>
        </w:rPr>
        <w:t>service,</w:t>
      </w:r>
      <w:r>
        <w:rPr>
          <w:spacing w:val="-11"/>
        </w:rPr>
        <w:t xml:space="preserve"> </w:t>
      </w:r>
      <w:r>
        <w:rPr>
          <w:spacing w:val="-2"/>
        </w:rPr>
        <w:t>OFR</w:t>
      </w:r>
      <w:r>
        <w:rPr>
          <w:spacing w:val="-11"/>
        </w:rPr>
        <w:t xml:space="preserve"> </w:t>
      </w:r>
      <w:r>
        <w:rPr>
          <w:spacing w:val="-2"/>
        </w:rPr>
        <w:t>will</w:t>
      </w:r>
      <w:r>
        <w:rPr>
          <w:spacing w:val="-11"/>
        </w:rPr>
        <w:t xml:space="preserve"> </w:t>
      </w:r>
      <w:r>
        <w:rPr>
          <w:spacing w:val="-2"/>
        </w:rPr>
        <w:t>begin</w:t>
      </w:r>
      <w:r>
        <w:rPr>
          <w:spacing w:val="-11"/>
        </w:rPr>
        <w:t xml:space="preserve"> </w:t>
      </w:r>
      <w:r>
        <w:rPr>
          <w:spacing w:val="-2"/>
        </w:rPr>
        <w:t xml:space="preserve">collection </w:t>
      </w:r>
      <w:r>
        <w:t>action after a minimum of 30 days</w:t>
      </w:r>
      <w:r>
        <w:rPr>
          <w:spacing w:val="-33"/>
        </w:rPr>
        <w:t xml:space="preserve"> </w:t>
      </w:r>
      <w:r>
        <w:rPr>
          <w:w w:val="80"/>
        </w:rPr>
        <w:t xml:space="preserve">. </w:t>
      </w:r>
      <w:r>
        <w:t>If you request</w:t>
      </w:r>
      <w:r>
        <w:rPr>
          <w:spacing w:val="-11"/>
        </w:rPr>
        <w:t xml:space="preserve"> </w:t>
      </w:r>
      <w:r>
        <w:t>a</w:t>
      </w:r>
      <w:r>
        <w:rPr>
          <w:spacing w:val="-11"/>
        </w:rPr>
        <w:t xml:space="preserve"> </w:t>
      </w:r>
      <w:r>
        <w:t>hearing</w:t>
      </w:r>
      <w:r>
        <w:rPr>
          <w:spacing w:val="-11"/>
        </w:rPr>
        <w:t xml:space="preserve"> </w:t>
      </w:r>
      <w:r>
        <w:t>more</w:t>
      </w:r>
      <w:r>
        <w:rPr>
          <w:spacing w:val="-11"/>
        </w:rPr>
        <w:t xml:space="preserve"> </w:t>
      </w:r>
      <w:r>
        <w:t>than</w:t>
      </w:r>
      <w:r>
        <w:rPr>
          <w:spacing w:val="-11"/>
        </w:rPr>
        <w:t xml:space="preserve"> </w:t>
      </w:r>
      <w:r>
        <w:t>28</w:t>
      </w:r>
      <w:r>
        <w:rPr>
          <w:spacing w:val="-11"/>
        </w:rPr>
        <w:t xml:space="preserve"> </w:t>
      </w:r>
      <w:r>
        <w:t>days</w:t>
      </w:r>
      <w:r>
        <w:rPr>
          <w:spacing w:val="-11"/>
        </w:rPr>
        <w:t xml:space="preserve"> </w:t>
      </w:r>
      <w:r>
        <w:t>after receiving the notice, this action does not stop during the hearing process</w:t>
      </w:r>
      <w:r>
        <w:rPr>
          <w:spacing w:val="-25"/>
        </w:rPr>
        <w:t xml:space="preserve"> </w:t>
      </w:r>
      <w:r>
        <w:rPr>
          <w:w w:val="80"/>
        </w:rPr>
        <w:t>.</w:t>
      </w:r>
    </w:p>
    <w:p w14:paraId="4517133F" w14:textId="77777777" w:rsidR="00D75A5E" w:rsidRDefault="00A64706">
      <w:pPr>
        <w:pStyle w:val="BodyText"/>
        <w:spacing w:before="76" w:line="264" w:lineRule="auto"/>
        <w:ind w:left="600" w:right="6776" w:hanging="240"/>
      </w:pPr>
      <w:r>
        <w:t>5</w:t>
      </w:r>
      <w:r>
        <w:rPr>
          <w:spacing w:val="-31"/>
        </w:rPr>
        <w:t xml:space="preserve"> </w:t>
      </w:r>
      <w:r>
        <w:rPr>
          <w:w w:val="80"/>
        </w:rPr>
        <w:t>.</w:t>
      </w:r>
      <w:r>
        <w:rPr>
          <w:spacing w:val="40"/>
        </w:rPr>
        <w:t xml:space="preserve"> </w:t>
      </w:r>
      <w:r>
        <w:t>Each overpayment notice is a separate event</w:t>
      </w:r>
      <w:r>
        <w:rPr>
          <w:spacing w:val="-30"/>
        </w:rPr>
        <w:t xml:space="preserve"> </w:t>
      </w:r>
      <w:r>
        <w:rPr>
          <w:w w:val="80"/>
        </w:rPr>
        <w:t xml:space="preserve">. </w:t>
      </w:r>
      <w:r>
        <w:t>You must request a hearing for each</w:t>
      </w:r>
      <w:r>
        <w:rPr>
          <w:spacing w:val="-16"/>
        </w:rPr>
        <w:t xml:space="preserve"> </w:t>
      </w:r>
      <w:r>
        <w:t>action</w:t>
      </w:r>
      <w:r>
        <w:rPr>
          <w:spacing w:val="-13"/>
        </w:rPr>
        <w:t xml:space="preserve"> </w:t>
      </w:r>
      <w:r>
        <w:t>you</w:t>
      </w:r>
      <w:r>
        <w:rPr>
          <w:spacing w:val="-14"/>
        </w:rPr>
        <w:t xml:space="preserve"> </w:t>
      </w:r>
      <w:r>
        <w:t>want</w:t>
      </w:r>
      <w:r>
        <w:rPr>
          <w:spacing w:val="-14"/>
        </w:rPr>
        <w:t xml:space="preserve"> </w:t>
      </w:r>
      <w:r>
        <w:t>to</w:t>
      </w:r>
      <w:r>
        <w:rPr>
          <w:spacing w:val="-14"/>
        </w:rPr>
        <w:t xml:space="preserve"> </w:t>
      </w:r>
      <w:r>
        <w:t>dispute</w:t>
      </w:r>
      <w:r>
        <w:rPr>
          <w:spacing w:val="-38"/>
        </w:rPr>
        <w:t xml:space="preserve"> </w:t>
      </w:r>
      <w:r>
        <w:rPr>
          <w:w w:val="80"/>
        </w:rPr>
        <w:t>.</w:t>
      </w:r>
      <w:r>
        <w:rPr>
          <w:spacing w:val="-2"/>
          <w:w w:val="80"/>
        </w:rPr>
        <w:t xml:space="preserve"> </w:t>
      </w:r>
      <w:r>
        <w:t>You</w:t>
      </w:r>
      <w:r>
        <w:rPr>
          <w:spacing w:val="-14"/>
        </w:rPr>
        <w:t xml:space="preserve"> </w:t>
      </w:r>
      <w:r>
        <w:t>may receive additional overpayment notices while you have one or multiple hearings pending in the hearing process</w:t>
      </w:r>
      <w:r>
        <w:rPr>
          <w:spacing w:val="-24"/>
        </w:rPr>
        <w:t xml:space="preserve"> </w:t>
      </w:r>
      <w:r>
        <w:rPr>
          <w:w w:val="80"/>
        </w:rPr>
        <w:t>.</w:t>
      </w:r>
    </w:p>
    <w:p w14:paraId="214A27B0" w14:textId="77777777" w:rsidR="00D75A5E" w:rsidRDefault="00A64706">
      <w:pPr>
        <w:pStyle w:val="BodyText"/>
        <w:spacing w:before="176" w:line="264" w:lineRule="auto"/>
        <w:ind w:right="6652"/>
      </w:pPr>
      <w:r>
        <w:t>When repaying an overpayment, it is important to notify the Tax Desk to ensure they are aware and can make necessary changes</w:t>
      </w:r>
      <w:r>
        <w:rPr>
          <w:spacing w:val="-16"/>
        </w:rPr>
        <w:t xml:space="preserve"> </w:t>
      </w:r>
      <w:r>
        <w:t>regarding</w:t>
      </w:r>
      <w:r>
        <w:rPr>
          <w:spacing w:val="-15"/>
        </w:rPr>
        <w:t xml:space="preserve"> </w:t>
      </w:r>
      <w:r>
        <w:t>tax</w:t>
      </w:r>
      <w:r>
        <w:rPr>
          <w:spacing w:val="-15"/>
        </w:rPr>
        <w:t xml:space="preserve"> </w:t>
      </w:r>
      <w:r>
        <w:t>reporting</w:t>
      </w:r>
      <w:r>
        <w:rPr>
          <w:spacing w:val="-38"/>
        </w:rPr>
        <w:t xml:space="preserve"> </w:t>
      </w:r>
      <w:r>
        <w:rPr>
          <w:w w:val="80"/>
        </w:rPr>
        <w:t>.</w:t>
      </w:r>
      <w:r>
        <w:rPr>
          <w:spacing w:val="-3"/>
          <w:w w:val="80"/>
        </w:rPr>
        <w:t xml:space="preserve"> </w:t>
      </w:r>
      <w:r>
        <w:t>See</w:t>
      </w:r>
      <w:r>
        <w:rPr>
          <w:spacing w:val="-16"/>
        </w:rPr>
        <w:t xml:space="preserve"> </w:t>
      </w:r>
      <w:r>
        <w:t>the</w:t>
      </w:r>
      <w:r>
        <w:rPr>
          <w:spacing w:val="-15"/>
        </w:rPr>
        <w:t xml:space="preserve"> </w:t>
      </w:r>
      <w:r>
        <w:t>Tax Information</w:t>
      </w:r>
      <w:r>
        <w:rPr>
          <w:spacing w:val="-15"/>
        </w:rPr>
        <w:t xml:space="preserve"> </w:t>
      </w:r>
      <w:r>
        <w:t>section</w:t>
      </w:r>
      <w:r>
        <w:rPr>
          <w:spacing w:val="-13"/>
        </w:rPr>
        <w:t xml:space="preserve"> </w:t>
      </w:r>
      <w:r>
        <w:t>for</w:t>
      </w:r>
      <w:r>
        <w:rPr>
          <w:spacing w:val="-14"/>
        </w:rPr>
        <w:t xml:space="preserve"> </w:t>
      </w:r>
      <w:r>
        <w:t>contact</w:t>
      </w:r>
      <w:r>
        <w:rPr>
          <w:spacing w:val="-14"/>
        </w:rPr>
        <w:t xml:space="preserve"> </w:t>
      </w:r>
      <w:r>
        <w:t>information</w:t>
      </w:r>
      <w:r>
        <w:rPr>
          <w:spacing w:val="-38"/>
        </w:rPr>
        <w:t xml:space="preserve"> </w:t>
      </w:r>
      <w:r>
        <w:rPr>
          <w:w w:val="80"/>
        </w:rPr>
        <w:t>.</w:t>
      </w:r>
    </w:p>
    <w:p w14:paraId="34E14F93" w14:textId="77777777" w:rsidR="00D75A5E" w:rsidRDefault="00D75A5E">
      <w:pPr>
        <w:pStyle w:val="BodyText"/>
        <w:spacing w:before="71"/>
        <w:ind w:left="0"/>
      </w:pPr>
    </w:p>
    <w:p w14:paraId="42B67C90" w14:textId="77777777" w:rsidR="00D75A5E" w:rsidRDefault="00A64706">
      <w:pPr>
        <w:pStyle w:val="Heading1"/>
        <w:tabs>
          <w:tab w:val="left" w:pos="10439"/>
        </w:tabs>
        <w:spacing w:before="1"/>
      </w:pPr>
      <w:r>
        <w:rPr>
          <w:noProof/>
        </w:rPr>
        <mc:AlternateContent>
          <mc:Choice Requires="wps">
            <w:drawing>
              <wp:anchor distT="0" distB="0" distL="0" distR="0" simplePos="0" relativeHeight="251658265" behindDoc="0" locked="0" layoutInCell="1" allowOverlap="1" wp14:anchorId="506C3F63" wp14:editId="63C88FA8">
                <wp:simplePos x="0" y="0"/>
                <wp:positionH relativeFrom="page">
                  <wp:posOffset>625352</wp:posOffset>
                </wp:positionH>
                <wp:positionV relativeFrom="paragraph">
                  <wp:posOffset>219438</wp:posOffset>
                </wp:positionV>
                <wp:extent cx="6555105" cy="103505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40844633"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506C3F63" id="Textbox 73" o:spid="_x0000_s1046" type="#_x0000_t202" style="position:absolute;left:0;text-align:left;margin-left:49.25pt;margin-top:17.3pt;width:516.15pt;height:81.5pt;rotation:-45;z-index:25165826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" filled="f" stroked="f">
                <v:textbox inset="0,0,0,0">
                  <w:txbxContent>
                    <w:p w14:paraId="40844633"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bookmarkStart w:id="320" w:name="_TOC_250006"/>
      <w:r>
        <w:rPr>
          <w:color w:val="000000"/>
          <w:spacing w:val="44"/>
          <w:shd w:val="clear" w:color="auto" w:fill="D8E9EF"/>
        </w:rPr>
        <w:t xml:space="preserve"> </w:t>
      </w:r>
      <w:r>
        <w:rPr>
          <w:color w:val="000000"/>
          <w:spacing w:val="-12"/>
          <w:shd w:val="clear" w:color="auto" w:fill="D8E9EF"/>
        </w:rPr>
        <w:t>Charging</w:t>
      </w:r>
      <w:r>
        <w:rPr>
          <w:color w:val="000000"/>
          <w:spacing w:val="-19"/>
          <w:shd w:val="clear" w:color="auto" w:fill="D8E9EF"/>
        </w:rPr>
        <w:t xml:space="preserve"> </w:t>
      </w:r>
      <w:r>
        <w:rPr>
          <w:color w:val="000000"/>
          <w:spacing w:val="-12"/>
          <w:shd w:val="clear" w:color="auto" w:fill="D8E9EF"/>
        </w:rPr>
        <w:t>Families</w:t>
      </w:r>
      <w:r>
        <w:rPr>
          <w:color w:val="000000"/>
          <w:spacing w:val="-19"/>
          <w:shd w:val="clear" w:color="auto" w:fill="D8E9EF"/>
        </w:rPr>
        <w:t xml:space="preserve"> </w:t>
      </w:r>
      <w:r>
        <w:rPr>
          <w:color w:val="000000"/>
          <w:spacing w:val="-12"/>
          <w:shd w:val="clear" w:color="auto" w:fill="D8E9EF"/>
        </w:rPr>
        <w:t>for</w:t>
      </w:r>
      <w:r>
        <w:rPr>
          <w:color w:val="000000"/>
          <w:spacing w:val="-19"/>
          <w:shd w:val="clear" w:color="auto" w:fill="D8E9EF"/>
        </w:rPr>
        <w:t xml:space="preserve"> </w:t>
      </w:r>
      <w:r>
        <w:rPr>
          <w:color w:val="000000"/>
          <w:spacing w:val="-12"/>
          <w:shd w:val="clear" w:color="auto" w:fill="D8E9EF"/>
        </w:rPr>
        <w:t>Services</w:t>
      </w:r>
      <w:r>
        <w:rPr>
          <w:color w:val="000000"/>
          <w:spacing w:val="-19"/>
          <w:shd w:val="clear" w:color="auto" w:fill="D8E9EF"/>
        </w:rPr>
        <w:t xml:space="preserve"> </w:t>
      </w:r>
      <w:r>
        <w:rPr>
          <w:color w:val="000000"/>
          <w:spacing w:val="-12"/>
          <w:shd w:val="clear" w:color="auto" w:fill="D8E9EF"/>
        </w:rPr>
        <w:t>Not</w:t>
      </w:r>
      <w:r>
        <w:rPr>
          <w:color w:val="000000"/>
          <w:spacing w:val="-19"/>
          <w:shd w:val="clear" w:color="auto" w:fill="D8E9EF"/>
        </w:rPr>
        <w:t xml:space="preserve"> </w:t>
      </w:r>
      <w:r>
        <w:rPr>
          <w:color w:val="000000"/>
          <w:spacing w:val="-12"/>
          <w:shd w:val="clear" w:color="auto" w:fill="D8E9EF"/>
        </w:rPr>
        <w:t>Authorized</w:t>
      </w:r>
      <w:bookmarkEnd w:id="320"/>
      <w:r>
        <w:rPr>
          <w:color w:val="000000"/>
          <w:shd w:val="clear" w:color="auto" w:fill="D8E9EF"/>
        </w:rPr>
        <w:tab/>
      </w:r>
    </w:p>
    <w:p w14:paraId="6DD5890F" w14:textId="77777777" w:rsidR="00D75A5E" w:rsidRDefault="00D75A5E">
      <w:pPr>
        <w:pStyle w:val="Heading1"/>
        <w:sectPr w:rsidR="00D75A5E">
          <w:pgSz w:w="12240" w:h="15840"/>
          <w:pgMar w:top="1080" w:right="360" w:bottom="760" w:left="720" w:header="0" w:footer="566" w:gutter="0"/>
          <w:cols w:space="720"/>
        </w:sectPr>
      </w:pPr>
    </w:p>
    <w:p w14:paraId="33F8021B" w14:textId="77777777" w:rsidR="00D75A5E" w:rsidRDefault="00A64706">
      <w:pPr>
        <w:pStyle w:val="BodyText"/>
        <w:spacing w:before="172" w:line="264" w:lineRule="auto"/>
        <w:ind w:right="193"/>
      </w:pPr>
      <w:r>
        <w:t>You may charge families who receive child care subsidies for the following services only if you also</w:t>
      </w:r>
      <w:r>
        <w:rPr>
          <w:spacing w:val="-12"/>
        </w:rPr>
        <w:t xml:space="preserve"> </w:t>
      </w:r>
      <w:r>
        <w:t>have</w:t>
      </w:r>
      <w:r>
        <w:rPr>
          <w:spacing w:val="-12"/>
        </w:rPr>
        <w:t xml:space="preserve"> </w:t>
      </w:r>
      <w:r>
        <w:t>a</w:t>
      </w:r>
      <w:r>
        <w:rPr>
          <w:spacing w:val="-12"/>
        </w:rPr>
        <w:t xml:space="preserve"> </w:t>
      </w:r>
      <w:r>
        <w:t>written</w:t>
      </w:r>
      <w:r>
        <w:rPr>
          <w:spacing w:val="-12"/>
        </w:rPr>
        <w:t xml:space="preserve"> </w:t>
      </w:r>
      <w:r>
        <w:t>policy</w:t>
      </w:r>
      <w:r>
        <w:rPr>
          <w:spacing w:val="-12"/>
        </w:rPr>
        <w:t xml:space="preserve"> </w:t>
      </w:r>
      <w:r>
        <w:t>to</w:t>
      </w:r>
      <w:r>
        <w:rPr>
          <w:spacing w:val="-12"/>
        </w:rPr>
        <w:t xml:space="preserve"> </w:t>
      </w:r>
      <w:r>
        <w:t>charge</w:t>
      </w:r>
      <w:r>
        <w:rPr>
          <w:spacing w:val="-12"/>
        </w:rPr>
        <w:t xml:space="preserve"> </w:t>
      </w:r>
      <w:r>
        <w:t>private</w:t>
      </w:r>
      <w:r>
        <w:rPr>
          <w:spacing w:val="-12"/>
        </w:rPr>
        <w:t xml:space="preserve"> </w:t>
      </w:r>
      <w:r>
        <w:t>paying families</w:t>
      </w:r>
      <w:r>
        <w:rPr>
          <w:spacing w:val="-38"/>
        </w:rPr>
        <w:t xml:space="preserve"> </w:t>
      </w:r>
      <w:r>
        <w:rPr>
          <w:w w:val="80"/>
        </w:rPr>
        <w:t>.</w:t>
      </w:r>
    </w:p>
    <w:p w14:paraId="4C7590D0" w14:textId="77777777" w:rsidR="00D75A5E" w:rsidRDefault="00A64706">
      <w:pPr>
        <w:pStyle w:val="ListParagraph"/>
        <w:numPr>
          <w:ilvl w:val="0"/>
          <w:numId w:val="8"/>
        </w:numPr>
        <w:tabs>
          <w:tab w:val="left" w:pos="600"/>
        </w:tabs>
        <w:spacing w:before="88" w:line="264" w:lineRule="auto"/>
        <w:ind w:right="38"/>
      </w:pPr>
      <w:r>
        <w:t>Additional child care for personal reasons, such as</w:t>
      </w:r>
      <w:r>
        <w:rPr>
          <w:spacing w:val="-13"/>
        </w:rPr>
        <w:t xml:space="preserve"> </w:t>
      </w:r>
      <w:r>
        <w:t>personal</w:t>
      </w:r>
      <w:r>
        <w:rPr>
          <w:spacing w:val="-13"/>
        </w:rPr>
        <w:t xml:space="preserve"> </w:t>
      </w:r>
      <w:r>
        <w:t>appointments</w:t>
      </w:r>
      <w:r>
        <w:rPr>
          <w:spacing w:val="-13"/>
        </w:rPr>
        <w:t xml:space="preserve"> </w:t>
      </w:r>
      <w:r>
        <w:t>not</w:t>
      </w:r>
      <w:r>
        <w:rPr>
          <w:spacing w:val="-13"/>
        </w:rPr>
        <w:t xml:space="preserve"> </w:t>
      </w:r>
      <w:r>
        <w:t>covered</w:t>
      </w:r>
      <w:r>
        <w:rPr>
          <w:spacing w:val="-13"/>
        </w:rPr>
        <w:t xml:space="preserve"> </w:t>
      </w:r>
      <w:r>
        <w:t>under</w:t>
      </w:r>
      <w:r>
        <w:rPr>
          <w:spacing w:val="-13"/>
        </w:rPr>
        <w:t xml:space="preserve"> </w:t>
      </w:r>
      <w:r>
        <w:t xml:space="preserve">the </w:t>
      </w:r>
      <w:r>
        <w:rPr>
          <w:spacing w:val="-2"/>
        </w:rPr>
        <w:t>authorization</w:t>
      </w:r>
    </w:p>
    <w:p w14:paraId="55414E95" w14:textId="77777777" w:rsidR="00D75A5E" w:rsidRDefault="00A64706">
      <w:pPr>
        <w:pStyle w:val="ListParagraph"/>
        <w:numPr>
          <w:ilvl w:val="0"/>
          <w:numId w:val="8"/>
        </w:numPr>
        <w:tabs>
          <w:tab w:val="left" w:pos="599"/>
        </w:tabs>
        <w:ind w:left="599" w:hanging="239"/>
      </w:pPr>
      <w:r>
        <w:rPr>
          <w:spacing w:val="-2"/>
        </w:rPr>
        <w:t>Field</w:t>
      </w:r>
      <w:r>
        <w:rPr>
          <w:spacing w:val="-9"/>
        </w:rPr>
        <w:t xml:space="preserve"> </w:t>
      </w:r>
      <w:r>
        <w:rPr>
          <w:spacing w:val="-2"/>
        </w:rPr>
        <w:t>trip</w:t>
      </w:r>
      <w:r>
        <w:rPr>
          <w:spacing w:val="-9"/>
        </w:rPr>
        <w:t xml:space="preserve"> </w:t>
      </w:r>
      <w:r>
        <w:rPr>
          <w:spacing w:val="-2"/>
        </w:rPr>
        <w:t>expenses</w:t>
      </w:r>
    </w:p>
    <w:p w14:paraId="45708DDC" w14:textId="77777777" w:rsidR="00D75A5E" w:rsidRDefault="00A64706">
      <w:pPr>
        <w:pStyle w:val="ListParagraph"/>
        <w:numPr>
          <w:ilvl w:val="0"/>
          <w:numId w:val="8"/>
        </w:numPr>
        <w:tabs>
          <w:tab w:val="left" w:pos="600"/>
        </w:tabs>
        <w:spacing w:before="105" w:line="264" w:lineRule="auto"/>
        <w:ind w:right="190"/>
      </w:pPr>
      <w:r>
        <w:t>Optional</w:t>
      </w:r>
      <w:r>
        <w:rPr>
          <w:spacing w:val="-14"/>
        </w:rPr>
        <w:t xml:space="preserve"> </w:t>
      </w:r>
      <w:r>
        <w:t>meal</w:t>
      </w:r>
      <w:r>
        <w:rPr>
          <w:spacing w:val="-14"/>
        </w:rPr>
        <w:t xml:space="preserve"> </w:t>
      </w:r>
      <w:r>
        <w:t>programs</w:t>
      </w:r>
      <w:r>
        <w:rPr>
          <w:spacing w:val="-14"/>
        </w:rPr>
        <w:t xml:space="preserve"> </w:t>
      </w:r>
      <w:r>
        <w:t>you</w:t>
      </w:r>
      <w:r>
        <w:rPr>
          <w:spacing w:val="-14"/>
        </w:rPr>
        <w:t xml:space="preserve"> </w:t>
      </w:r>
      <w:r>
        <w:t>offer</w:t>
      </w:r>
      <w:r>
        <w:rPr>
          <w:spacing w:val="-14"/>
        </w:rPr>
        <w:t xml:space="preserve"> </w:t>
      </w:r>
      <w:r>
        <w:t>families</w:t>
      </w:r>
      <w:r>
        <w:rPr>
          <w:spacing w:val="-14"/>
        </w:rPr>
        <w:t xml:space="preserve"> </w:t>
      </w:r>
      <w:r>
        <w:t>who do not provide lunch for their child</w:t>
      </w:r>
    </w:p>
    <w:p w14:paraId="09FF01B3" w14:textId="77777777" w:rsidR="00D75A5E" w:rsidRDefault="00A64706">
      <w:pPr>
        <w:pStyle w:val="ListParagraph"/>
        <w:numPr>
          <w:ilvl w:val="0"/>
          <w:numId w:val="8"/>
        </w:numPr>
        <w:tabs>
          <w:tab w:val="left" w:pos="599"/>
        </w:tabs>
        <w:ind w:left="599" w:hanging="239"/>
      </w:pPr>
      <w:r>
        <w:rPr>
          <w:spacing w:val="-2"/>
        </w:rPr>
        <w:t>Transportation</w:t>
      </w:r>
      <w:r>
        <w:rPr>
          <w:spacing w:val="-11"/>
        </w:rPr>
        <w:t xml:space="preserve"> </w:t>
      </w:r>
      <w:r>
        <w:rPr>
          <w:spacing w:val="-2"/>
        </w:rPr>
        <w:t>to</w:t>
      </w:r>
      <w:r>
        <w:rPr>
          <w:spacing w:val="-11"/>
        </w:rPr>
        <w:t xml:space="preserve"> </w:t>
      </w:r>
      <w:r>
        <w:rPr>
          <w:spacing w:val="-2"/>
        </w:rPr>
        <w:t>and</w:t>
      </w:r>
      <w:r>
        <w:rPr>
          <w:spacing w:val="-11"/>
        </w:rPr>
        <w:t xml:space="preserve"> </w:t>
      </w:r>
      <w:r>
        <w:rPr>
          <w:spacing w:val="-2"/>
        </w:rPr>
        <w:t>from</w:t>
      </w:r>
      <w:r>
        <w:rPr>
          <w:spacing w:val="-10"/>
        </w:rPr>
        <w:t xml:space="preserve"> </w:t>
      </w:r>
      <w:r>
        <w:rPr>
          <w:spacing w:val="-2"/>
        </w:rPr>
        <w:t>school</w:t>
      </w:r>
      <w:r>
        <w:rPr>
          <w:spacing w:val="-11"/>
        </w:rPr>
        <w:t xml:space="preserve"> </w:t>
      </w:r>
      <w:r>
        <w:rPr>
          <w:spacing w:val="-2"/>
        </w:rPr>
        <w:t>or</w:t>
      </w:r>
      <w:r>
        <w:rPr>
          <w:spacing w:val="-11"/>
        </w:rPr>
        <w:t xml:space="preserve"> </w:t>
      </w:r>
      <w:r>
        <w:rPr>
          <w:spacing w:val="-2"/>
        </w:rPr>
        <w:t>activities</w:t>
      </w:r>
    </w:p>
    <w:p w14:paraId="16F0DC2A" w14:textId="77777777" w:rsidR="00D75A5E" w:rsidRDefault="00A64706">
      <w:pPr>
        <w:pStyle w:val="ListParagraph"/>
        <w:numPr>
          <w:ilvl w:val="0"/>
          <w:numId w:val="8"/>
        </w:numPr>
        <w:tabs>
          <w:tab w:val="left" w:pos="599"/>
        </w:tabs>
        <w:spacing w:before="105"/>
        <w:ind w:left="599" w:hanging="239"/>
      </w:pPr>
      <w:r>
        <w:t>Late</w:t>
      </w:r>
      <w:r>
        <w:rPr>
          <w:spacing w:val="-8"/>
        </w:rPr>
        <w:t xml:space="preserve"> </w:t>
      </w:r>
      <w:r>
        <w:t>pick-up</w:t>
      </w:r>
      <w:r>
        <w:rPr>
          <w:spacing w:val="-7"/>
        </w:rPr>
        <w:t xml:space="preserve"> </w:t>
      </w:r>
      <w:r>
        <w:t>of</w:t>
      </w:r>
      <w:r>
        <w:rPr>
          <w:spacing w:val="-7"/>
        </w:rPr>
        <w:t xml:space="preserve"> </w:t>
      </w:r>
      <w:r>
        <w:t>the</w:t>
      </w:r>
      <w:r>
        <w:rPr>
          <w:spacing w:val="-7"/>
        </w:rPr>
        <w:t xml:space="preserve"> </w:t>
      </w:r>
      <w:r>
        <w:t>child</w:t>
      </w:r>
      <w:r>
        <w:rPr>
          <w:spacing w:val="-7"/>
        </w:rPr>
        <w:t xml:space="preserve"> </w:t>
      </w:r>
      <w:r>
        <w:t>after</w:t>
      </w:r>
      <w:r>
        <w:rPr>
          <w:spacing w:val="-7"/>
        </w:rPr>
        <w:t xml:space="preserve"> </w:t>
      </w:r>
      <w:r>
        <w:t>operating</w:t>
      </w:r>
      <w:r>
        <w:rPr>
          <w:spacing w:val="-7"/>
        </w:rPr>
        <w:t xml:space="preserve"> </w:t>
      </w:r>
      <w:r>
        <w:rPr>
          <w:spacing w:val="-4"/>
        </w:rPr>
        <w:t>hours</w:t>
      </w:r>
    </w:p>
    <w:p w14:paraId="313AEA36" w14:textId="77777777" w:rsidR="00D75A5E" w:rsidRDefault="00A64706">
      <w:pPr>
        <w:pStyle w:val="ListParagraph"/>
        <w:numPr>
          <w:ilvl w:val="0"/>
          <w:numId w:val="8"/>
        </w:numPr>
        <w:tabs>
          <w:tab w:val="left" w:pos="599"/>
        </w:tabs>
        <w:spacing w:before="105"/>
        <w:ind w:left="599" w:hanging="239"/>
      </w:pPr>
      <w:r>
        <w:t>Late</w:t>
      </w:r>
      <w:r>
        <w:rPr>
          <w:spacing w:val="-12"/>
        </w:rPr>
        <w:t xml:space="preserve"> </w:t>
      </w:r>
      <w:r>
        <w:t>fee</w:t>
      </w:r>
      <w:r>
        <w:rPr>
          <w:spacing w:val="-11"/>
        </w:rPr>
        <w:t xml:space="preserve"> </w:t>
      </w:r>
      <w:r>
        <w:t>for</w:t>
      </w:r>
      <w:r>
        <w:rPr>
          <w:spacing w:val="-11"/>
        </w:rPr>
        <w:t xml:space="preserve"> </w:t>
      </w:r>
      <w:r>
        <w:t>child</w:t>
      </w:r>
      <w:r>
        <w:rPr>
          <w:spacing w:val="-11"/>
        </w:rPr>
        <w:t xml:space="preserve"> </w:t>
      </w:r>
      <w:r>
        <w:t>care</w:t>
      </w:r>
      <w:r>
        <w:rPr>
          <w:spacing w:val="-11"/>
        </w:rPr>
        <w:t xml:space="preserve"> </w:t>
      </w:r>
      <w:r>
        <w:rPr>
          <w:spacing w:val="-2"/>
        </w:rPr>
        <w:t>copayment</w:t>
      </w:r>
    </w:p>
    <w:p w14:paraId="3C37E0E0" w14:textId="77777777" w:rsidR="00D75A5E" w:rsidRDefault="00A64706">
      <w:pPr>
        <w:pStyle w:val="ListParagraph"/>
        <w:numPr>
          <w:ilvl w:val="0"/>
          <w:numId w:val="8"/>
        </w:numPr>
        <w:tabs>
          <w:tab w:val="left" w:pos="600"/>
        </w:tabs>
        <w:spacing w:before="105" w:line="264" w:lineRule="auto"/>
        <w:ind w:right="237"/>
      </w:pPr>
      <w:r>
        <w:t>Non-sufficient</w:t>
      </w:r>
      <w:r>
        <w:rPr>
          <w:spacing w:val="-13"/>
        </w:rPr>
        <w:t xml:space="preserve"> </w:t>
      </w:r>
      <w:r>
        <w:t>funds</w:t>
      </w:r>
      <w:r>
        <w:rPr>
          <w:spacing w:val="-13"/>
        </w:rPr>
        <w:t xml:space="preserve"> </w:t>
      </w:r>
      <w:r>
        <w:t>(NSF)</w:t>
      </w:r>
      <w:r>
        <w:rPr>
          <w:spacing w:val="-13"/>
        </w:rPr>
        <w:t xml:space="preserve"> </w:t>
      </w:r>
      <w:r>
        <w:t>fees</w:t>
      </w:r>
      <w:r>
        <w:rPr>
          <w:spacing w:val="-13"/>
        </w:rPr>
        <w:t xml:space="preserve"> </w:t>
      </w:r>
      <w:r>
        <w:t>charged</w:t>
      </w:r>
      <w:r>
        <w:rPr>
          <w:spacing w:val="-13"/>
        </w:rPr>
        <w:t xml:space="preserve"> </w:t>
      </w:r>
      <w:r>
        <w:t>by</w:t>
      </w:r>
      <w:r>
        <w:rPr>
          <w:spacing w:val="-13"/>
        </w:rPr>
        <w:t xml:space="preserve"> </w:t>
      </w:r>
      <w:r>
        <w:t xml:space="preserve">the </w:t>
      </w:r>
      <w:r>
        <w:rPr>
          <w:w w:val="105"/>
        </w:rPr>
        <w:t>bank</w:t>
      </w:r>
      <w:r>
        <w:rPr>
          <w:spacing w:val="-7"/>
          <w:w w:val="105"/>
        </w:rPr>
        <w:t xml:space="preserve"> </w:t>
      </w:r>
      <w:r>
        <w:rPr>
          <w:w w:val="105"/>
        </w:rPr>
        <w:t>when</w:t>
      </w:r>
      <w:r>
        <w:rPr>
          <w:spacing w:val="-7"/>
          <w:w w:val="105"/>
        </w:rPr>
        <w:t xml:space="preserve"> </w:t>
      </w:r>
      <w:r>
        <w:rPr>
          <w:w w:val="105"/>
        </w:rPr>
        <w:t>bank</w:t>
      </w:r>
      <w:r>
        <w:rPr>
          <w:spacing w:val="-7"/>
          <w:w w:val="105"/>
        </w:rPr>
        <w:t xml:space="preserve"> </w:t>
      </w:r>
      <w:r>
        <w:rPr>
          <w:w w:val="105"/>
        </w:rPr>
        <w:t>funds</w:t>
      </w:r>
      <w:r>
        <w:rPr>
          <w:spacing w:val="-7"/>
          <w:w w:val="105"/>
        </w:rPr>
        <w:t xml:space="preserve"> </w:t>
      </w:r>
      <w:r>
        <w:rPr>
          <w:w w:val="105"/>
        </w:rPr>
        <w:t>are</w:t>
      </w:r>
      <w:r>
        <w:rPr>
          <w:spacing w:val="-7"/>
          <w:w w:val="105"/>
        </w:rPr>
        <w:t xml:space="preserve"> </w:t>
      </w:r>
      <w:r>
        <w:rPr>
          <w:w w:val="105"/>
        </w:rPr>
        <w:t>not</w:t>
      </w:r>
      <w:r>
        <w:rPr>
          <w:spacing w:val="-7"/>
          <w:w w:val="105"/>
        </w:rPr>
        <w:t xml:space="preserve"> </w:t>
      </w:r>
      <w:r>
        <w:rPr>
          <w:w w:val="105"/>
        </w:rPr>
        <w:t>available</w:t>
      </w:r>
    </w:p>
    <w:p w14:paraId="46BAC140" w14:textId="77777777" w:rsidR="00D75A5E" w:rsidRDefault="00A64706">
      <w:pPr>
        <w:pStyle w:val="BodyText"/>
        <w:spacing w:before="172" w:line="264" w:lineRule="auto"/>
        <w:ind w:right="898"/>
        <w:jc w:val="both"/>
      </w:pPr>
      <w:r>
        <w:br w:type="column"/>
      </w:r>
      <w:r>
        <w:t>You</w:t>
      </w:r>
      <w:r>
        <w:rPr>
          <w:spacing w:val="-16"/>
        </w:rPr>
        <w:t xml:space="preserve"> </w:t>
      </w:r>
      <w:r>
        <w:t>may</w:t>
      </w:r>
      <w:r>
        <w:rPr>
          <w:spacing w:val="-15"/>
        </w:rPr>
        <w:t xml:space="preserve"> </w:t>
      </w:r>
      <w:r>
        <w:t>not</w:t>
      </w:r>
      <w:r>
        <w:rPr>
          <w:spacing w:val="-15"/>
        </w:rPr>
        <w:t xml:space="preserve"> </w:t>
      </w:r>
      <w:r>
        <w:t>charge</w:t>
      </w:r>
      <w:r>
        <w:rPr>
          <w:spacing w:val="-16"/>
        </w:rPr>
        <w:t xml:space="preserve"> </w:t>
      </w:r>
      <w:r>
        <w:t>families</w:t>
      </w:r>
      <w:r>
        <w:rPr>
          <w:spacing w:val="-15"/>
        </w:rPr>
        <w:t xml:space="preserve"> </w:t>
      </w:r>
      <w:r>
        <w:t>who</w:t>
      </w:r>
      <w:r>
        <w:rPr>
          <w:spacing w:val="-15"/>
        </w:rPr>
        <w:t xml:space="preserve"> </w:t>
      </w:r>
      <w:r>
        <w:t>receive</w:t>
      </w:r>
      <w:r>
        <w:rPr>
          <w:spacing w:val="-15"/>
        </w:rPr>
        <w:t xml:space="preserve"> </w:t>
      </w:r>
      <w:r>
        <w:t>child</w:t>
      </w:r>
      <w:r>
        <w:rPr>
          <w:spacing w:val="-16"/>
        </w:rPr>
        <w:t xml:space="preserve"> </w:t>
      </w:r>
      <w:r>
        <w:t xml:space="preserve">care </w:t>
      </w:r>
      <w:r>
        <w:rPr>
          <w:spacing w:val="-2"/>
        </w:rPr>
        <w:t>subsidies:</w:t>
      </w:r>
    </w:p>
    <w:p w14:paraId="05947FDB" w14:textId="77777777" w:rsidR="00D75A5E" w:rsidRDefault="00A64706">
      <w:pPr>
        <w:pStyle w:val="ListParagraph"/>
        <w:numPr>
          <w:ilvl w:val="0"/>
          <w:numId w:val="8"/>
        </w:numPr>
        <w:tabs>
          <w:tab w:val="left" w:pos="600"/>
        </w:tabs>
        <w:spacing w:before="89" w:line="264" w:lineRule="auto"/>
        <w:ind w:right="751"/>
        <w:jc w:val="both"/>
      </w:pPr>
      <w:r>
        <w:rPr>
          <w:noProof/>
        </w:rPr>
        <mc:AlternateContent>
          <mc:Choice Requires="wps">
            <w:drawing>
              <wp:anchor distT="0" distB="0" distL="0" distR="0" simplePos="0" relativeHeight="251658263" behindDoc="0" locked="0" layoutInCell="1" allowOverlap="1" wp14:anchorId="203BFFF1" wp14:editId="38D68735">
                <wp:simplePos x="0" y="0"/>
                <wp:positionH relativeFrom="page">
                  <wp:posOffset>3886200</wp:posOffset>
                </wp:positionH>
                <wp:positionV relativeFrom="paragraph">
                  <wp:posOffset>-326199</wp:posOffset>
                </wp:positionV>
                <wp:extent cx="1270" cy="299085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990850"/>
                        </a:xfrm>
                        <a:custGeom>
                          <a:avLst/>
                          <a:gdLst/>
                          <a:ahLst/>
                          <a:cxnLst/>
                          <a:rect l="l" t="t" r="r" b="b"/>
                          <a:pathLst>
                            <a:path h="2990850">
                              <a:moveTo>
                                <a:pt x="0" y="0"/>
                              </a:moveTo>
                              <a:lnTo>
                                <a:pt x="0" y="29908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61EEFA4F">
              <v:shape id="Graphic 74" style="position:absolute;margin-left:306pt;margin-top:-25.7pt;width:.1pt;height:235.5pt;z-index:15749120;visibility:visible;mso-wrap-style:square;mso-wrap-distance-left:0;mso-wrap-distance-top:0;mso-wrap-distance-right:0;mso-wrap-distance-bottom:0;mso-position-horizontal:absolute;mso-position-horizontal-relative:page;mso-position-vertical:absolute;mso-position-vertical-relative:text;v-text-anchor:top" coordsize="1270,2990850" o:spid="_x0000_s1026" filled="f" strokeweight=".5pt" path="m,l,29908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" w14:anchorId="7F680436">
                <v:path arrowok="t"/>
                <w10:wrap anchorx="page"/>
              </v:shape>
            </w:pict>
          </mc:Fallback>
        </mc:AlternateContent>
      </w:r>
      <w:r>
        <w:t>The difference between the maximum state child care</w:t>
      </w:r>
      <w:r>
        <w:rPr>
          <w:spacing w:val="-16"/>
        </w:rPr>
        <w:t xml:space="preserve"> </w:t>
      </w:r>
      <w:r>
        <w:t>subsidy</w:t>
      </w:r>
      <w:r>
        <w:rPr>
          <w:spacing w:val="-15"/>
        </w:rPr>
        <w:t xml:space="preserve"> </w:t>
      </w:r>
      <w:r>
        <w:t>rate</w:t>
      </w:r>
      <w:r>
        <w:rPr>
          <w:spacing w:val="-15"/>
        </w:rPr>
        <w:t xml:space="preserve"> </w:t>
      </w:r>
      <w:r>
        <w:t>and</w:t>
      </w:r>
      <w:r>
        <w:rPr>
          <w:spacing w:val="-16"/>
        </w:rPr>
        <w:t xml:space="preserve"> </w:t>
      </w:r>
      <w:r>
        <w:t>your</w:t>
      </w:r>
      <w:r>
        <w:rPr>
          <w:spacing w:val="-15"/>
        </w:rPr>
        <w:t xml:space="preserve"> </w:t>
      </w:r>
      <w:r>
        <w:t>private</w:t>
      </w:r>
      <w:r>
        <w:rPr>
          <w:spacing w:val="-15"/>
        </w:rPr>
        <w:t xml:space="preserve"> </w:t>
      </w:r>
      <w:r>
        <w:t>pay</w:t>
      </w:r>
      <w:r>
        <w:rPr>
          <w:spacing w:val="-15"/>
        </w:rPr>
        <w:t xml:space="preserve"> </w:t>
      </w:r>
      <w:r>
        <w:t>rate,</w:t>
      </w:r>
      <w:r>
        <w:rPr>
          <w:spacing w:val="-16"/>
        </w:rPr>
        <w:t xml:space="preserve"> </w:t>
      </w:r>
      <w:r>
        <w:t>if</w:t>
      </w:r>
      <w:r>
        <w:rPr>
          <w:spacing w:val="-15"/>
        </w:rPr>
        <w:t xml:space="preserve"> </w:t>
      </w:r>
      <w:r>
        <w:t>your rate is higher</w:t>
      </w:r>
      <w:r>
        <w:rPr>
          <w:spacing w:val="-23"/>
        </w:rPr>
        <w:t xml:space="preserve"> </w:t>
      </w:r>
      <w:r>
        <w:rPr>
          <w:w w:val="80"/>
        </w:rPr>
        <w:t>.</w:t>
      </w:r>
    </w:p>
    <w:p w14:paraId="2CF9B29A" w14:textId="77777777" w:rsidR="00D75A5E" w:rsidRDefault="00A64706">
      <w:pPr>
        <w:pStyle w:val="ListParagraph"/>
        <w:numPr>
          <w:ilvl w:val="0"/>
          <w:numId w:val="8"/>
        </w:numPr>
        <w:tabs>
          <w:tab w:val="left" w:pos="600"/>
        </w:tabs>
        <w:spacing w:line="264" w:lineRule="auto"/>
        <w:ind w:right="718"/>
        <w:jc w:val="both"/>
      </w:pPr>
      <w:r>
        <w:t>A</w:t>
      </w:r>
      <w:r>
        <w:rPr>
          <w:spacing w:val="-15"/>
        </w:rPr>
        <w:t xml:space="preserve"> </w:t>
      </w:r>
      <w:r>
        <w:t>registration</w:t>
      </w:r>
      <w:r>
        <w:rPr>
          <w:spacing w:val="-15"/>
        </w:rPr>
        <w:t xml:space="preserve"> </w:t>
      </w:r>
      <w:r>
        <w:t>fee</w:t>
      </w:r>
      <w:r>
        <w:rPr>
          <w:spacing w:val="-15"/>
        </w:rPr>
        <w:t xml:space="preserve"> </w:t>
      </w:r>
      <w:r>
        <w:t>when</w:t>
      </w:r>
      <w:r>
        <w:rPr>
          <w:spacing w:val="-15"/>
        </w:rPr>
        <w:t xml:space="preserve"> </w:t>
      </w:r>
      <w:r>
        <w:t>it</w:t>
      </w:r>
      <w:r>
        <w:rPr>
          <w:spacing w:val="-15"/>
        </w:rPr>
        <w:t xml:space="preserve"> </w:t>
      </w:r>
      <w:r>
        <w:t>is</w:t>
      </w:r>
      <w:r>
        <w:rPr>
          <w:spacing w:val="-15"/>
        </w:rPr>
        <w:t xml:space="preserve"> </w:t>
      </w:r>
      <w:r>
        <w:t>more</w:t>
      </w:r>
      <w:r>
        <w:rPr>
          <w:spacing w:val="-15"/>
        </w:rPr>
        <w:t xml:space="preserve"> </w:t>
      </w:r>
      <w:r>
        <w:t>than</w:t>
      </w:r>
      <w:r>
        <w:rPr>
          <w:spacing w:val="-15"/>
        </w:rPr>
        <w:t xml:space="preserve"> </w:t>
      </w:r>
      <w:r>
        <w:t>the</w:t>
      </w:r>
      <w:r>
        <w:rPr>
          <w:spacing w:val="-15"/>
        </w:rPr>
        <w:t xml:space="preserve"> </w:t>
      </w:r>
      <w:r>
        <w:t>subsidy program’s maximum registration fee</w:t>
      </w:r>
    </w:p>
    <w:p w14:paraId="024580B6" w14:textId="77777777" w:rsidR="00D75A5E" w:rsidRDefault="00A64706">
      <w:pPr>
        <w:pStyle w:val="ListParagraph"/>
        <w:numPr>
          <w:ilvl w:val="0"/>
          <w:numId w:val="8"/>
        </w:numPr>
        <w:tabs>
          <w:tab w:val="left" w:pos="599"/>
        </w:tabs>
        <w:spacing w:before="79"/>
        <w:ind w:left="599" w:hanging="239"/>
        <w:jc w:val="both"/>
      </w:pPr>
      <w:r>
        <w:t>Handling</w:t>
      </w:r>
      <w:r>
        <w:rPr>
          <w:spacing w:val="-10"/>
        </w:rPr>
        <w:t xml:space="preserve"> </w:t>
      </w:r>
      <w:r>
        <w:t>fees</w:t>
      </w:r>
      <w:r>
        <w:rPr>
          <w:spacing w:val="-10"/>
        </w:rPr>
        <w:t xml:space="preserve"> </w:t>
      </w:r>
      <w:r>
        <w:t>to</w:t>
      </w:r>
      <w:r>
        <w:rPr>
          <w:spacing w:val="-9"/>
        </w:rPr>
        <w:t xml:space="preserve"> </w:t>
      </w:r>
      <w:r>
        <w:t>process</w:t>
      </w:r>
      <w:r>
        <w:rPr>
          <w:spacing w:val="-10"/>
        </w:rPr>
        <w:t xml:space="preserve"> </w:t>
      </w:r>
      <w:r>
        <w:t>family</w:t>
      </w:r>
      <w:r>
        <w:rPr>
          <w:spacing w:val="-9"/>
        </w:rPr>
        <w:t xml:space="preserve"> </w:t>
      </w:r>
      <w:r>
        <w:rPr>
          <w:spacing w:val="-2"/>
        </w:rPr>
        <w:t>payments</w:t>
      </w:r>
    </w:p>
    <w:p w14:paraId="3F677386" w14:textId="77777777" w:rsidR="00D75A5E" w:rsidRDefault="00A64706">
      <w:pPr>
        <w:pStyle w:val="ListParagraph"/>
        <w:numPr>
          <w:ilvl w:val="0"/>
          <w:numId w:val="8"/>
        </w:numPr>
        <w:tabs>
          <w:tab w:val="left" w:pos="600"/>
        </w:tabs>
        <w:spacing w:before="105" w:line="264" w:lineRule="auto"/>
        <w:ind w:right="771"/>
      </w:pPr>
      <w:r>
        <w:t>Fees</w:t>
      </w:r>
      <w:r>
        <w:rPr>
          <w:spacing w:val="-14"/>
        </w:rPr>
        <w:t xml:space="preserve"> </w:t>
      </w:r>
      <w:r>
        <w:t>for</w:t>
      </w:r>
      <w:r>
        <w:rPr>
          <w:spacing w:val="-14"/>
        </w:rPr>
        <w:t xml:space="preserve"> </w:t>
      </w:r>
      <w:r>
        <w:t>materials,</w:t>
      </w:r>
      <w:r>
        <w:rPr>
          <w:spacing w:val="-14"/>
        </w:rPr>
        <w:t xml:space="preserve"> </w:t>
      </w:r>
      <w:r>
        <w:t>supplies,</w:t>
      </w:r>
      <w:r>
        <w:rPr>
          <w:spacing w:val="-14"/>
        </w:rPr>
        <w:t xml:space="preserve"> </w:t>
      </w:r>
      <w:r>
        <w:t>or</w:t>
      </w:r>
      <w:r>
        <w:rPr>
          <w:spacing w:val="-14"/>
        </w:rPr>
        <w:t xml:space="preserve"> </w:t>
      </w:r>
      <w:r>
        <w:t>equipment</w:t>
      </w:r>
      <w:r>
        <w:rPr>
          <w:spacing w:val="-14"/>
        </w:rPr>
        <w:t xml:space="preserve"> </w:t>
      </w:r>
      <w:r>
        <w:t>needed to meet licensing requirements</w:t>
      </w:r>
    </w:p>
    <w:p w14:paraId="7EC7B85D" w14:textId="77777777" w:rsidR="00D75A5E" w:rsidRDefault="00A64706">
      <w:pPr>
        <w:pStyle w:val="ListParagraph"/>
        <w:numPr>
          <w:ilvl w:val="0"/>
          <w:numId w:val="8"/>
        </w:numPr>
        <w:tabs>
          <w:tab w:val="left" w:pos="600"/>
        </w:tabs>
        <w:spacing w:line="264" w:lineRule="auto"/>
        <w:ind w:right="1197"/>
      </w:pPr>
      <w:r>
        <w:t>Costs</w:t>
      </w:r>
      <w:r>
        <w:rPr>
          <w:spacing w:val="-13"/>
        </w:rPr>
        <w:t xml:space="preserve"> </w:t>
      </w:r>
      <w:r>
        <w:t>for</w:t>
      </w:r>
      <w:r>
        <w:rPr>
          <w:spacing w:val="-13"/>
        </w:rPr>
        <w:t xml:space="preserve"> </w:t>
      </w:r>
      <w:r>
        <w:t>claiming</w:t>
      </w:r>
      <w:r>
        <w:rPr>
          <w:spacing w:val="-13"/>
        </w:rPr>
        <w:t xml:space="preserve"> </w:t>
      </w:r>
      <w:r>
        <w:t>disputes</w:t>
      </w:r>
      <w:r>
        <w:rPr>
          <w:spacing w:val="-13"/>
        </w:rPr>
        <w:t xml:space="preserve"> </w:t>
      </w:r>
      <w:r>
        <w:t>between</w:t>
      </w:r>
      <w:r>
        <w:rPr>
          <w:spacing w:val="-13"/>
        </w:rPr>
        <w:t xml:space="preserve"> </w:t>
      </w:r>
      <w:r>
        <w:t>you</w:t>
      </w:r>
      <w:r>
        <w:rPr>
          <w:spacing w:val="-13"/>
        </w:rPr>
        <w:t xml:space="preserve"> </w:t>
      </w:r>
      <w:r>
        <w:t>and the state</w:t>
      </w:r>
    </w:p>
    <w:p w14:paraId="4EF8D314" w14:textId="77777777" w:rsidR="00D75A5E" w:rsidRDefault="00A64706">
      <w:pPr>
        <w:pStyle w:val="ListParagraph"/>
        <w:numPr>
          <w:ilvl w:val="0"/>
          <w:numId w:val="8"/>
        </w:numPr>
        <w:tabs>
          <w:tab w:val="left" w:pos="599"/>
        </w:tabs>
        <w:spacing w:before="79"/>
        <w:ind w:left="599" w:hanging="239"/>
      </w:pPr>
      <w:r>
        <w:rPr>
          <w:spacing w:val="-4"/>
        </w:rPr>
        <w:t>For</w:t>
      </w:r>
      <w:r>
        <w:rPr>
          <w:spacing w:val="-8"/>
        </w:rPr>
        <w:t xml:space="preserve"> </w:t>
      </w:r>
      <w:r>
        <w:rPr>
          <w:spacing w:val="-4"/>
        </w:rPr>
        <w:t>days</w:t>
      </w:r>
      <w:r>
        <w:rPr>
          <w:spacing w:val="-8"/>
        </w:rPr>
        <w:t xml:space="preserve"> </w:t>
      </w:r>
      <w:r>
        <w:rPr>
          <w:spacing w:val="-4"/>
        </w:rPr>
        <w:t>you</w:t>
      </w:r>
      <w:r>
        <w:rPr>
          <w:spacing w:val="-7"/>
        </w:rPr>
        <w:t xml:space="preserve"> </w:t>
      </w:r>
      <w:r>
        <w:rPr>
          <w:spacing w:val="-4"/>
        </w:rPr>
        <w:t>are</w:t>
      </w:r>
      <w:r>
        <w:rPr>
          <w:spacing w:val="-8"/>
        </w:rPr>
        <w:t xml:space="preserve"> </w:t>
      </w:r>
      <w:r>
        <w:rPr>
          <w:spacing w:val="-4"/>
        </w:rPr>
        <w:t>closed</w:t>
      </w:r>
    </w:p>
    <w:p w14:paraId="3AC67384" w14:textId="77777777" w:rsidR="00D75A5E" w:rsidRDefault="00D75A5E">
      <w:pPr>
        <w:pStyle w:val="ListParagraph"/>
        <w:sectPr w:rsidR="00D75A5E">
          <w:type w:val="continuous"/>
          <w:pgSz w:w="12240" w:h="15840"/>
          <w:pgMar w:top="1100" w:right="360" w:bottom="280" w:left="720" w:header="0" w:footer="566" w:gutter="0"/>
          <w:cols w:num="2" w:space="720" w:equalWidth="0">
            <w:col w:w="4962" w:space="438"/>
            <w:col w:w="5760"/>
          </w:cols>
        </w:sectPr>
      </w:pPr>
    </w:p>
    <w:p w14:paraId="6A4A7334" w14:textId="77777777" w:rsidR="00D75A5E" w:rsidRDefault="00A64706">
      <w:pPr>
        <w:pStyle w:val="Heading1"/>
        <w:tabs>
          <w:tab w:val="left" w:pos="10439"/>
        </w:tabs>
        <w:spacing w:before="329"/>
      </w:pPr>
      <w:r>
        <w:rPr>
          <w:noProof/>
        </w:rPr>
        <mc:AlternateContent>
          <mc:Choice Requires="wps">
            <w:drawing>
              <wp:anchor distT="0" distB="0" distL="0" distR="0" simplePos="0" relativeHeight="251658264" behindDoc="0" locked="0" layoutInCell="1" allowOverlap="1" wp14:anchorId="190DE11C" wp14:editId="4481B561">
                <wp:simplePos x="0" y="0"/>
                <wp:positionH relativeFrom="page">
                  <wp:posOffset>3886200</wp:posOffset>
                </wp:positionH>
                <wp:positionV relativeFrom="paragraph">
                  <wp:posOffset>613432</wp:posOffset>
                </wp:positionV>
                <wp:extent cx="1270" cy="10287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028700"/>
                        </a:xfrm>
                        <a:custGeom>
                          <a:avLst/>
                          <a:gdLst/>
                          <a:ahLst/>
                          <a:cxnLst/>
                          <a:rect l="l" t="t" r="r" b="b"/>
                          <a:pathLst>
                            <a:path h="1028700">
                              <a:moveTo>
                                <a:pt x="0" y="0"/>
                              </a:moveTo>
                              <a:lnTo>
                                <a:pt x="0" y="10287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0442055E">
              <v:shape id="Graphic 75" style="position:absolute;margin-left:306pt;margin-top:48.3pt;width:.1pt;height:81pt;z-index:15749632;visibility:visible;mso-wrap-style:square;mso-wrap-distance-left:0;mso-wrap-distance-top:0;mso-wrap-distance-right:0;mso-wrap-distance-bottom:0;mso-position-horizontal:absolute;mso-position-horizontal-relative:page;mso-position-vertical:absolute;mso-position-vertical-relative:text;v-text-anchor:top" coordsize="1270,1028700" o:spid="_x0000_s1026" filled="f" strokeweight=".5pt" path="m,l,10287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" w14:anchorId="57D87939">
                <v:path arrowok="t"/>
                <w10:wrap anchorx="page"/>
              </v:shape>
            </w:pict>
          </mc:Fallback>
        </mc:AlternateContent>
      </w:r>
      <w:bookmarkStart w:id="321" w:name="_TOC_250005"/>
      <w:r>
        <w:rPr>
          <w:color w:val="000000"/>
          <w:spacing w:val="42"/>
          <w:shd w:val="clear" w:color="auto" w:fill="D8E9EF"/>
        </w:rPr>
        <w:t xml:space="preserve"> </w:t>
      </w:r>
      <w:r>
        <w:rPr>
          <w:color w:val="000000"/>
          <w:w w:val="90"/>
          <w:shd w:val="clear" w:color="auto" w:fill="D8E9EF"/>
        </w:rPr>
        <w:t>Written</w:t>
      </w:r>
      <w:r>
        <w:rPr>
          <w:color w:val="000000"/>
          <w:spacing w:val="-10"/>
          <w:w w:val="90"/>
          <w:shd w:val="clear" w:color="auto" w:fill="D8E9EF"/>
        </w:rPr>
        <w:t xml:space="preserve"> </w:t>
      </w:r>
      <w:r>
        <w:rPr>
          <w:color w:val="000000"/>
          <w:spacing w:val="-2"/>
          <w:shd w:val="clear" w:color="auto" w:fill="D8E9EF"/>
        </w:rPr>
        <w:t>Policies</w:t>
      </w:r>
      <w:bookmarkEnd w:id="321"/>
      <w:r>
        <w:rPr>
          <w:color w:val="000000"/>
          <w:shd w:val="clear" w:color="auto" w:fill="D8E9EF"/>
        </w:rPr>
        <w:tab/>
      </w:r>
    </w:p>
    <w:p w14:paraId="45329371" w14:textId="77777777" w:rsidR="00D75A5E" w:rsidRDefault="00D75A5E">
      <w:pPr>
        <w:pStyle w:val="Heading1"/>
        <w:sectPr w:rsidR="00D75A5E">
          <w:type w:val="continuous"/>
          <w:pgSz w:w="12240" w:h="15840"/>
          <w:pgMar w:top="1100" w:right="360" w:bottom="280" w:left="720" w:header="0" w:footer="566" w:gutter="0"/>
          <w:cols w:space="720"/>
        </w:sectPr>
      </w:pPr>
    </w:p>
    <w:p w14:paraId="404F3210" w14:textId="77777777" w:rsidR="00D75A5E" w:rsidRDefault="00A64706">
      <w:pPr>
        <w:pStyle w:val="BodyText"/>
        <w:spacing w:before="172" w:line="264" w:lineRule="auto"/>
        <w:ind w:right="38"/>
      </w:pPr>
      <w:r>
        <w:t>You must have a written policy that details the amounts charged for all services and fees</w:t>
      </w:r>
      <w:r>
        <w:rPr>
          <w:spacing w:val="-30"/>
        </w:rPr>
        <w:t xml:space="preserve"> </w:t>
      </w:r>
      <w:r>
        <w:rPr>
          <w:w w:val="80"/>
        </w:rPr>
        <w:t xml:space="preserve">. </w:t>
      </w:r>
      <w:r>
        <w:t>The charges</w:t>
      </w:r>
      <w:r>
        <w:rPr>
          <w:spacing w:val="-11"/>
        </w:rPr>
        <w:t xml:space="preserve"> </w:t>
      </w:r>
      <w:r>
        <w:t>for</w:t>
      </w:r>
      <w:r>
        <w:rPr>
          <w:spacing w:val="-11"/>
        </w:rPr>
        <w:t xml:space="preserve"> </w:t>
      </w:r>
      <w:r>
        <w:t>private</w:t>
      </w:r>
      <w:r>
        <w:rPr>
          <w:spacing w:val="-11"/>
        </w:rPr>
        <w:t xml:space="preserve"> </w:t>
      </w:r>
      <w:r>
        <w:t>pay</w:t>
      </w:r>
      <w:r>
        <w:rPr>
          <w:spacing w:val="-11"/>
        </w:rPr>
        <w:t xml:space="preserve"> </w:t>
      </w:r>
      <w:r>
        <w:t>families</w:t>
      </w:r>
      <w:r>
        <w:rPr>
          <w:spacing w:val="-11"/>
        </w:rPr>
        <w:t xml:space="preserve"> </w:t>
      </w:r>
      <w:r>
        <w:t>must</w:t>
      </w:r>
      <w:r>
        <w:rPr>
          <w:spacing w:val="-11"/>
        </w:rPr>
        <w:t xml:space="preserve"> </w:t>
      </w:r>
      <w:r>
        <w:t>be</w:t>
      </w:r>
      <w:r>
        <w:rPr>
          <w:spacing w:val="-11"/>
        </w:rPr>
        <w:t xml:space="preserve"> </w:t>
      </w:r>
      <w:r>
        <w:t>consistent with the charges for subsidized families</w:t>
      </w:r>
      <w:r>
        <w:rPr>
          <w:spacing w:val="-26"/>
        </w:rPr>
        <w:t xml:space="preserve"> </w:t>
      </w:r>
      <w:r>
        <w:rPr>
          <w:w w:val="80"/>
        </w:rPr>
        <w:t>.</w:t>
      </w:r>
    </w:p>
    <w:p w14:paraId="39406BC0" w14:textId="77777777" w:rsidR="00D75A5E" w:rsidRDefault="00A64706">
      <w:pPr>
        <w:pStyle w:val="BodyText"/>
        <w:spacing w:before="172" w:line="264" w:lineRule="auto"/>
        <w:ind w:right="713"/>
      </w:pPr>
      <w:r>
        <w:br w:type="column"/>
      </w:r>
      <w:r>
        <w:t>When</w:t>
      </w:r>
      <w:r>
        <w:rPr>
          <w:spacing w:val="-5"/>
        </w:rPr>
        <w:t xml:space="preserve"> </w:t>
      </w:r>
      <w:r>
        <w:t>requested</w:t>
      </w:r>
      <w:r>
        <w:rPr>
          <w:spacing w:val="-5"/>
        </w:rPr>
        <w:t xml:space="preserve"> </w:t>
      </w:r>
      <w:r>
        <w:t>by</w:t>
      </w:r>
      <w:r>
        <w:rPr>
          <w:spacing w:val="-5"/>
        </w:rPr>
        <w:t xml:space="preserve"> </w:t>
      </w:r>
      <w:r>
        <w:t>DCYF,</w:t>
      </w:r>
      <w:r>
        <w:rPr>
          <w:spacing w:val="-5"/>
        </w:rPr>
        <w:t xml:space="preserve"> </w:t>
      </w:r>
      <w:r>
        <w:t>you</w:t>
      </w:r>
      <w:r>
        <w:rPr>
          <w:spacing w:val="-5"/>
        </w:rPr>
        <w:t xml:space="preserve"> </w:t>
      </w:r>
      <w:r>
        <w:t>must</w:t>
      </w:r>
      <w:r>
        <w:rPr>
          <w:spacing w:val="-5"/>
        </w:rPr>
        <w:t xml:space="preserve"> </w:t>
      </w:r>
      <w:r>
        <w:t>submit</w:t>
      </w:r>
      <w:r>
        <w:rPr>
          <w:spacing w:val="-5"/>
        </w:rPr>
        <w:t xml:space="preserve"> </w:t>
      </w:r>
      <w:r>
        <w:t>a</w:t>
      </w:r>
      <w:r>
        <w:rPr>
          <w:spacing w:val="-5"/>
        </w:rPr>
        <w:t xml:space="preserve"> </w:t>
      </w:r>
      <w:r>
        <w:t>copy of</w:t>
      </w:r>
      <w:r>
        <w:rPr>
          <w:spacing w:val="-11"/>
        </w:rPr>
        <w:t xml:space="preserve"> </w:t>
      </w:r>
      <w:r>
        <w:t>your</w:t>
      </w:r>
      <w:r>
        <w:rPr>
          <w:spacing w:val="-11"/>
        </w:rPr>
        <w:t xml:space="preserve"> </w:t>
      </w:r>
      <w:r>
        <w:t>written</w:t>
      </w:r>
      <w:r>
        <w:rPr>
          <w:spacing w:val="-11"/>
        </w:rPr>
        <w:t xml:space="preserve"> </w:t>
      </w:r>
      <w:r>
        <w:t>policy</w:t>
      </w:r>
      <w:r>
        <w:rPr>
          <w:spacing w:val="-11"/>
        </w:rPr>
        <w:t xml:space="preserve"> </w:t>
      </w:r>
      <w:r>
        <w:t>within</w:t>
      </w:r>
      <w:r>
        <w:rPr>
          <w:spacing w:val="-11"/>
        </w:rPr>
        <w:t xml:space="preserve"> </w:t>
      </w:r>
      <w:r>
        <w:t>45</w:t>
      </w:r>
      <w:r>
        <w:rPr>
          <w:spacing w:val="-11"/>
        </w:rPr>
        <w:t xml:space="preserve"> </w:t>
      </w:r>
      <w:r>
        <w:t>calendar</w:t>
      </w:r>
      <w:r>
        <w:rPr>
          <w:spacing w:val="-11"/>
        </w:rPr>
        <w:t xml:space="preserve"> </w:t>
      </w:r>
      <w:r>
        <w:t>days</w:t>
      </w:r>
      <w:r>
        <w:rPr>
          <w:spacing w:val="-11"/>
        </w:rPr>
        <w:t xml:space="preserve"> </w:t>
      </w:r>
      <w:r>
        <w:t>of</w:t>
      </w:r>
      <w:r>
        <w:rPr>
          <w:spacing w:val="-11"/>
        </w:rPr>
        <w:t xml:space="preserve"> </w:t>
      </w:r>
      <w:r>
        <w:t>the request</w:t>
      </w:r>
      <w:r>
        <w:rPr>
          <w:spacing w:val="-32"/>
        </w:rPr>
        <w:t xml:space="preserve"> </w:t>
      </w:r>
      <w:r>
        <w:rPr>
          <w:w w:val="80"/>
        </w:rPr>
        <w:t xml:space="preserve">. </w:t>
      </w:r>
      <w:r>
        <w:t xml:space="preserve">If you do not provide the copy within 45 calendar days, an overpayment may be written to </w:t>
      </w:r>
      <w:r>
        <w:lastRenderedPageBreak/>
        <w:t>you</w:t>
      </w:r>
      <w:r>
        <w:rPr>
          <w:spacing w:val="-2"/>
        </w:rPr>
        <w:t xml:space="preserve"> </w:t>
      </w:r>
      <w:r>
        <w:t>for</w:t>
      </w:r>
      <w:r>
        <w:rPr>
          <w:spacing w:val="-2"/>
        </w:rPr>
        <w:t xml:space="preserve"> </w:t>
      </w:r>
      <w:r>
        <w:t>the</w:t>
      </w:r>
      <w:r>
        <w:rPr>
          <w:spacing w:val="-2"/>
        </w:rPr>
        <w:t xml:space="preserve"> </w:t>
      </w:r>
      <w:r>
        <w:t>entire</w:t>
      </w:r>
      <w:r>
        <w:rPr>
          <w:spacing w:val="-2"/>
        </w:rPr>
        <w:t xml:space="preserve"> </w:t>
      </w:r>
      <w:r>
        <w:t>amount</w:t>
      </w:r>
      <w:r>
        <w:rPr>
          <w:spacing w:val="-2"/>
        </w:rPr>
        <w:t xml:space="preserve"> </w:t>
      </w:r>
      <w:r>
        <w:t>that</w:t>
      </w:r>
      <w:r>
        <w:rPr>
          <w:spacing w:val="-2"/>
        </w:rPr>
        <w:t xml:space="preserve"> </w:t>
      </w:r>
      <w:r>
        <w:t>you</w:t>
      </w:r>
      <w:r>
        <w:rPr>
          <w:spacing w:val="-2"/>
        </w:rPr>
        <w:t xml:space="preserve"> </w:t>
      </w:r>
      <w:r>
        <w:t>claimed</w:t>
      </w:r>
      <w:r>
        <w:rPr>
          <w:spacing w:val="-2"/>
        </w:rPr>
        <w:t xml:space="preserve"> </w:t>
      </w:r>
      <w:r>
        <w:t>for</w:t>
      </w:r>
      <w:r>
        <w:rPr>
          <w:spacing w:val="-2"/>
        </w:rPr>
        <w:t xml:space="preserve"> </w:t>
      </w:r>
      <w:r>
        <w:t>that time period</w:t>
      </w:r>
      <w:r>
        <w:rPr>
          <w:spacing w:val="-28"/>
        </w:rPr>
        <w:t xml:space="preserve"> </w:t>
      </w:r>
      <w:r>
        <w:rPr>
          <w:w w:val="80"/>
        </w:rPr>
        <w:t>.</w:t>
      </w:r>
    </w:p>
    <w:p w14:paraId="777279B7" w14:textId="77777777" w:rsidR="00D75A5E" w:rsidRDefault="00D75A5E">
      <w:pPr>
        <w:pStyle w:val="BodyText"/>
        <w:spacing w:line="264" w:lineRule="auto"/>
        <w:sectPr w:rsidR="00D75A5E">
          <w:type w:val="continuous"/>
          <w:pgSz w:w="12240" w:h="15840"/>
          <w:pgMar w:top="1100" w:right="360" w:bottom="280" w:left="720" w:header="0" w:footer="566" w:gutter="0"/>
          <w:cols w:num="2" w:space="720" w:equalWidth="0">
            <w:col w:w="4856" w:space="544"/>
            <w:col w:w="5760"/>
          </w:cols>
        </w:sectPr>
      </w:pPr>
    </w:p>
    <w:p w14:paraId="7DB460EE" w14:textId="77777777" w:rsidR="00D75A5E" w:rsidRDefault="00A64706">
      <w:pPr>
        <w:pStyle w:val="Heading1"/>
        <w:tabs>
          <w:tab w:val="left" w:pos="10439"/>
        </w:tabs>
      </w:pPr>
      <w:r>
        <w:rPr>
          <w:noProof/>
        </w:rPr>
        <w:lastRenderedPageBreak/>
        <mc:AlternateContent>
          <mc:Choice Requires="wps">
            <w:drawing>
              <wp:anchor distT="0" distB="0" distL="0" distR="0" simplePos="0" relativeHeight="251658286" behindDoc="1" locked="0" layoutInCell="1" allowOverlap="1" wp14:anchorId="3F182BA5" wp14:editId="1D4F37E1">
                <wp:simplePos x="0" y="0"/>
                <wp:positionH relativeFrom="page">
                  <wp:posOffset>3886200</wp:posOffset>
                </wp:positionH>
                <wp:positionV relativeFrom="paragraph">
                  <wp:posOffset>444562</wp:posOffset>
                </wp:positionV>
                <wp:extent cx="1270" cy="33909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390900"/>
                        </a:xfrm>
                        <a:custGeom>
                          <a:avLst/>
                          <a:gdLst/>
                          <a:ahLst/>
                          <a:cxnLst/>
                          <a:rect l="l" t="t" r="r" b="b"/>
                          <a:pathLst>
                            <a:path h="3390900">
                              <a:moveTo>
                                <a:pt x="0" y="0"/>
                              </a:moveTo>
                              <a:lnTo>
                                <a:pt x="0" y="33909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093C18B5">
              <v:shape id="Graphic 76" style="position:absolute;margin-left:306pt;margin-top:35pt;width:.1pt;height:267pt;z-index:-16310784;visibility:visible;mso-wrap-style:square;mso-wrap-distance-left:0;mso-wrap-distance-top:0;mso-wrap-distance-right:0;mso-wrap-distance-bottom:0;mso-position-horizontal:absolute;mso-position-horizontal-relative:page;mso-position-vertical:absolute;mso-position-vertical-relative:text;v-text-anchor:top" coordsize="1270,3390900" o:spid="_x0000_s1026" filled="f" strokeweight=".5pt" path="m,l,33909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" w14:anchorId="12A943B9">
                <v:path arrowok="t"/>
                <w10:wrap anchorx="page"/>
              </v:shape>
            </w:pict>
          </mc:Fallback>
        </mc:AlternateContent>
      </w:r>
      <w:bookmarkStart w:id="322" w:name="_TOC_250004"/>
      <w:r>
        <w:rPr>
          <w:color w:val="000000"/>
          <w:spacing w:val="39"/>
          <w:shd w:val="clear" w:color="auto" w:fill="D8E9EF"/>
        </w:rPr>
        <w:t xml:space="preserve"> </w:t>
      </w:r>
      <w:r>
        <w:rPr>
          <w:color w:val="000000"/>
          <w:spacing w:val="-11"/>
          <w:w w:val="90"/>
          <w:shd w:val="clear" w:color="auto" w:fill="D8E9EF"/>
        </w:rPr>
        <w:t xml:space="preserve">Tax </w:t>
      </w:r>
      <w:r>
        <w:rPr>
          <w:color w:val="000000"/>
          <w:spacing w:val="-2"/>
          <w:shd w:val="clear" w:color="auto" w:fill="D8E9EF"/>
        </w:rPr>
        <w:t>Information</w:t>
      </w:r>
      <w:bookmarkEnd w:id="322"/>
      <w:r>
        <w:rPr>
          <w:color w:val="000000"/>
          <w:shd w:val="clear" w:color="auto" w:fill="D8E9EF"/>
        </w:rPr>
        <w:tab/>
      </w:r>
    </w:p>
    <w:p w14:paraId="0BF7899E" w14:textId="77777777" w:rsidR="00D75A5E" w:rsidRDefault="00D75A5E">
      <w:pPr>
        <w:pStyle w:val="Heading1"/>
        <w:sectPr w:rsidR="00D75A5E">
          <w:pgSz w:w="12240" w:h="15840"/>
          <w:pgMar w:top="940" w:right="360" w:bottom="760" w:left="720" w:header="0" w:footer="566" w:gutter="0"/>
          <w:cols w:space="720"/>
        </w:sectPr>
      </w:pPr>
    </w:p>
    <w:p w14:paraId="32672F51" w14:textId="77777777" w:rsidR="00D75A5E" w:rsidRDefault="00A64706">
      <w:pPr>
        <w:pStyle w:val="BodyText"/>
        <w:spacing w:before="172" w:line="264" w:lineRule="auto"/>
      </w:pPr>
      <w:r>
        <w:t>DCYF mails a record of payments called Remittance Advice</w:t>
      </w:r>
      <w:r>
        <w:rPr>
          <w:spacing w:val="-30"/>
        </w:rPr>
        <w:t xml:space="preserve"> </w:t>
      </w:r>
      <w:r>
        <w:rPr>
          <w:w w:val="80"/>
        </w:rPr>
        <w:t xml:space="preserve">. </w:t>
      </w:r>
      <w:r>
        <w:t>This includes a list of deductions that can be used for tax purposes, including</w:t>
      </w:r>
      <w:r>
        <w:rPr>
          <w:spacing w:val="-12"/>
        </w:rPr>
        <w:t xml:space="preserve"> </w:t>
      </w:r>
      <w:r>
        <w:t>any</w:t>
      </w:r>
      <w:r>
        <w:rPr>
          <w:spacing w:val="-11"/>
        </w:rPr>
        <w:t xml:space="preserve"> </w:t>
      </w:r>
      <w:r>
        <w:t>union</w:t>
      </w:r>
      <w:r>
        <w:rPr>
          <w:spacing w:val="-11"/>
        </w:rPr>
        <w:t xml:space="preserve"> </w:t>
      </w:r>
      <w:r>
        <w:t>dues</w:t>
      </w:r>
      <w:r>
        <w:rPr>
          <w:spacing w:val="-38"/>
        </w:rPr>
        <w:t xml:space="preserve"> </w:t>
      </w:r>
      <w:r>
        <w:rPr>
          <w:w w:val="80"/>
        </w:rPr>
        <w:t xml:space="preserve">. </w:t>
      </w:r>
      <w:r>
        <w:t>If</w:t>
      </w:r>
      <w:r>
        <w:rPr>
          <w:spacing w:val="-11"/>
        </w:rPr>
        <w:t xml:space="preserve"> </w:t>
      </w:r>
      <w:r>
        <w:t>a</w:t>
      </w:r>
      <w:r>
        <w:rPr>
          <w:spacing w:val="-11"/>
        </w:rPr>
        <w:t xml:space="preserve"> </w:t>
      </w:r>
      <w:r>
        <w:t>person</w:t>
      </w:r>
      <w:r>
        <w:rPr>
          <w:spacing w:val="-11"/>
        </w:rPr>
        <w:t xml:space="preserve"> </w:t>
      </w:r>
      <w:r>
        <w:t>or</w:t>
      </w:r>
      <w:r>
        <w:rPr>
          <w:spacing w:val="-11"/>
        </w:rPr>
        <w:t xml:space="preserve"> </w:t>
      </w:r>
      <w:r>
        <w:t>company wants to verify your income, you may provide them with the remittance advice</w:t>
      </w:r>
      <w:r>
        <w:rPr>
          <w:spacing w:val="-25"/>
        </w:rPr>
        <w:t xml:space="preserve"> </w:t>
      </w:r>
      <w:r>
        <w:rPr>
          <w:w w:val="80"/>
        </w:rPr>
        <w:t xml:space="preserve">. </w:t>
      </w:r>
      <w:r>
        <w:t>Some of</w:t>
      </w:r>
    </w:p>
    <w:p w14:paraId="3B8F03C1" w14:textId="77777777" w:rsidR="00D75A5E" w:rsidRDefault="00A64706">
      <w:pPr>
        <w:pStyle w:val="BodyText"/>
        <w:spacing w:line="264" w:lineRule="auto"/>
      </w:pPr>
      <w:r>
        <w:t>the information on the remittance advice is confidential</w:t>
      </w:r>
      <w:r>
        <w:rPr>
          <w:spacing w:val="-10"/>
        </w:rPr>
        <w:t xml:space="preserve"> </w:t>
      </w:r>
      <w:r>
        <w:t>and</w:t>
      </w:r>
      <w:r>
        <w:rPr>
          <w:spacing w:val="-10"/>
        </w:rPr>
        <w:t xml:space="preserve"> </w:t>
      </w:r>
      <w:r>
        <w:t>should</w:t>
      </w:r>
      <w:r>
        <w:rPr>
          <w:spacing w:val="-10"/>
        </w:rPr>
        <w:t xml:space="preserve"> </w:t>
      </w:r>
      <w:r>
        <w:t>not</w:t>
      </w:r>
      <w:r>
        <w:rPr>
          <w:spacing w:val="-10"/>
        </w:rPr>
        <w:t xml:space="preserve"> </w:t>
      </w:r>
      <w:r>
        <w:t>be</w:t>
      </w:r>
      <w:r>
        <w:rPr>
          <w:spacing w:val="-10"/>
        </w:rPr>
        <w:t xml:space="preserve"> </w:t>
      </w:r>
      <w:r>
        <w:t>disclosed</w:t>
      </w:r>
      <w:r>
        <w:rPr>
          <w:spacing w:val="-38"/>
        </w:rPr>
        <w:t xml:space="preserve"> </w:t>
      </w:r>
      <w:r>
        <w:rPr>
          <w:w w:val="80"/>
        </w:rPr>
        <w:t xml:space="preserve">. </w:t>
      </w:r>
      <w:r>
        <w:t>It</w:t>
      </w:r>
      <w:r>
        <w:rPr>
          <w:spacing w:val="-10"/>
        </w:rPr>
        <w:t xml:space="preserve"> </w:t>
      </w:r>
      <w:r>
        <w:t>is similar to a pay stub</w:t>
      </w:r>
      <w:r>
        <w:rPr>
          <w:spacing w:val="-24"/>
        </w:rPr>
        <w:t xml:space="preserve"> </w:t>
      </w:r>
      <w:r>
        <w:rPr>
          <w:w w:val="80"/>
        </w:rPr>
        <w:t>.</w:t>
      </w:r>
    </w:p>
    <w:p w14:paraId="788FC7F8" w14:textId="77777777" w:rsidR="00D75A5E" w:rsidRDefault="00A64706">
      <w:pPr>
        <w:pStyle w:val="BodyText"/>
        <w:spacing w:before="174" w:line="264" w:lineRule="auto"/>
      </w:pPr>
      <w:r>
        <w:t xml:space="preserve">If you need something in addition to the remittance advice, you can request an “evidence </w:t>
      </w:r>
      <w:r>
        <w:rPr>
          <w:w w:val="95"/>
        </w:rPr>
        <w:t>of income” form from DCYF</w:t>
      </w:r>
      <w:r>
        <w:rPr>
          <w:spacing w:val="-31"/>
          <w:w w:val="95"/>
        </w:rPr>
        <w:t xml:space="preserve"> </w:t>
      </w:r>
      <w:r>
        <w:rPr>
          <w:w w:val="80"/>
        </w:rPr>
        <w:t xml:space="preserve">. </w:t>
      </w:r>
      <w:r>
        <w:rPr>
          <w:w w:val="95"/>
        </w:rPr>
        <w:t xml:space="preserve">Send your request in </w:t>
      </w:r>
      <w:r>
        <w:t>writing to:</w:t>
      </w:r>
    </w:p>
    <w:p w14:paraId="3EF77286" w14:textId="77777777" w:rsidR="00D75A5E" w:rsidRDefault="00A64706">
      <w:pPr>
        <w:pStyle w:val="BodyText"/>
        <w:spacing w:before="178" w:line="264" w:lineRule="auto"/>
        <w:ind w:left="630" w:right="1428" w:hanging="1"/>
      </w:pPr>
      <w:r>
        <w:t>SSPS</w:t>
      </w:r>
      <w:r>
        <w:rPr>
          <w:spacing w:val="-16"/>
        </w:rPr>
        <w:t xml:space="preserve"> </w:t>
      </w:r>
      <w:r>
        <w:t>Attn:</w:t>
      </w:r>
      <w:r>
        <w:rPr>
          <w:spacing w:val="-15"/>
        </w:rPr>
        <w:t xml:space="preserve"> </w:t>
      </w:r>
      <w:r>
        <w:t>Evidence</w:t>
      </w:r>
      <w:r>
        <w:rPr>
          <w:spacing w:val="-15"/>
        </w:rPr>
        <w:t xml:space="preserve"> </w:t>
      </w:r>
      <w:r>
        <w:t>of</w:t>
      </w:r>
      <w:r>
        <w:rPr>
          <w:spacing w:val="-16"/>
        </w:rPr>
        <w:t xml:space="preserve"> </w:t>
      </w:r>
      <w:r>
        <w:t>Income P</w:t>
      </w:r>
      <w:r>
        <w:rPr>
          <w:spacing w:val="-38"/>
        </w:rPr>
        <w:t xml:space="preserve"> </w:t>
      </w:r>
      <w:r>
        <w:rPr>
          <w:w w:val="80"/>
        </w:rPr>
        <w:t>.O</w:t>
      </w:r>
      <w:r>
        <w:rPr>
          <w:spacing w:val="-26"/>
          <w:w w:val="80"/>
        </w:rPr>
        <w:t xml:space="preserve"> </w:t>
      </w:r>
      <w:r>
        <w:rPr>
          <w:w w:val="80"/>
        </w:rPr>
        <w:t xml:space="preserve">. </w:t>
      </w:r>
      <w:r>
        <w:t>Box</w:t>
      </w:r>
      <w:r>
        <w:rPr>
          <w:spacing w:val="-12"/>
        </w:rPr>
        <w:t xml:space="preserve"> </w:t>
      </w:r>
      <w:r>
        <w:t>45812</w:t>
      </w:r>
    </w:p>
    <w:p w14:paraId="35F15B38" w14:textId="77777777" w:rsidR="00D75A5E" w:rsidRDefault="00A64706">
      <w:pPr>
        <w:spacing w:line="264" w:lineRule="auto"/>
        <w:ind w:left="630" w:right="1428"/>
        <w:rPr>
          <w:b/>
        </w:rPr>
      </w:pPr>
      <w:r>
        <w:t>Olympia,</w:t>
      </w:r>
      <w:r>
        <w:rPr>
          <w:spacing w:val="-2"/>
        </w:rPr>
        <w:t xml:space="preserve"> </w:t>
      </w:r>
      <w:r>
        <w:t>WA</w:t>
      </w:r>
      <w:r>
        <w:rPr>
          <w:spacing w:val="-2"/>
        </w:rPr>
        <w:t xml:space="preserve"> </w:t>
      </w:r>
      <w:r>
        <w:t xml:space="preserve">98504-5812 </w:t>
      </w:r>
      <w:r>
        <w:rPr>
          <w:w w:val="85"/>
        </w:rPr>
        <w:t xml:space="preserve">Email: </w:t>
      </w:r>
      <w:hyperlink r:id="rId80">
        <w:r>
          <w:rPr>
            <w:b/>
            <w:w w:val="85"/>
          </w:rPr>
          <w:t>SSPSVoe@dcyf.wa.gov</w:t>
        </w:r>
      </w:hyperlink>
    </w:p>
    <w:p w14:paraId="07453356" w14:textId="77777777" w:rsidR="00D75A5E" w:rsidRDefault="00A64706">
      <w:pPr>
        <w:pStyle w:val="BodyText"/>
        <w:spacing w:line="254" w:lineRule="exact"/>
        <w:ind w:left="630"/>
      </w:pPr>
      <w:r>
        <w:rPr>
          <w:noProof/>
        </w:rPr>
        <mc:AlternateContent>
          <mc:Choice Requires="wps">
            <w:drawing>
              <wp:anchor distT="0" distB="0" distL="0" distR="0" simplePos="0" relativeHeight="251658266" behindDoc="0" locked="0" layoutInCell="1" allowOverlap="1" wp14:anchorId="031F6B8A" wp14:editId="676D3478">
                <wp:simplePos x="0" y="0"/>
                <wp:positionH relativeFrom="page">
                  <wp:posOffset>625352</wp:posOffset>
                </wp:positionH>
                <wp:positionV relativeFrom="paragraph">
                  <wp:posOffset>263435</wp:posOffset>
                </wp:positionV>
                <wp:extent cx="6555105" cy="103505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07C0AD31"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031F6B8A" id="Textbox 77" o:spid="_x0000_s1047" type="#_x0000_t202" style="position:absolute;left:0;text-align:left;margin-left:49.25pt;margin-top:20.75pt;width:516.15pt;height:81.5pt;rotation:-45;z-index:25165826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" filled="f" stroked="f">
                <v:textbox inset="0,0,0,0">
                  <w:txbxContent>
                    <w:p w14:paraId="07C0AD31"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rPr>
          <w:spacing w:val="-4"/>
        </w:rPr>
        <w:t>Wage</w:t>
      </w:r>
      <w:r>
        <w:t xml:space="preserve"> </w:t>
      </w:r>
      <w:r>
        <w:rPr>
          <w:spacing w:val="-4"/>
        </w:rPr>
        <w:t>Verification</w:t>
      </w:r>
      <w:r>
        <w:rPr>
          <w:spacing w:val="1"/>
        </w:rPr>
        <w:t xml:space="preserve"> </w:t>
      </w:r>
      <w:r>
        <w:rPr>
          <w:spacing w:val="-4"/>
        </w:rPr>
        <w:t>Fax:</w:t>
      </w:r>
      <w:r>
        <w:rPr>
          <w:spacing w:val="1"/>
        </w:rPr>
        <w:t xml:space="preserve"> </w:t>
      </w:r>
      <w:r>
        <w:rPr>
          <w:spacing w:val="-4"/>
        </w:rPr>
        <w:t>360-664-6103</w:t>
      </w:r>
    </w:p>
    <w:p w14:paraId="04CF225E" w14:textId="77777777" w:rsidR="00D75A5E" w:rsidRDefault="00A64706">
      <w:pPr>
        <w:pStyle w:val="BodyText"/>
        <w:spacing w:before="172" w:line="264" w:lineRule="auto"/>
        <w:ind w:right="538" w:hanging="1"/>
      </w:pPr>
      <w:r>
        <w:br w:type="column"/>
      </w:r>
      <w:r>
        <w:rPr>
          <w:spacing w:val="-2"/>
        </w:rPr>
        <w:t>DCYF</w:t>
      </w:r>
      <w:r>
        <w:rPr>
          <w:spacing w:val="-12"/>
        </w:rPr>
        <w:t xml:space="preserve"> </w:t>
      </w:r>
      <w:r>
        <w:rPr>
          <w:spacing w:val="-2"/>
        </w:rPr>
        <w:t>does</w:t>
      </w:r>
      <w:r>
        <w:rPr>
          <w:spacing w:val="-12"/>
        </w:rPr>
        <w:t xml:space="preserve"> </w:t>
      </w:r>
      <w:r>
        <w:rPr>
          <w:spacing w:val="-2"/>
        </w:rPr>
        <w:t>not</w:t>
      </w:r>
      <w:r>
        <w:rPr>
          <w:spacing w:val="-12"/>
        </w:rPr>
        <w:t xml:space="preserve"> </w:t>
      </w:r>
      <w:r>
        <w:rPr>
          <w:spacing w:val="-2"/>
        </w:rPr>
        <w:t>withhold</w:t>
      </w:r>
      <w:r>
        <w:rPr>
          <w:spacing w:val="-12"/>
        </w:rPr>
        <w:t xml:space="preserve"> </w:t>
      </w:r>
      <w:r>
        <w:rPr>
          <w:spacing w:val="-2"/>
        </w:rPr>
        <w:t>income</w:t>
      </w:r>
      <w:r>
        <w:rPr>
          <w:spacing w:val="-12"/>
        </w:rPr>
        <w:t xml:space="preserve"> </w:t>
      </w:r>
      <w:r>
        <w:rPr>
          <w:spacing w:val="-2"/>
        </w:rPr>
        <w:t>taxes</w:t>
      </w:r>
      <w:r>
        <w:rPr>
          <w:spacing w:val="-12"/>
        </w:rPr>
        <w:t xml:space="preserve"> </w:t>
      </w:r>
      <w:r>
        <w:rPr>
          <w:spacing w:val="-2"/>
        </w:rPr>
        <w:t>from</w:t>
      </w:r>
      <w:r>
        <w:rPr>
          <w:spacing w:val="-12"/>
        </w:rPr>
        <w:t xml:space="preserve"> </w:t>
      </w:r>
      <w:r>
        <w:rPr>
          <w:spacing w:val="-2"/>
        </w:rPr>
        <w:t xml:space="preserve">your </w:t>
      </w:r>
      <w:r>
        <w:t>DCYF</w:t>
      </w:r>
      <w:r>
        <w:rPr>
          <w:spacing w:val="-5"/>
        </w:rPr>
        <w:t xml:space="preserve"> </w:t>
      </w:r>
      <w:r>
        <w:t>payment</w:t>
      </w:r>
      <w:r>
        <w:rPr>
          <w:spacing w:val="-36"/>
        </w:rPr>
        <w:t xml:space="preserve"> </w:t>
      </w:r>
      <w:r>
        <w:rPr>
          <w:w w:val="80"/>
        </w:rPr>
        <w:t xml:space="preserve">. </w:t>
      </w:r>
      <w:r>
        <w:t>DCYF</w:t>
      </w:r>
      <w:r>
        <w:rPr>
          <w:spacing w:val="-5"/>
        </w:rPr>
        <w:t xml:space="preserve"> </w:t>
      </w:r>
      <w:r>
        <w:t>reports</w:t>
      </w:r>
      <w:r>
        <w:rPr>
          <w:spacing w:val="-5"/>
        </w:rPr>
        <w:t xml:space="preserve"> </w:t>
      </w:r>
      <w:r>
        <w:t>the</w:t>
      </w:r>
      <w:r>
        <w:rPr>
          <w:spacing w:val="-5"/>
        </w:rPr>
        <w:t xml:space="preserve"> </w:t>
      </w:r>
      <w:r>
        <w:t>income</w:t>
      </w:r>
      <w:r>
        <w:rPr>
          <w:spacing w:val="-5"/>
        </w:rPr>
        <w:t xml:space="preserve"> </w:t>
      </w:r>
      <w:r>
        <w:t>you receive from us to the Internal Revenue Service (IRS)</w:t>
      </w:r>
      <w:r>
        <w:rPr>
          <w:spacing w:val="-38"/>
        </w:rPr>
        <w:t xml:space="preserve"> </w:t>
      </w:r>
      <w:r>
        <w:rPr>
          <w:w w:val="80"/>
        </w:rPr>
        <w:t xml:space="preserve">. </w:t>
      </w:r>
      <w:r>
        <w:t>You</w:t>
      </w:r>
      <w:r>
        <w:rPr>
          <w:spacing w:val="-11"/>
        </w:rPr>
        <w:t xml:space="preserve"> </w:t>
      </w:r>
      <w:r>
        <w:t>may</w:t>
      </w:r>
      <w:r>
        <w:rPr>
          <w:spacing w:val="-11"/>
        </w:rPr>
        <w:t xml:space="preserve"> </w:t>
      </w:r>
      <w:r>
        <w:t>receive</w:t>
      </w:r>
      <w:r>
        <w:rPr>
          <w:spacing w:val="-11"/>
        </w:rPr>
        <w:t xml:space="preserve"> </w:t>
      </w:r>
      <w:r>
        <w:t>a</w:t>
      </w:r>
      <w:r>
        <w:rPr>
          <w:spacing w:val="-11"/>
        </w:rPr>
        <w:t xml:space="preserve"> </w:t>
      </w:r>
      <w:r>
        <w:t>W-2</w:t>
      </w:r>
      <w:r>
        <w:rPr>
          <w:spacing w:val="-11"/>
        </w:rPr>
        <w:t xml:space="preserve"> </w:t>
      </w:r>
      <w:r>
        <w:t>form</w:t>
      </w:r>
      <w:r>
        <w:rPr>
          <w:spacing w:val="-11"/>
        </w:rPr>
        <w:t xml:space="preserve"> </w:t>
      </w:r>
      <w:r>
        <w:t>for</w:t>
      </w:r>
      <w:r>
        <w:rPr>
          <w:spacing w:val="-11"/>
        </w:rPr>
        <w:t xml:space="preserve"> </w:t>
      </w:r>
      <w:r>
        <w:t>income</w:t>
      </w:r>
    </w:p>
    <w:p w14:paraId="19662580" w14:textId="77777777" w:rsidR="00D75A5E" w:rsidRDefault="00A64706">
      <w:pPr>
        <w:pStyle w:val="BodyText"/>
        <w:spacing w:line="264" w:lineRule="auto"/>
        <w:ind w:right="538"/>
      </w:pPr>
      <w:r>
        <w:t>tax purposes</w:t>
      </w:r>
      <w:r>
        <w:rPr>
          <w:spacing w:val="-34"/>
        </w:rPr>
        <w:t xml:space="preserve"> </w:t>
      </w:r>
      <w:r>
        <w:rPr>
          <w:w w:val="80"/>
        </w:rPr>
        <w:t xml:space="preserve">. </w:t>
      </w:r>
      <w:r>
        <w:t xml:space="preserve">If you have tax questions, please </w:t>
      </w:r>
      <w:r>
        <w:rPr>
          <w:spacing w:val="-2"/>
        </w:rPr>
        <w:t>contact</w:t>
      </w:r>
      <w:r>
        <w:rPr>
          <w:spacing w:val="-7"/>
        </w:rPr>
        <w:t xml:space="preserve"> </w:t>
      </w:r>
      <w:r>
        <w:rPr>
          <w:spacing w:val="-2"/>
        </w:rPr>
        <w:t>the</w:t>
      </w:r>
      <w:r>
        <w:rPr>
          <w:spacing w:val="-7"/>
        </w:rPr>
        <w:t xml:space="preserve"> </w:t>
      </w:r>
      <w:r>
        <w:rPr>
          <w:spacing w:val="-2"/>
        </w:rPr>
        <w:t>IRS</w:t>
      </w:r>
      <w:r>
        <w:rPr>
          <w:spacing w:val="-37"/>
        </w:rPr>
        <w:t xml:space="preserve"> </w:t>
      </w:r>
      <w:r>
        <w:rPr>
          <w:spacing w:val="-2"/>
          <w:w w:val="80"/>
        </w:rPr>
        <w:t>.</w:t>
      </w:r>
      <w:r>
        <w:rPr>
          <w:spacing w:val="-7"/>
        </w:rPr>
        <w:t xml:space="preserve"> </w:t>
      </w:r>
      <w:r>
        <w:rPr>
          <w:spacing w:val="-2"/>
        </w:rPr>
        <w:t>For</w:t>
      </w:r>
      <w:r>
        <w:rPr>
          <w:spacing w:val="-7"/>
        </w:rPr>
        <w:t xml:space="preserve"> </w:t>
      </w:r>
      <w:r>
        <w:rPr>
          <w:spacing w:val="-2"/>
        </w:rPr>
        <w:t>information</w:t>
      </w:r>
      <w:r>
        <w:rPr>
          <w:spacing w:val="-7"/>
        </w:rPr>
        <w:t xml:space="preserve"> </w:t>
      </w:r>
      <w:r>
        <w:rPr>
          <w:spacing w:val="-2"/>
        </w:rPr>
        <w:t>concerning</w:t>
      </w:r>
      <w:r>
        <w:rPr>
          <w:spacing w:val="-7"/>
        </w:rPr>
        <w:t xml:space="preserve"> </w:t>
      </w:r>
      <w:r>
        <w:rPr>
          <w:spacing w:val="-2"/>
        </w:rPr>
        <w:t>tax statements:</w:t>
      </w:r>
    </w:p>
    <w:p w14:paraId="7EB95F8F" w14:textId="77777777" w:rsidR="00D75A5E" w:rsidRDefault="00A64706">
      <w:pPr>
        <w:spacing w:before="176" w:line="264" w:lineRule="auto"/>
        <w:ind w:left="630" w:right="1616"/>
        <w:rPr>
          <w:b/>
        </w:rPr>
      </w:pPr>
      <w:r>
        <w:rPr>
          <w:spacing w:val="-2"/>
        </w:rPr>
        <w:t>Call</w:t>
      </w:r>
      <w:r>
        <w:rPr>
          <w:spacing w:val="-14"/>
        </w:rPr>
        <w:t xml:space="preserve"> </w:t>
      </w:r>
      <w:r>
        <w:rPr>
          <w:spacing w:val="-2"/>
        </w:rPr>
        <w:t>Toll-Free:</w:t>
      </w:r>
      <w:r>
        <w:rPr>
          <w:spacing w:val="-13"/>
        </w:rPr>
        <w:t xml:space="preserve"> </w:t>
      </w:r>
      <w:r>
        <w:rPr>
          <w:spacing w:val="-2"/>
        </w:rPr>
        <w:t>833-725-3502,</w:t>
      </w:r>
      <w:r>
        <w:rPr>
          <w:spacing w:val="-13"/>
        </w:rPr>
        <w:t xml:space="preserve"> </w:t>
      </w:r>
      <w:r>
        <w:rPr>
          <w:spacing w:val="-2"/>
        </w:rPr>
        <w:t>option</w:t>
      </w:r>
      <w:r>
        <w:rPr>
          <w:spacing w:val="-14"/>
        </w:rPr>
        <w:t xml:space="preserve"> </w:t>
      </w:r>
      <w:r>
        <w:rPr>
          <w:spacing w:val="-2"/>
          <w:w w:val="90"/>
        </w:rPr>
        <w:t>1 Email:</w:t>
      </w:r>
      <w:r>
        <w:rPr>
          <w:spacing w:val="-8"/>
          <w:w w:val="90"/>
        </w:rPr>
        <w:t xml:space="preserve"> </w:t>
      </w:r>
      <w:hyperlink r:id="rId81">
        <w:r>
          <w:rPr>
            <w:b/>
            <w:spacing w:val="-2"/>
            <w:w w:val="90"/>
          </w:rPr>
          <w:t>dcyf.taxreporting@dcyf.wa.gov</w:t>
        </w:r>
      </w:hyperlink>
    </w:p>
    <w:p w14:paraId="2893FCC4" w14:textId="77777777" w:rsidR="00D75A5E" w:rsidRDefault="00D75A5E">
      <w:pPr>
        <w:spacing w:line="264" w:lineRule="auto"/>
        <w:rPr>
          <w:b/>
        </w:rPr>
        <w:sectPr w:rsidR="00D75A5E">
          <w:type w:val="continuous"/>
          <w:pgSz w:w="12240" w:h="15840"/>
          <w:pgMar w:top="1100" w:right="360" w:bottom="280" w:left="720" w:header="0" w:footer="566" w:gutter="0"/>
          <w:cols w:num="2" w:space="720" w:equalWidth="0">
            <w:col w:w="4816" w:space="764"/>
            <w:col w:w="5580"/>
          </w:cols>
        </w:sectPr>
      </w:pPr>
    </w:p>
    <w:p w14:paraId="5054C2F2" w14:textId="77777777" w:rsidR="00D75A5E" w:rsidRDefault="00D75A5E">
      <w:pPr>
        <w:pStyle w:val="BodyText"/>
        <w:spacing w:before="7"/>
        <w:ind w:left="0"/>
        <w:rPr>
          <w:b/>
          <w:sz w:val="19"/>
        </w:rPr>
      </w:pPr>
    </w:p>
    <w:p w14:paraId="5EC78C4A" w14:textId="77777777" w:rsidR="00D75A5E" w:rsidRDefault="00A64706">
      <w:pPr>
        <w:ind w:left="360"/>
        <w:rPr>
          <w:sz w:val="20"/>
        </w:rPr>
      </w:pPr>
      <w:r>
        <w:rPr>
          <w:noProof/>
          <w:sz w:val="20"/>
        </w:rPr>
        <w:lastRenderedPageBreak/>
        <w:drawing>
          <wp:inline distT="0" distB="0" distL="0" distR="0" wp14:anchorId="6382C74C" wp14:editId="2B248813">
            <wp:extent cx="6202791" cy="4579715"/>
            <wp:effectExtent l="0" t="0" r="0" b="0"/>
            <wp:docPr id="78" name="Image 78" descr="Early Learning Provider and young children paint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Early Learning Provider and young children painting."/>
                    <pic:cNvPicPr/>
                  </pic:nvPicPr>
                  <pic:blipFill>
                    <a:blip r:embed="rId82" cstate="print"/>
                    <a:stretch>
                      <a:fillRect/>
                    </a:stretch>
                  </pic:blipFill>
                  <pic:spPr>
                    <a:xfrm>
                      <a:off x="0" y="0"/>
                      <a:ext cx="6202791" cy="4579715"/>
                    </a:xfrm>
                    <a:prstGeom prst="rect">
                      <a:avLst/>
                    </a:prstGeom>
                  </pic:spPr>
                </pic:pic>
              </a:graphicData>
            </a:graphic>
          </wp:inline>
        </w:drawing>
      </w:r>
    </w:p>
    <w:p w14:paraId="285DCC93" w14:textId="77777777" w:rsidR="00D75A5E" w:rsidRDefault="00D75A5E">
      <w:pPr>
        <w:rPr>
          <w:sz w:val="20"/>
        </w:rPr>
        <w:sectPr w:rsidR="00D75A5E">
          <w:type w:val="continuous"/>
          <w:pgSz w:w="12240" w:h="15840"/>
          <w:pgMar w:top="1100" w:right="360" w:bottom="280" w:left="720" w:header="0" w:footer="566" w:gutter="0"/>
          <w:cols w:space="720"/>
        </w:sectPr>
      </w:pPr>
    </w:p>
    <w:p w14:paraId="317DE724" w14:textId="77777777" w:rsidR="00D75A5E" w:rsidRDefault="00A64706">
      <w:pPr>
        <w:pStyle w:val="Heading1"/>
        <w:tabs>
          <w:tab w:val="left" w:pos="10439"/>
        </w:tabs>
      </w:pPr>
      <w:bookmarkStart w:id="323" w:name="_TOC_250003"/>
      <w:r>
        <w:rPr>
          <w:color w:val="000000"/>
          <w:spacing w:val="45"/>
          <w:shd w:val="clear" w:color="auto" w:fill="D8E9EF"/>
        </w:rPr>
        <w:lastRenderedPageBreak/>
        <w:t xml:space="preserve"> </w:t>
      </w:r>
      <w:r>
        <w:rPr>
          <w:color w:val="000000"/>
          <w:spacing w:val="-17"/>
          <w:shd w:val="clear" w:color="auto" w:fill="D8E9EF"/>
        </w:rPr>
        <w:t>Program</w:t>
      </w:r>
      <w:r>
        <w:rPr>
          <w:color w:val="000000"/>
          <w:spacing w:val="-18"/>
          <w:shd w:val="clear" w:color="auto" w:fill="D8E9EF"/>
        </w:rPr>
        <w:t xml:space="preserve"> </w:t>
      </w:r>
      <w:r>
        <w:rPr>
          <w:color w:val="000000"/>
          <w:spacing w:val="-2"/>
          <w:shd w:val="clear" w:color="auto" w:fill="D8E9EF"/>
        </w:rPr>
        <w:t>Violations</w:t>
      </w:r>
      <w:bookmarkEnd w:id="323"/>
      <w:r>
        <w:rPr>
          <w:color w:val="000000"/>
          <w:shd w:val="clear" w:color="auto" w:fill="D8E9EF"/>
        </w:rPr>
        <w:tab/>
      </w:r>
    </w:p>
    <w:p w14:paraId="46190B59" w14:textId="77777777" w:rsidR="00D75A5E" w:rsidRDefault="00A64706">
      <w:pPr>
        <w:pStyle w:val="BodyText"/>
        <w:spacing w:before="172" w:line="264" w:lineRule="auto"/>
        <w:ind w:left="359" w:right="8105"/>
      </w:pPr>
      <w:r>
        <w:rPr>
          <w:noProof/>
        </w:rPr>
        <w:drawing>
          <wp:anchor distT="0" distB="0" distL="0" distR="0" simplePos="0" relativeHeight="251658287" behindDoc="1" locked="0" layoutInCell="1" allowOverlap="1" wp14:anchorId="33851619" wp14:editId="13AD84B7">
            <wp:simplePos x="0" y="0"/>
            <wp:positionH relativeFrom="page">
              <wp:posOffset>2670048</wp:posOffset>
            </wp:positionH>
            <wp:positionV relativeFrom="paragraph">
              <wp:posOffset>120598</wp:posOffset>
            </wp:positionV>
            <wp:extent cx="4416551" cy="1348740"/>
            <wp:effectExtent l="0" t="0" r="0" b="0"/>
            <wp:wrapNone/>
            <wp:docPr id="79" name="Image 79" descr="Young children laying on the floor smil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Young children laying on the floor smiling."/>
                    <pic:cNvPicPr/>
                  </pic:nvPicPr>
                  <pic:blipFill>
                    <a:blip r:embed="rId83" cstate="print"/>
                    <a:stretch>
                      <a:fillRect/>
                    </a:stretch>
                  </pic:blipFill>
                  <pic:spPr>
                    <a:xfrm>
                      <a:off x="0" y="0"/>
                      <a:ext cx="4416551" cy="1348740"/>
                    </a:xfrm>
                    <a:prstGeom prst="rect">
                      <a:avLst/>
                    </a:prstGeom>
                  </pic:spPr>
                </pic:pic>
              </a:graphicData>
            </a:graphic>
          </wp:anchor>
        </w:drawing>
      </w:r>
      <w:r>
        <w:rPr>
          <w:spacing w:val="-2"/>
          <w:w w:val="90"/>
        </w:rPr>
        <w:t>Per</w:t>
      </w:r>
      <w:r>
        <w:rPr>
          <w:spacing w:val="-8"/>
          <w:w w:val="90"/>
        </w:rPr>
        <w:t xml:space="preserve"> </w:t>
      </w:r>
      <w:r>
        <w:rPr>
          <w:spacing w:val="-2"/>
          <w:w w:val="90"/>
        </w:rPr>
        <w:t>WAC</w:t>
      </w:r>
      <w:r>
        <w:rPr>
          <w:spacing w:val="-7"/>
          <w:w w:val="90"/>
        </w:rPr>
        <w:t xml:space="preserve"> </w:t>
      </w:r>
      <w:r>
        <w:rPr>
          <w:spacing w:val="-2"/>
          <w:w w:val="90"/>
        </w:rPr>
        <w:t>110-15-0277,</w:t>
      </w:r>
      <w:r>
        <w:rPr>
          <w:spacing w:val="-7"/>
          <w:w w:val="90"/>
        </w:rPr>
        <w:t xml:space="preserve"> </w:t>
      </w:r>
      <w:r>
        <w:rPr>
          <w:spacing w:val="-2"/>
          <w:w w:val="90"/>
        </w:rPr>
        <w:t xml:space="preserve">providers </w:t>
      </w:r>
      <w:r>
        <w:t>must comply with all responsibilities</w:t>
      </w:r>
      <w:r>
        <w:rPr>
          <w:spacing w:val="-3"/>
        </w:rPr>
        <w:t xml:space="preserve"> </w:t>
      </w:r>
      <w:r>
        <w:t>listed</w:t>
      </w:r>
      <w:r>
        <w:rPr>
          <w:spacing w:val="-3"/>
        </w:rPr>
        <w:t xml:space="preserve"> </w:t>
      </w:r>
      <w:r>
        <w:t>in</w:t>
      </w:r>
      <w:r>
        <w:rPr>
          <w:spacing w:val="-3"/>
        </w:rPr>
        <w:t xml:space="preserve"> </w:t>
      </w:r>
      <w:r>
        <w:t>WAC 110-15-0034,</w:t>
      </w:r>
      <w:r>
        <w:rPr>
          <w:spacing w:val="-16"/>
        </w:rPr>
        <w:t xml:space="preserve"> </w:t>
      </w:r>
      <w:r>
        <w:t>including</w:t>
      </w:r>
      <w:r>
        <w:rPr>
          <w:spacing w:val="-15"/>
        </w:rPr>
        <w:t xml:space="preserve"> </w:t>
      </w:r>
      <w:r>
        <w:t>proper claiming</w:t>
      </w:r>
      <w:r>
        <w:rPr>
          <w:spacing w:val="-30"/>
        </w:rPr>
        <w:t xml:space="preserve"> </w:t>
      </w:r>
      <w:r>
        <w:rPr>
          <w:w w:val="80"/>
        </w:rPr>
        <w:t xml:space="preserve">. </w:t>
      </w:r>
      <w:r>
        <w:t xml:space="preserve">Failure to do so will result in a program violation, and sanctions will be imposed </w:t>
      </w:r>
      <w:r>
        <w:rPr>
          <w:w w:val="95"/>
        </w:rPr>
        <w:t>as</w:t>
      </w:r>
      <w:r>
        <w:rPr>
          <w:spacing w:val="-10"/>
          <w:w w:val="95"/>
        </w:rPr>
        <w:t xml:space="preserve"> </w:t>
      </w:r>
      <w:r>
        <w:rPr>
          <w:w w:val="95"/>
        </w:rPr>
        <w:t>listed</w:t>
      </w:r>
      <w:r>
        <w:rPr>
          <w:spacing w:val="-9"/>
          <w:w w:val="95"/>
        </w:rPr>
        <w:t xml:space="preserve"> </w:t>
      </w:r>
      <w:r>
        <w:rPr>
          <w:w w:val="95"/>
        </w:rPr>
        <w:t>in</w:t>
      </w:r>
      <w:r>
        <w:rPr>
          <w:spacing w:val="-9"/>
          <w:w w:val="95"/>
        </w:rPr>
        <w:t xml:space="preserve"> </w:t>
      </w:r>
      <w:r>
        <w:rPr>
          <w:w w:val="95"/>
        </w:rPr>
        <w:t>WAC</w:t>
      </w:r>
      <w:r>
        <w:rPr>
          <w:spacing w:val="-9"/>
          <w:w w:val="95"/>
        </w:rPr>
        <w:t xml:space="preserve"> </w:t>
      </w:r>
      <w:r>
        <w:rPr>
          <w:w w:val="95"/>
        </w:rPr>
        <w:t>110-15-0279</w:t>
      </w:r>
      <w:r>
        <w:rPr>
          <w:spacing w:val="-35"/>
          <w:w w:val="95"/>
        </w:rPr>
        <w:t xml:space="preserve"> </w:t>
      </w:r>
      <w:r>
        <w:rPr>
          <w:w w:val="80"/>
        </w:rPr>
        <w:t>.</w:t>
      </w:r>
    </w:p>
    <w:p w14:paraId="49D522CF" w14:textId="77777777" w:rsidR="00D75A5E" w:rsidRDefault="00D75A5E">
      <w:pPr>
        <w:pStyle w:val="BodyText"/>
        <w:spacing w:before="70"/>
        <w:ind w:left="0"/>
      </w:pPr>
    </w:p>
    <w:p w14:paraId="10A53200" w14:textId="77777777" w:rsidR="00D75A5E" w:rsidRDefault="00A64706">
      <w:pPr>
        <w:pStyle w:val="Heading1"/>
        <w:tabs>
          <w:tab w:val="left" w:pos="10439"/>
        </w:tabs>
        <w:spacing w:before="0"/>
      </w:pPr>
      <w:bookmarkStart w:id="324" w:name="_TOC_250002"/>
      <w:r>
        <w:rPr>
          <w:color w:val="000000"/>
          <w:spacing w:val="43"/>
          <w:shd w:val="clear" w:color="auto" w:fill="D8E9EF"/>
        </w:rPr>
        <w:t xml:space="preserve"> </w:t>
      </w:r>
      <w:r>
        <w:rPr>
          <w:color w:val="000000"/>
          <w:w w:val="90"/>
          <w:shd w:val="clear" w:color="auto" w:fill="D8E9EF"/>
        </w:rPr>
        <w:t>Early</w:t>
      </w:r>
      <w:r>
        <w:rPr>
          <w:color w:val="000000"/>
          <w:spacing w:val="-10"/>
          <w:w w:val="90"/>
          <w:shd w:val="clear" w:color="auto" w:fill="D8E9EF"/>
        </w:rPr>
        <w:t xml:space="preserve"> </w:t>
      </w:r>
      <w:r>
        <w:rPr>
          <w:color w:val="000000"/>
          <w:spacing w:val="-2"/>
          <w:shd w:val="clear" w:color="auto" w:fill="D8E9EF"/>
        </w:rPr>
        <w:t>Achievers</w:t>
      </w:r>
      <w:bookmarkEnd w:id="324"/>
      <w:r>
        <w:rPr>
          <w:color w:val="000000"/>
          <w:shd w:val="clear" w:color="auto" w:fill="D8E9EF"/>
        </w:rPr>
        <w:tab/>
      </w:r>
    </w:p>
    <w:p w14:paraId="2C7BD276" w14:textId="77777777" w:rsidR="00D75A5E" w:rsidRDefault="00D75A5E">
      <w:pPr>
        <w:pStyle w:val="Heading1"/>
        <w:sectPr w:rsidR="00D75A5E">
          <w:pgSz w:w="12240" w:h="15840"/>
          <w:pgMar w:top="940" w:right="360" w:bottom="760" w:left="720" w:header="0" w:footer="566" w:gutter="0"/>
          <w:cols w:space="720"/>
        </w:sectPr>
      </w:pPr>
    </w:p>
    <w:p w14:paraId="2545D601" w14:textId="77777777" w:rsidR="00D75A5E" w:rsidRDefault="00A64706">
      <w:pPr>
        <w:pStyle w:val="BodyText"/>
        <w:spacing w:before="172" w:line="264" w:lineRule="auto"/>
        <w:ind w:right="100"/>
      </w:pPr>
      <w:r>
        <w:rPr>
          <w:noProof/>
        </w:rPr>
        <mc:AlternateContent>
          <mc:Choice Requires="wps">
            <w:drawing>
              <wp:anchor distT="0" distB="0" distL="0" distR="0" simplePos="0" relativeHeight="251658269" behindDoc="0" locked="0" layoutInCell="1" allowOverlap="1" wp14:anchorId="02C92CD6" wp14:editId="7AC9C4BC">
                <wp:simplePos x="0" y="0"/>
                <wp:positionH relativeFrom="page">
                  <wp:posOffset>625352</wp:posOffset>
                </wp:positionH>
                <wp:positionV relativeFrom="paragraph">
                  <wp:posOffset>1619255</wp:posOffset>
                </wp:positionV>
                <wp:extent cx="6555105" cy="103505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55191CEB"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02C92CD6" id="Textbox 80" o:spid="_x0000_s1048" type="#_x0000_t202" style="position:absolute;left:0;text-align:left;margin-left:49.25pt;margin-top:127.5pt;width:516.15pt;height:81.5pt;rotation:-45;z-index:251658269;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" filled="f" stroked="f">
                <v:textbox inset="0,0,0,0">
                  <w:txbxContent>
                    <w:p w14:paraId="55191CEB"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t>Early Achievers is Washington’s child care quality recognition</w:t>
      </w:r>
      <w:r>
        <w:rPr>
          <w:spacing w:val="-16"/>
        </w:rPr>
        <w:t xml:space="preserve"> </w:t>
      </w:r>
      <w:r>
        <w:t>and</w:t>
      </w:r>
      <w:r>
        <w:rPr>
          <w:spacing w:val="-14"/>
        </w:rPr>
        <w:t xml:space="preserve"> </w:t>
      </w:r>
      <w:r>
        <w:t>improvement</w:t>
      </w:r>
      <w:r>
        <w:rPr>
          <w:spacing w:val="-14"/>
        </w:rPr>
        <w:t xml:space="preserve"> </w:t>
      </w:r>
      <w:r>
        <w:t>system</w:t>
      </w:r>
      <w:r>
        <w:rPr>
          <w:spacing w:val="-38"/>
        </w:rPr>
        <w:t xml:space="preserve"> </w:t>
      </w:r>
      <w:r>
        <w:rPr>
          <w:w w:val="80"/>
        </w:rPr>
        <w:t>.</w:t>
      </w:r>
      <w:r>
        <w:rPr>
          <w:spacing w:val="-2"/>
          <w:w w:val="80"/>
        </w:rPr>
        <w:t xml:space="preserve"> </w:t>
      </w:r>
      <w:r>
        <w:t>Providers</w:t>
      </w:r>
      <w:r>
        <w:rPr>
          <w:spacing w:val="-14"/>
        </w:rPr>
        <w:t xml:space="preserve"> </w:t>
      </w:r>
      <w:r>
        <w:t>are given</w:t>
      </w:r>
      <w:r>
        <w:rPr>
          <w:spacing w:val="-2"/>
        </w:rPr>
        <w:t xml:space="preserve"> </w:t>
      </w:r>
      <w:r>
        <w:t>a</w:t>
      </w:r>
      <w:r>
        <w:rPr>
          <w:spacing w:val="-2"/>
        </w:rPr>
        <w:t xml:space="preserve"> </w:t>
      </w:r>
      <w:r>
        <w:t>level</w:t>
      </w:r>
      <w:r>
        <w:rPr>
          <w:spacing w:val="-2"/>
        </w:rPr>
        <w:t xml:space="preserve"> </w:t>
      </w:r>
      <w:r>
        <w:t>rating</w:t>
      </w:r>
      <w:r>
        <w:rPr>
          <w:spacing w:val="-2"/>
        </w:rPr>
        <w:t xml:space="preserve"> </w:t>
      </w:r>
      <w:r>
        <w:t>from</w:t>
      </w:r>
      <w:r>
        <w:rPr>
          <w:spacing w:val="-2"/>
        </w:rPr>
        <w:t xml:space="preserve"> </w:t>
      </w:r>
      <w:r>
        <w:rPr>
          <w:w w:val="80"/>
        </w:rPr>
        <w:t xml:space="preserve">1 </w:t>
      </w:r>
      <w:r>
        <w:t>to</w:t>
      </w:r>
      <w:r>
        <w:rPr>
          <w:spacing w:val="-2"/>
        </w:rPr>
        <w:t xml:space="preserve"> </w:t>
      </w:r>
      <w:r>
        <w:t>5</w:t>
      </w:r>
      <w:r>
        <w:rPr>
          <w:spacing w:val="-35"/>
        </w:rPr>
        <w:t xml:space="preserve"> </w:t>
      </w:r>
      <w:r>
        <w:rPr>
          <w:w w:val="80"/>
        </w:rPr>
        <w:t xml:space="preserve">. </w:t>
      </w:r>
      <w:r>
        <w:t>Licensed</w:t>
      </w:r>
      <w:r>
        <w:rPr>
          <w:spacing w:val="-2"/>
        </w:rPr>
        <w:t xml:space="preserve"> </w:t>
      </w:r>
      <w:r>
        <w:t>child</w:t>
      </w:r>
      <w:r>
        <w:rPr>
          <w:spacing w:val="-2"/>
        </w:rPr>
        <w:t xml:space="preserve"> </w:t>
      </w:r>
      <w:r>
        <w:t>care providers who participate in Early Achievers may receive an additional Tiered Reimbursement that is a</w:t>
      </w:r>
      <w:r>
        <w:rPr>
          <w:spacing w:val="-3"/>
        </w:rPr>
        <w:t xml:space="preserve"> </w:t>
      </w:r>
      <w:r>
        <w:t>percentage</w:t>
      </w:r>
      <w:r>
        <w:rPr>
          <w:spacing w:val="-3"/>
        </w:rPr>
        <w:t xml:space="preserve"> </w:t>
      </w:r>
      <w:r>
        <w:t>of</w:t>
      </w:r>
      <w:r>
        <w:rPr>
          <w:spacing w:val="-3"/>
        </w:rPr>
        <w:t xml:space="preserve"> </w:t>
      </w:r>
      <w:r>
        <w:t>their</w:t>
      </w:r>
      <w:r>
        <w:rPr>
          <w:spacing w:val="-3"/>
        </w:rPr>
        <w:t xml:space="preserve"> </w:t>
      </w:r>
      <w:r>
        <w:t>monthly</w:t>
      </w:r>
      <w:r>
        <w:rPr>
          <w:spacing w:val="-3"/>
        </w:rPr>
        <w:t xml:space="preserve"> </w:t>
      </w:r>
      <w:r>
        <w:t>subsidy</w:t>
      </w:r>
      <w:r>
        <w:rPr>
          <w:spacing w:val="-3"/>
        </w:rPr>
        <w:t xml:space="preserve"> </w:t>
      </w:r>
      <w:r>
        <w:t>amount</w:t>
      </w:r>
      <w:r>
        <w:rPr>
          <w:spacing w:val="-35"/>
        </w:rPr>
        <w:t xml:space="preserve"> </w:t>
      </w:r>
      <w:r>
        <w:rPr>
          <w:w w:val="80"/>
        </w:rPr>
        <w:t xml:space="preserve">. </w:t>
      </w:r>
      <w:r>
        <w:t>This incentive</w:t>
      </w:r>
      <w:r>
        <w:rPr>
          <w:spacing w:val="-1"/>
        </w:rPr>
        <w:t xml:space="preserve"> </w:t>
      </w:r>
      <w:r>
        <w:t>is</w:t>
      </w:r>
      <w:r>
        <w:rPr>
          <w:spacing w:val="-1"/>
        </w:rPr>
        <w:t xml:space="preserve"> </w:t>
      </w:r>
      <w:r>
        <w:t>a</w:t>
      </w:r>
      <w:r>
        <w:rPr>
          <w:spacing w:val="-1"/>
        </w:rPr>
        <w:t xml:space="preserve"> </w:t>
      </w:r>
      <w:r>
        <w:t>percentage</w:t>
      </w:r>
      <w:r>
        <w:rPr>
          <w:spacing w:val="-1"/>
        </w:rPr>
        <w:t xml:space="preserve"> </w:t>
      </w:r>
      <w:r>
        <w:t>of</w:t>
      </w:r>
      <w:r>
        <w:rPr>
          <w:spacing w:val="-1"/>
        </w:rPr>
        <w:t xml:space="preserve"> </w:t>
      </w:r>
      <w:r>
        <w:t>the</w:t>
      </w:r>
      <w:r>
        <w:rPr>
          <w:spacing w:val="-1"/>
        </w:rPr>
        <w:t xml:space="preserve"> </w:t>
      </w:r>
      <w:r>
        <w:t>half-day</w:t>
      </w:r>
      <w:r>
        <w:rPr>
          <w:spacing w:val="-1"/>
        </w:rPr>
        <w:t xml:space="preserve"> </w:t>
      </w:r>
      <w:r>
        <w:t>and</w:t>
      </w:r>
      <w:r>
        <w:rPr>
          <w:spacing w:val="-1"/>
        </w:rPr>
        <w:t xml:space="preserve"> </w:t>
      </w:r>
      <w:r>
        <w:t>full-day amount of subsidized care claimed by the provider</w:t>
      </w:r>
      <w:r>
        <w:rPr>
          <w:spacing w:val="-34"/>
        </w:rPr>
        <w:t xml:space="preserve"> </w:t>
      </w:r>
      <w:r>
        <w:rPr>
          <w:w w:val="80"/>
        </w:rPr>
        <w:t xml:space="preserve">. </w:t>
      </w:r>
      <w:r>
        <w:t>It does not include field trip fees, nonstandard hours bonuses, special needs, registration, or</w:t>
      </w:r>
    </w:p>
    <w:p w14:paraId="032FB5BD" w14:textId="77777777" w:rsidR="00D75A5E" w:rsidRDefault="00A64706">
      <w:pPr>
        <w:pStyle w:val="BodyText"/>
        <w:spacing w:line="264" w:lineRule="auto"/>
      </w:pPr>
      <w:r>
        <w:rPr>
          <w:noProof/>
        </w:rPr>
        <w:drawing>
          <wp:anchor distT="0" distB="0" distL="0" distR="0" simplePos="0" relativeHeight="251658267" behindDoc="0" locked="0" layoutInCell="1" allowOverlap="1" wp14:anchorId="298D6CF1" wp14:editId="319921B5">
            <wp:simplePos x="0" y="0"/>
            <wp:positionH relativeFrom="page">
              <wp:posOffset>685800</wp:posOffset>
            </wp:positionH>
            <wp:positionV relativeFrom="paragraph">
              <wp:posOffset>647089</wp:posOffset>
            </wp:positionV>
            <wp:extent cx="2971799" cy="3547872"/>
            <wp:effectExtent l="0" t="0" r="0" b="0"/>
            <wp:wrapNone/>
            <wp:docPr id="81" name="Image 81" descr="Early Learning Provider and young children standing with their arms 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Early Learning Provider and young children standing with their arms up."/>
                    <pic:cNvPicPr/>
                  </pic:nvPicPr>
                  <pic:blipFill>
                    <a:blip r:embed="rId84" cstate="print"/>
                    <a:stretch>
                      <a:fillRect/>
                    </a:stretch>
                  </pic:blipFill>
                  <pic:spPr>
                    <a:xfrm>
                      <a:off x="0" y="0"/>
                      <a:ext cx="2971799" cy="3547872"/>
                    </a:xfrm>
                    <a:prstGeom prst="rect">
                      <a:avLst/>
                    </a:prstGeom>
                  </pic:spPr>
                </pic:pic>
              </a:graphicData>
            </a:graphic>
          </wp:anchor>
        </w:drawing>
      </w:r>
      <w:r>
        <w:rPr>
          <w:w w:val="95"/>
        </w:rPr>
        <w:t>other increases or bonuses</w:t>
      </w:r>
      <w:r>
        <w:rPr>
          <w:spacing w:val="-32"/>
          <w:w w:val="95"/>
        </w:rPr>
        <w:t xml:space="preserve"> </w:t>
      </w:r>
      <w:r>
        <w:rPr>
          <w:w w:val="80"/>
        </w:rPr>
        <w:t xml:space="preserve">. </w:t>
      </w:r>
      <w:r>
        <w:rPr>
          <w:w w:val="95"/>
        </w:rPr>
        <w:t xml:space="preserve">Early Achievers Tiered </w:t>
      </w:r>
      <w:r>
        <w:t>Reimbursement is paid separately from regular invoiced payments</w:t>
      </w:r>
      <w:r>
        <w:rPr>
          <w:spacing w:val="-28"/>
        </w:rPr>
        <w:t xml:space="preserve"> </w:t>
      </w:r>
      <w:r>
        <w:rPr>
          <w:w w:val="80"/>
        </w:rPr>
        <w:t>.</w:t>
      </w:r>
    </w:p>
    <w:p w14:paraId="585BD12D" w14:textId="77777777" w:rsidR="00D75A5E" w:rsidRDefault="00A64706">
      <w:pPr>
        <w:pStyle w:val="BodyText"/>
        <w:spacing w:before="172" w:line="264" w:lineRule="auto"/>
        <w:ind w:right="718"/>
        <w:jc w:val="both"/>
      </w:pPr>
      <w:r>
        <w:br w:type="column"/>
      </w:r>
      <w:r>
        <w:t>Any</w:t>
      </w:r>
      <w:r>
        <w:rPr>
          <w:spacing w:val="-11"/>
        </w:rPr>
        <w:t xml:space="preserve"> </w:t>
      </w:r>
      <w:r>
        <w:t>provider</w:t>
      </w:r>
      <w:r>
        <w:rPr>
          <w:spacing w:val="-11"/>
        </w:rPr>
        <w:t xml:space="preserve"> </w:t>
      </w:r>
      <w:r>
        <w:t>that</w:t>
      </w:r>
      <w:r>
        <w:rPr>
          <w:spacing w:val="-11"/>
        </w:rPr>
        <w:t xml:space="preserve"> </w:t>
      </w:r>
      <w:r>
        <w:t>begins</w:t>
      </w:r>
      <w:r>
        <w:rPr>
          <w:spacing w:val="-11"/>
        </w:rPr>
        <w:t xml:space="preserve"> </w:t>
      </w:r>
      <w:r>
        <w:t>accepting</w:t>
      </w:r>
      <w:r>
        <w:rPr>
          <w:spacing w:val="-11"/>
        </w:rPr>
        <w:t xml:space="preserve"> </w:t>
      </w:r>
      <w:r>
        <w:t>subsidy</w:t>
      </w:r>
      <w:r>
        <w:rPr>
          <w:spacing w:val="-11"/>
        </w:rPr>
        <w:t xml:space="preserve"> </w:t>
      </w:r>
      <w:r>
        <w:t>payments after 12 or more months without accepting subsidy</w:t>
      </w:r>
    </w:p>
    <w:p w14:paraId="55748A0F" w14:textId="77777777" w:rsidR="00D75A5E" w:rsidRDefault="00A64706">
      <w:pPr>
        <w:pStyle w:val="BodyText"/>
        <w:spacing w:line="264" w:lineRule="auto"/>
        <w:ind w:right="901"/>
        <w:jc w:val="both"/>
      </w:pPr>
      <w:r>
        <w:rPr>
          <w:noProof/>
        </w:rPr>
        <mc:AlternateContent>
          <mc:Choice Requires="wps">
            <w:drawing>
              <wp:anchor distT="0" distB="0" distL="0" distR="0" simplePos="0" relativeHeight="251658268" behindDoc="0" locked="0" layoutInCell="1" allowOverlap="1" wp14:anchorId="5AAEF385" wp14:editId="04C11C32">
                <wp:simplePos x="0" y="0"/>
                <wp:positionH relativeFrom="page">
                  <wp:posOffset>3886200</wp:posOffset>
                </wp:positionH>
                <wp:positionV relativeFrom="paragraph">
                  <wp:posOffset>-326000</wp:posOffset>
                </wp:positionV>
                <wp:extent cx="1270" cy="591185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911850"/>
                        </a:xfrm>
                        <a:custGeom>
                          <a:avLst/>
                          <a:gdLst/>
                          <a:ahLst/>
                          <a:cxnLst/>
                          <a:rect l="l" t="t" r="r" b="b"/>
                          <a:pathLst>
                            <a:path h="5911850">
                              <a:moveTo>
                                <a:pt x="0" y="0"/>
                              </a:moveTo>
                              <a:lnTo>
                                <a:pt x="0" y="59118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5CCF6AF0">
              <v:shape id="Graphic 82" style="position:absolute;margin-left:306pt;margin-top:-25.65pt;width:.1pt;height:465.5pt;z-index:15752704;visibility:visible;mso-wrap-style:square;mso-wrap-distance-left:0;mso-wrap-distance-top:0;mso-wrap-distance-right:0;mso-wrap-distance-bottom:0;mso-position-horizontal:absolute;mso-position-horizontal-relative:page;mso-position-vertical:absolute;mso-position-vertical-relative:text;v-text-anchor:top" coordsize="1270,5911850" o:spid="_x0000_s1026" filled="f" strokeweight=".5pt" path="m,l,59118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" w14:anchorId="24608F4D">
                <v:path arrowok="t"/>
                <w10:wrap anchorx="page"/>
              </v:shape>
            </w:pict>
          </mc:Fallback>
        </mc:AlternateContent>
      </w:r>
      <w:r>
        <w:rPr>
          <w:spacing w:val="-2"/>
        </w:rPr>
        <w:t>is</w:t>
      </w:r>
      <w:r>
        <w:rPr>
          <w:spacing w:val="-14"/>
        </w:rPr>
        <w:t xml:space="preserve"> </w:t>
      </w:r>
      <w:r>
        <w:rPr>
          <w:spacing w:val="-2"/>
        </w:rPr>
        <w:t>considered</w:t>
      </w:r>
      <w:r>
        <w:rPr>
          <w:spacing w:val="-13"/>
        </w:rPr>
        <w:t xml:space="preserve"> </w:t>
      </w:r>
      <w:r>
        <w:rPr>
          <w:spacing w:val="-2"/>
        </w:rPr>
        <w:t>a</w:t>
      </w:r>
      <w:r>
        <w:rPr>
          <w:spacing w:val="-9"/>
        </w:rPr>
        <w:t xml:space="preserve"> </w:t>
      </w:r>
      <w:r>
        <w:rPr>
          <w:spacing w:val="-2"/>
        </w:rPr>
        <w:t>new</w:t>
      </w:r>
      <w:r>
        <w:rPr>
          <w:spacing w:val="-5"/>
        </w:rPr>
        <w:t xml:space="preserve"> </w:t>
      </w:r>
      <w:r>
        <w:rPr>
          <w:spacing w:val="-2"/>
        </w:rPr>
        <w:t>subsidy</w:t>
      </w:r>
      <w:r>
        <w:rPr>
          <w:spacing w:val="-5"/>
        </w:rPr>
        <w:t xml:space="preserve"> </w:t>
      </w:r>
      <w:r>
        <w:rPr>
          <w:spacing w:val="-2"/>
        </w:rPr>
        <w:t>provider</w:t>
      </w:r>
      <w:r>
        <w:rPr>
          <w:spacing w:val="-14"/>
        </w:rPr>
        <w:t xml:space="preserve"> </w:t>
      </w:r>
      <w:r>
        <w:rPr>
          <w:spacing w:val="-2"/>
          <w:w w:val="80"/>
        </w:rPr>
        <w:t>.</w:t>
      </w:r>
      <w:r>
        <w:rPr>
          <w:spacing w:val="-4"/>
        </w:rPr>
        <w:t xml:space="preserve"> </w:t>
      </w:r>
      <w:r>
        <w:rPr>
          <w:spacing w:val="-2"/>
        </w:rPr>
        <w:t>This</w:t>
      </w:r>
      <w:r>
        <w:rPr>
          <w:spacing w:val="-5"/>
        </w:rPr>
        <w:t xml:space="preserve"> </w:t>
      </w:r>
      <w:r>
        <w:rPr>
          <w:spacing w:val="-2"/>
        </w:rPr>
        <w:t xml:space="preserve">includes </w:t>
      </w:r>
      <w:r>
        <w:rPr>
          <w:w w:val="95"/>
        </w:rPr>
        <w:t>newly</w:t>
      </w:r>
      <w:r>
        <w:rPr>
          <w:spacing w:val="-6"/>
          <w:w w:val="95"/>
        </w:rPr>
        <w:t xml:space="preserve"> </w:t>
      </w:r>
      <w:r>
        <w:rPr>
          <w:w w:val="95"/>
        </w:rPr>
        <w:t>licensed providers</w:t>
      </w:r>
      <w:r>
        <w:rPr>
          <w:spacing w:val="-13"/>
          <w:w w:val="95"/>
        </w:rPr>
        <w:t xml:space="preserve"> </w:t>
      </w:r>
      <w:r>
        <w:rPr>
          <w:w w:val="80"/>
        </w:rPr>
        <w:t>.</w:t>
      </w:r>
      <w:r>
        <w:rPr>
          <w:w w:val="95"/>
        </w:rPr>
        <w:t xml:space="preserve"> All new subsidy providers </w:t>
      </w:r>
      <w:r>
        <w:t>must meet the following requirements:</w:t>
      </w:r>
    </w:p>
    <w:p w14:paraId="72E142B4" w14:textId="77777777" w:rsidR="00D75A5E" w:rsidRDefault="00A64706">
      <w:pPr>
        <w:pStyle w:val="ListParagraph"/>
        <w:numPr>
          <w:ilvl w:val="0"/>
          <w:numId w:val="8"/>
        </w:numPr>
        <w:tabs>
          <w:tab w:val="left" w:pos="600"/>
        </w:tabs>
        <w:spacing w:before="87" w:line="264" w:lineRule="auto"/>
        <w:ind w:right="1531"/>
      </w:pPr>
      <w:r>
        <w:rPr>
          <w:spacing w:val="-2"/>
        </w:rPr>
        <w:t>Enroll</w:t>
      </w:r>
      <w:r>
        <w:rPr>
          <w:spacing w:val="-14"/>
        </w:rPr>
        <w:t xml:space="preserve"> </w:t>
      </w:r>
      <w:r>
        <w:rPr>
          <w:spacing w:val="-2"/>
        </w:rPr>
        <w:t>in</w:t>
      </w:r>
      <w:r>
        <w:rPr>
          <w:spacing w:val="-13"/>
        </w:rPr>
        <w:t xml:space="preserve"> </w:t>
      </w:r>
      <w:r>
        <w:rPr>
          <w:spacing w:val="-2"/>
        </w:rPr>
        <w:t>Early</w:t>
      </w:r>
      <w:r>
        <w:rPr>
          <w:spacing w:val="-13"/>
        </w:rPr>
        <w:t xml:space="preserve"> </w:t>
      </w:r>
      <w:r>
        <w:rPr>
          <w:spacing w:val="-2"/>
        </w:rPr>
        <w:t>Achievers</w:t>
      </w:r>
      <w:r>
        <w:rPr>
          <w:spacing w:val="-14"/>
        </w:rPr>
        <w:t xml:space="preserve"> </w:t>
      </w:r>
      <w:r>
        <w:rPr>
          <w:spacing w:val="-2"/>
        </w:rPr>
        <w:t>within</w:t>
      </w:r>
      <w:r>
        <w:rPr>
          <w:spacing w:val="-13"/>
        </w:rPr>
        <w:t xml:space="preserve"> </w:t>
      </w:r>
      <w:r>
        <w:rPr>
          <w:spacing w:val="-2"/>
        </w:rPr>
        <w:t>30</w:t>
      </w:r>
      <w:r>
        <w:rPr>
          <w:spacing w:val="-13"/>
        </w:rPr>
        <w:t xml:space="preserve"> </w:t>
      </w:r>
      <w:r>
        <w:rPr>
          <w:spacing w:val="-2"/>
        </w:rPr>
        <w:t>days</w:t>
      </w:r>
      <w:r>
        <w:rPr>
          <w:spacing w:val="-13"/>
        </w:rPr>
        <w:t xml:space="preserve"> </w:t>
      </w:r>
      <w:r>
        <w:rPr>
          <w:spacing w:val="-2"/>
        </w:rPr>
        <w:t xml:space="preserve">of </w:t>
      </w:r>
      <w:r>
        <w:t>receiving the initial subsidy payment</w:t>
      </w:r>
    </w:p>
    <w:p w14:paraId="46C8EAC0" w14:textId="77777777" w:rsidR="00D75A5E" w:rsidRDefault="00A64706">
      <w:pPr>
        <w:pStyle w:val="ListParagraph"/>
        <w:numPr>
          <w:ilvl w:val="0"/>
          <w:numId w:val="8"/>
        </w:numPr>
        <w:tabs>
          <w:tab w:val="left" w:pos="600"/>
        </w:tabs>
        <w:spacing w:before="79" w:line="264" w:lineRule="auto"/>
        <w:ind w:right="989"/>
      </w:pPr>
      <w:r>
        <w:t>Complete</w:t>
      </w:r>
      <w:r>
        <w:rPr>
          <w:spacing w:val="-4"/>
        </w:rPr>
        <w:t xml:space="preserve"> </w:t>
      </w:r>
      <w:r>
        <w:t>the</w:t>
      </w:r>
      <w:r>
        <w:rPr>
          <w:spacing w:val="-4"/>
        </w:rPr>
        <w:t xml:space="preserve"> </w:t>
      </w:r>
      <w:r>
        <w:t>Initial</w:t>
      </w:r>
      <w:r>
        <w:rPr>
          <w:spacing w:val="-4"/>
        </w:rPr>
        <w:t xml:space="preserve"> </w:t>
      </w:r>
      <w:r>
        <w:t>Program</w:t>
      </w:r>
      <w:r>
        <w:rPr>
          <w:spacing w:val="-4"/>
        </w:rPr>
        <w:t xml:space="preserve"> </w:t>
      </w:r>
      <w:r>
        <w:t>Profile</w:t>
      </w:r>
      <w:r>
        <w:rPr>
          <w:spacing w:val="-4"/>
        </w:rPr>
        <w:t xml:space="preserve"> </w:t>
      </w:r>
      <w:r>
        <w:t>within</w:t>
      </w:r>
      <w:r>
        <w:rPr>
          <w:spacing w:val="-4"/>
        </w:rPr>
        <w:t xml:space="preserve"> </w:t>
      </w:r>
      <w:r>
        <w:t xml:space="preserve">12 </w:t>
      </w:r>
      <w:r>
        <w:rPr>
          <w:spacing w:val="-2"/>
        </w:rPr>
        <w:t>months</w:t>
      </w:r>
      <w:r>
        <w:rPr>
          <w:spacing w:val="-10"/>
        </w:rPr>
        <w:t xml:space="preserve"> </w:t>
      </w:r>
      <w:r>
        <w:rPr>
          <w:spacing w:val="-2"/>
        </w:rPr>
        <w:t>of</w:t>
      </w:r>
      <w:r>
        <w:rPr>
          <w:spacing w:val="-10"/>
        </w:rPr>
        <w:t xml:space="preserve"> </w:t>
      </w:r>
      <w:r>
        <w:rPr>
          <w:spacing w:val="-2"/>
        </w:rPr>
        <w:t>enrollment</w:t>
      </w:r>
      <w:r>
        <w:rPr>
          <w:spacing w:val="-10"/>
        </w:rPr>
        <w:t xml:space="preserve"> </w:t>
      </w:r>
      <w:r>
        <w:rPr>
          <w:spacing w:val="-2"/>
        </w:rPr>
        <w:t>in</w:t>
      </w:r>
      <w:r>
        <w:rPr>
          <w:spacing w:val="-10"/>
        </w:rPr>
        <w:t xml:space="preserve"> </w:t>
      </w:r>
      <w:r>
        <w:rPr>
          <w:spacing w:val="-2"/>
        </w:rPr>
        <w:t>Early</w:t>
      </w:r>
      <w:r>
        <w:rPr>
          <w:spacing w:val="-10"/>
        </w:rPr>
        <w:t xml:space="preserve"> </w:t>
      </w:r>
      <w:r>
        <w:rPr>
          <w:spacing w:val="-2"/>
        </w:rPr>
        <w:t>Achievers</w:t>
      </w:r>
      <w:r>
        <w:rPr>
          <w:spacing w:val="-10"/>
        </w:rPr>
        <w:t xml:space="preserve"> </w:t>
      </w:r>
      <w:r>
        <w:rPr>
          <w:spacing w:val="-2"/>
        </w:rPr>
        <w:t>or</w:t>
      </w:r>
      <w:r>
        <w:rPr>
          <w:spacing w:val="-10"/>
        </w:rPr>
        <w:t xml:space="preserve"> </w:t>
      </w:r>
      <w:r>
        <w:rPr>
          <w:spacing w:val="-2"/>
        </w:rPr>
        <w:t xml:space="preserve">first </w:t>
      </w:r>
      <w:r>
        <w:t>subsidy payment, whichever is later</w:t>
      </w:r>
    </w:p>
    <w:p w14:paraId="24E2AF3A" w14:textId="77777777" w:rsidR="00D75A5E" w:rsidRDefault="00A64706">
      <w:pPr>
        <w:pStyle w:val="ListParagraph"/>
        <w:numPr>
          <w:ilvl w:val="0"/>
          <w:numId w:val="8"/>
        </w:numPr>
        <w:tabs>
          <w:tab w:val="left" w:pos="600"/>
        </w:tabs>
        <w:spacing w:line="264" w:lineRule="auto"/>
        <w:ind w:right="842"/>
      </w:pPr>
      <w:r>
        <w:t>Finalize a Quality Level 3 or higher within 30 months of Early Achievers enrollment or first subsidy payment, whichever is later</w:t>
      </w:r>
      <w:r>
        <w:rPr>
          <w:spacing w:val="-33"/>
        </w:rPr>
        <w:t xml:space="preserve"> </w:t>
      </w:r>
      <w:r>
        <w:rPr>
          <w:w w:val="80"/>
        </w:rPr>
        <w:t xml:space="preserve">. </w:t>
      </w:r>
      <w:r>
        <w:t>An early learning program that does not finalize a quality level within this timeline is no longer eligible to receive</w:t>
      </w:r>
      <w:r>
        <w:rPr>
          <w:spacing w:val="-16"/>
        </w:rPr>
        <w:t xml:space="preserve"> </w:t>
      </w:r>
      <w:r>
        <w:t>state</w:t>
      </w:r>
      <w:r>
        <w:rPr>
          <w:spacing w:val="-15"/>
        </w:rPr>
        <w:t xml:space="preserve"> </w:t>
      </w:r>
      <w:r>
        <w:t>child</w:t>
      </w:r>
      <w:r>
        <w:rPr>
          <w:spacing w:val="-15"/>
        </w:rPr>
        <w:t xml:space="preserve"> </w:t>
      </w:r>
      <w:r>
        <w:t>care</w:t>
      </w:r>
      <w:r>
        <w:rPr>
          <w:spacing w:val="-16"/>
        </w:rPr>
        <w:t xml:space="preserve"> </w:t>
      </w:r>
      <w:r>
        <w:t>subsidy</w:t>
      </w:r>
      <w:r>
        <w:rPr>
          <w:spacing w:val="-15"/>
        </w:rPr>
        <w:t xml:space="preserve"> </w:t>
      </w:r>
      <w:r>
        <w:t>until</w:t>
      </w:r>
      <w:r>
        <w:rPr>
          <w:spacing w:val="-15"/>
        </w:rPr>
        <w:t xml:space="preserve"> </w:t>
      </w:r>
      <w:r>
        <w:t>the</w:t>
      </w:r>
      <w:r>
        <w:rPr>
          <w:spacing w:val="-15"/>
        </w:rPr>
        <w:t xml:space="preserve"> </w:t>
      </w:r>
      <w:r>
        <w:t>required quality level is met</w:t>
      </w:r>
    </w:p>
    <w:p w14:paraId="276917FE" w14:textId="77777777" w:rsidR="00D75A5E" w:rsidRDefault="00A64706">
      <w:pPr>
        <w:pStyle w:val="ListParagraph"/>
        <w:numPr>
          <w:ilvl w:val="0"/>
          <w:numId w:val="8"/>
        </w:numPr>
        <w:tabs>
          <w:tab w:val="left" w:pos="600"/>
        </w:tabs>
        <w:spacing w:before="76" w:line="264" w:lineRule="auto"/>
        <w:ind w:right="1093"/>
      </w:pPr>
      <w:r>
        <w:t>Maintain</w:t>
      </w:r>
      <w:r>
        <w:rPr>
          <w:spacing w:val="-13"/>
        </w:rPr>
        <w:t xml:space="preserve"> </w:t>
      </w:r>
      <w:r>
        <w:t>an</w:t>
      </w:r>
      <w:r>
        <w:rPr>
          <w:spacing w:val="-13"/>
        </w:rPr>
        <w:t xml:space="preserve"> </w:t>
      </w:r>
      <w:r>
        <w:t>up-to-date</w:t>
      </w:r>
      <w:r>
        <w:rPr>
          <w:spacing w:val="-13"/>
        </w:rPr>
        <w:t xml:space="preserve"> </w:t>
      </w:r>
      <w:r>
        <w:t>early</w:t>
      </w:r>
      <w:r>
        <w:rPr>
          <w:spacing w:val="-13"/>
        </w:rPr>
        <w:t xml:space="preserve"> </w:t>
      </w:r>
      <w:r>
        <w:t>learning</w:t>
      </w:r>
      <w:r>
        <w:rPr>
          <w:spacing w:val="-13"/>
        </w:rPr>
        <w:t xml:space="preserve"> </w:t>
      </w:r>
      <w:r>
        <w:t>program Quality Level 3 or higher by completing the Quality Recognition Cycle every three years</w:t>
      </w:r>
    </w:p>
    <w:p w14:paraId="05CA2F89" w14:textId="77777777" w:rsidR="00D75A5E" w:rsidRDefault="00A64706">
      <w:pPr>
        <w:pStyle w:val="BodyText"/>
        <w:spacing w:before="178" w:line="264" w:lineRule="auto"/>
        <w:ind w:right="770"/>
      </w:pPr>
      <w:r>
        <w:t>Subsidy</w:t>
      </w:r>
      <w:r>
        <w:rPr>
          <w:spacing w:val="-13"/>
        </w:rPr>
        <w:t xml:space="preserve"> </w:t>
      </w:r>
      <w:r>
        <w:t>providers</w:t>
      </w:r>
      <w:r>
        <w:rPr>
          <w:spacing w:val="-13"/>
        </w:rPr>
        <w:t xml:space="preserve"> </w:t>
      </w:r>
      <w:r>
        <w:t>that</w:t>
      </w:r>
      <w:r>
        <w:rPr>
          <w:spacing w:val="-13"/>
        </w:rPr>
        <w:t xml:space="preserve"> </w:t>
      </w:r>
      <w:r>
        <w:t>earn</w:t>
      </w:r>
      <w:r>
        <w:rPr>
          <w:spacing w:val="-13"/>
        </w:rPr>
        <w:t xml:space="preserve"> </w:t>
      </w:r>
      <w:r>
        <w:t>a</w:t>
      </w:r>
      <w:r>
        <w:rPr>
          <w:spacing w:val="-13"/>
        </w:rPr>
        <w:t xml:space="preserve"> </w:t>
      </w:r>
      <w:r>
        <w:t>Quality</w:t>
      </w:r>
      <w:r>
        <w:rPr>
          <w:spacing w:val="-13"/>
        </w:rPr>
        <w:t xml:space="preserve"> </w:t>
      </w:r>
      <w:r>
        <w:t>Level</w:t>
      </w:r>
      <w:r>
        <w:rPr>
          <w:spacing w:val="-13"/>
        </w:rPr>
        <w:t xml:space="preserve"> </w:t>
      </w:r>
      <w:r>
        <w:t>2</w:t>
      </w:r>
      <w:r>
        <w:rPr>
          <w:spacing w:val="-13"/>
        </w:rPr>
        <w:t xml:space="preserve"> </w:t>
      </w:r>
      <w:r>
        <w:t>must complete remedial activities and finalize a Quality Level</w:t>
      </w:r>
      <w:r>
        <w:rPr>
          <w:spacing w:val="-1"/>
        </w:rPr>
        <w:t xml:space="preserve"> </w:t>
      </w:r>
      <w:r>
        <w:t>3</w:t>
      </w:r>
      <w:r>
        <w:rPr>
          <w:spacing w:val="-1"/>
        </w:rPr>
        <w:t xml:space="preserve"> </w:t>
      </w:r>
      <w:r>
        <w:t>or</w:t>
      </w:r>
      <w:r>
        <w:rPr>
          <w:spacing w:val="-1"/>
        </w:rPr>
        <w:t xml:space="preserve"> </w:t>
      </w:r>
      <w:r>
        <w:t>higher</w:t>
      </w:r>
      <w:r>
        <w:rPr>
          <w:spacing w:val="-1"/>
        </w:rPr>
        <w:t xml:space="preserve"> </w:t>
      </w:r>
      <w:r>
        <w:t>within</w:t>
      </w:r>
      <w:r>
        <w:rPr>
          <w:spacing w:val="-1"/>
        </w:rPr>
        <w:t xml:space="preserve"> </w:t>
      </w:r>
      <w:r>
        <w:t>12</w:t>
      </w:r>
      <w:r>
        <w:rPr>
          <w:spacing w:val="-1"/>
        </w:rPr>
        <w:t xml:space="preserve"> </w:t>
      </w:r>
      <w:r>
        <w:t>months</w:t>
      </w:r>
      <w:r>
        <w:rPr>
          <w:spacing w:val="-1"/>
        </w:rPr>
        <w:t xml:space="preserve"> </w:t>
      </w:r>
      <w:r>
        <w:t>of</w:t>
      </w:r>
      <w:r>
        <w:rPr>
          <w:spacing w:val="-1"/>
        </w:rPr>
        <w:t xml:space="preserve"> </w:t>
      </w:r>
      <w:r>
        <w:t>beginning remedial</w:t>
      </w:r>
      <w:r>
        <w:rPr>
          <w:spacing w:val="-5"/>
        </w:rPr>
        <w:t xml:space="preserve"> </w:t>
      </w:r>
      <w:r>
        <w:t>activities</w:t>
      </w:r>
      <w:r>
        <w:rPr>
          <w:spacing w:val="-36"/>
        </w:rPr>
        <w:t xml:space="preserve"> </w:t>
      </w:r>
      <w:r>
        <w:rPr>
          <w:w w:val="80"/>
        </w:rPr>
        <w:t xml:space="preserve">. </w:t>
      </w:r>
      <w:r>
        <w:t>Any</w:t>
      </w:r>
      <w:r>
        <w:rPr>
          <w:spacing w:val="-5"/>
        </w:rPr>
        <w:t xml:space="preserve"> </w:t>
      </w:r>
      <w:r>
        <w:t>existing</w:t>
      </w:r>
      <w:r>
        <w:rPr>
          <w:spacing w:val="-5"/>
        </w:rPr>
        <w:t xml:space="preserve"> </w:t>
      </w:r>
      <w:r>
        <w:t>subsidy</w:t>
      </w:r>
      <w:r>
        <w:rPr>
          <w:spacing w:val="-5"/>
        </w:rPr>
        <w:t xml:space="preserve"> </w:t>
      </w:r>
      <w:r>
        <w:t>providers that have not finalized a Quality Level 3 or higher within 12 months of beginning remedial activities will</w:t>
      </w:r>
      <w:r>
        <w:rPr>
          <w:spacing w:val="-15"/>
        </w:rPr>
        <w:t xml:space="preserve"> </w:t>
      </w:r>
      <w:r>
        <w:t>no</w:t>
      </w:r>
      <w:r>
        <w:rPr>
          <w:spacing w:val="-15"/>
        </w:rPr>
        <w:t xml:space="preserve"> </w:t>
      </w:r>
      <w:r>
        <w:t>longer</w:t>
      </w:r>
      <w:r>
        <w:rPr>
          <w:spacing w:val="-15"/>
        </w:rPr>
        <w:t xml:space="preserve"> </w:t>
      </w:r>
      <w:r>
        <w:t>be</w:t>
      </w:r>
      <w:r>
        <w:rPr>
          <w:spacing w:val="-15"/>
        </w:rPr>
        <w:t xml:space="preserve"> </w:t>
      </w:r>
      <w:r>
        <w:t>eligible</w:t>
      </w:r>
      <w:r>
        <w:rPr>
          <w:spacing w:val="-15"/>
        </w:rPr>
        <w:t xml:space="preserve"> </w:t>
      </w:r>
      <w:r>
        <w:t>to</w:t>
      </w:r>
      <w:r>
        <w:rPr>
          <w:spacing w:val="-15"/>
        </w:rPr>
        <w:t xml:space="preserve"> </w:t>
      </w:r>
      <w:r>
        <w:t>receive</w:t>
      </w:r>
      <w:r>
        <w:rPr>
          <w:spacing w:val="-15"/>
        </w:rPr>
        <w:t xml:space="preserve"> </w:t>
      </w:r>
      <w:r>
        <w:t>state</w:t>
      </w:r>
      <w:r>
        <w:rPr>
          <w:spacing w:val="-15"/>
        </w:rPr>
        <w:t xml:space="preserve"> </w:t>
      </w:r>
      <w:r>
        <w:t>child</w:t>
      </w:r>
      <w:r>
        <w:rPr>
          <w:spacing w:val="-15"/>
        </w:rPr>
        <w:t xml:space="preserve"> </w:t>
      </w:r>
      <w:r>
        <w:t>care subsidy until the required quality level is met</w:t>
      </w:r>
      <w:r>
        <w:rPr>
          <w:spacing w:val="-29"/>
        </w:rPr>
        <w:t xml:space="preserve"> </w:t>
      </w:r>
      <w:r>
        <w:rPr>
          <w:w w:val="80"/>
        </w:rPr>
        <w:t>.</w:t>
      </w:r>
    </w:p>
    <w:p w14:paraId="388E6074" w14:textId="77777777" w:rsidR="00D75A5E" w:rsidRDefault="00A64706">
      <w:pPr>
        <w:spacing w:before="175" w:line="264" w:lineRule="auto"/>
        <w:ind w:left="360" w:right="860"/>
      </w:pPr>
      <w:r>
        <w:rPr>
          <w:w w:val="95"/>
        </w:rPr>
        <w:t xml:space="preserve">Learn more about Early Achievers at </w:t>
      </w:r>
      <w:hyperlink r:id="rId85">
        <w:r>
          <w:rPr>
            <w:b/>
            <w:spacing w:val="-2"/>
            <w:w w:val="90"/>
          </w:rPr>
          <w:t>www.dcyf.wa.gov/services/earlylearning-childcare/</w:t>
        </w:r>
      </w:hyperlink>
      <w:r>
        <w:rPr>
          <w:b/>
          <w:spacing w:val="-2"/>
          <w:w w:val="90"/>
        </w:rPr>
        <w:t xml:space="preserve"> </w:t>
      </w:r>
      <w:hyperlink r:id="rId86">
        <w:r>
          <w:rPr>
            <w:b/>
            <w:w w:val="95"/>
          </w:rPr>
          <w:t>early-achievers</w:t>
        </w:r>
      </w:hyperlink>
      <w:r>
        <w:rPr>
          <w:spacing w:val="-13"/>
          <w:w w:val="95"/>
        </w:rPr>
        <w:t xml:space="preserve"> </w:t>
      </w:r>
      <w:r>
        <w:rPr>
          <w:w w:val="80"/>
        </w:rPr>
        <w:t>.</w:t>
      </w:r>
    </w:p>
    <w:p w14:paraId="49171922" w14:textId="77777777" w:rsidR="00D75A5E" w:rsidRDefault="00D75A5E">
      <w:pPr>
        <w:spacing w:line="264" w:lineRule="auto"/>
        <w:sectPr w:rsidR="00D75A5E">
          <w:type w:val="continuous"/>
          <w:pgSz w:w="12240" w:h="15840"/>
          <w:pgMar w:top="1100" w:right="360" w:bottom="280" w:left="720" w:header="0" w:footer="566" w:gutter="0"/>
          <w:cols w:num="2" w:space="720" w:equalWidth="0">
            <w:col w:w="5080" w:space="319"/>
            <w:col w:w="5761"/>
          </w:cols>
        </w:sectPr>
      </w:pPr>
    </w:p>
    <w:p w14:paraId="50C2E893" w14:textId="265F07BF" w:rsidR="009E06BF" w:rsidRDefault="009E06BF" w:rsidP="009E06BF">
      <w:pPr>
        <w:pStyle w:val="Heading1"/>
        <w:tabs>
          <w:tab w:val="left" w:pos="10439"/>
        </w:tabs>
        <w:spacing w:before="0"/>
        <w:rPr>
          <w:ins w:id="325" w:author="James, Christin (DCYF)" w:date="2026-07-01T15:03:00Z" w16du:dateUtc="2026-07-01T22:03:00Z"/>
        </w:rPr>
      </w:pPr>
      <w:ins w:id="326" w:author="James, Christin (DCYF)" w:date="2026-07-01T15:03:00Z" w16du:dateUtc="2026-07-01T22:03:00Z">
        <w:r>
          <w:rPr>
            <w:color w:val="000000"/>
            <w:w w:val="90"/>
            <w:shd w:val="clear" w:color="auto" w:fill="D8E9EF"/>
          </w:rPr>
          <w:lastRenderedPageBreak/>
          <w:t>Claiming Examples</w:t>
        </w:r>
        <w:r>
          <w:rPr>
            <w:color w:val="000000"/>
            <w:shd w:val="clear" w:color="auto" w:fill="D8E9EF"/>
          </w:rPr>
          <w:tab/>
        </w:r>
      </w:ins>
    </w:p>
    <w:tbl>
      <w:tblPr>
        <w:tblStyle w:val="TableGrid"/>
        <w:tblW w:w="11409" w:type="dxa"/>
        <w:tblInd w:w="-185" w:type="dxa"/>
        <w:tblLook w:val="04A0" w:firstRow="1" w:lastRow="0" w:firstColumn="1" w:lastColumn="0" w:noHBand="0" w:noVBand="1"/>
        <w:tblPrChange w:id="327" w:author="Ramynke, Jason (DCYF)" w:date="2026-07-07T18:40:00Z" w16du:dateUtc="2026-07-01T22:04:00Z">
          <w:tblPr>
            <w:tblStyle w:val="TableGrid"/>
            <w:tblW w:w="14040" w:type="dxa"/>
            <w:tblInd w:w="-815" w:type="dxa"/>
            <w:tblLook w:val="04A0" w:firstRow="1" w:lastRow="0" w:firstColumn="1" w:lastColumn="0" w:noHBand="0" w:noVBand="1"/>
          </w:tblPr>
        </w:tblPrChange>
      </w:tblPr>
      <w:tblGrid>
        <w:gridCol w:w="1440"/>
        <w:gridCol w:w="1725"/>
        <w:gridCol w:w="1470"/>
        <w:gridCol w:w="1393"/>
        <w:gridCol w:w="2097"/>
        <w:gridCol w:w="6"/>
        <w:gridCol w:w="3259"/>
        <w:gridCol w:w="8"/>
        <w:gridCol w:w="11"/>
        <w:tblGridChange w:id="328">
          <w:tblGrid>
            <w:gridCol w:w="730"/>
            <w:gridCol w:w="360"/>
            <w:gridCol w:w="360"/>
            <w:gridCol w:w="360"/>
            <w:gridCol w:w="360"/>
            <w:gridCol w:w="360"/>
            <w:gridCol w:w="360"/>
            <w:gridCol w:w="720"/>
            <w:gridCol w:w="7799"/>
          </w:tblGrid>
        </w:tblGridChange>
      </w:tblGrid>
      <w:tr w:rsidR="009E06BF" w:rsidRPr="009E06BF" w14:paraId="76DCE151" w14:textId="77777777" w:rsidTr="23F26365">
        <w:trPr>
          <w:ins w:id="329" w:author="James, Christin (DCYF)" w:date="2026-07-01T15:03:00Z"/>
          <w:trPrChange w:id="330" w:author="Ramynke, Jason (DCYF)" w:date="2026-07-07T18:40:00Z" w16du:dateUtc="2026-07-01T22:04:00Z">
            <w:trPr>
              <w:gridBefore w:val="1"/>
              <w:gridAfter w:val="0"/>
            </w:trPr>
          </w:trPrChange>
        </w:trPr>
        <w:tc>
          <w:tcPr>
            <w:tcW w:w="11409" w:type="dxa"/>
            <w:gridSpan w:val="9"/>
            <w:shd w:val="clear" w:color="auto" w:fill="B8CCE4" w:themeFill="accent1" w:themeFillTint="66"/>
            <w:tcPrChange w:id="331" w:author="Ramynke, Jason (DCYF)" w:date="2026-07-07T18:40:00Z" w16du:dateUtc="2026-07-01T22:04:00Z">
              <w:tcPr>
                <w:tcW w:w="14040" w:type="dxa"/>
                <w:gridSpan w:val="7"/>
                <w:shd w:val="clear" w:color="auto" w:fill="B8CCE4" w:themeFill="accent1" w:themeFillTint="66"/>
              </w:tcPr>
            </w:tcPrChange>
          </w:tcPr>
          <w:p w14:paraId="677B0E34" w14:textId="77777777" w:rsidR="009E06BF" w:rsidRPr="009E06BF" w:rsidRDefault="009E06BF">
            <w:pPr>
              <w:contextualSpacing/>
              <w:jc w:val="center"/>
              <w:rPr>
                <w:ins w:id="332" w:author="James, Christin (DCYF)" w:date="2026-07-01T15:03:00Z" w16du:dateUtc="2026-07-01T22:03:00Z"/>
                <w:rFonts w:ascii="Calibri" w:hAnsi="Calibri" w:cs="Calibri"/>
                <w:b/>
                <w:bCs/>
                <w:sz w:val="18"/>
                <w:szCs w:val="18"/>
                <w:rPrChange w:id="333" w:author="James, Christin (DCYF)" w:date="2026-07-01T15:03:00Z" w16du:dateUtc="2026-07-01T22:03:00Z">
                  <w:rPr>
                    <w:ins w:id="334" w:author="James, Christin (DCYF)" w:date="2026-07-01T15:03:00Z" w16du:dateUtc="2026-07-01T22:03:00Z"/>
                    <w:rFonts w:ascii="Calibri" w:hAnsi="Calibri" w:cs="Calibri"/>
                    <w:b/>
                    <w:bCs/>
                  </w:rPr>
                </w:rPrChange>
              </w:rPr>
            </w:pPr>
            <w:ins w:id="335" w:author="James, Christin (DCYF)" w:date="2026-07-01T15:03:00Z" w16du:dateUtc="2026-07-01T22:03:00Z">
              <w:r w:rsidRPr="009E06BF">
                <w:rPr>
                  <w:rFonts w:ascii="Calibri" w:hAnsi="Calibri" w:cs="Calibri"/>
                  <w:b/>
                  <w:bCs/>
                  <w:sz w:val="18"/>
                  <w:szCs w:val="18"/>
                  <w:rPrChange w:id="336" w:author="James, Christin (DCYF)" w:date="2026-07-01T15:03:00Z" w16du:dateUtc="2026-07-01T22:03:00Z">
                    <w:rPr>
                      <w:rFonts w:ascii="Calibri" w:hAnsi="Calibri" w:cs="Calibri"/>
                      <w:b/>
                      <w:bCs/>
                      <w:sz w:val="24"/>
                      <w:szCs w:val="24"/>
                    </w:rPr>
                  </w:rPrChange>
                </w:rPr>
                <w:t>Non-School Age Child (March 2026 as an example of 31 day month)</w:t>
              </w:r>
            </w:ins>
          </w:p>
        </w:tc>
      </w:tr>
      <w:tr w:rsidR="009E06BF" w:rsidRPr="009E06BF" w14:paraId="56F0D9D9" w14:textId="77777777" w:rsidTr="23F26365">
        <w:trPr>
          <w:gridAfter w:val="2"/>
          <w:wAfter w:w="19" w:type="dxa"/>
          <w:ins w:id="337" w:author="James, Christin (DCYF)" w:date="2026-07-01T15:03:00Z"/>
          <w:trPrChange w:id="338" w:author="Ramynke, Jason (DCYF)" w:date="2026-07-07T18:40:00Z" w16du:dateUtc="2026-07-01T22:04:00Z">
            <w:trPr>
              <w:gridBefore w:val="1"/>
              <w:gridAfter w:val="2"/>
            </w:trPr>
          </w:trPrChange>
        </w:trPr>
        <w:tc>
          <w:tcPr>
            <w:tcW w:w="1440" w:type="dxa"/>
            <w:shd w:val="clear" w:color="auto" w:fill="DBE5F1" w:themeFill="accent1" w:themeFillTint="33"/>
            <w:vAlign w:val="center"/>
            <w:tcPrChange w:id="339" w:author="Ramynke, Jason (DCYF)" w:date="2026-07-07T18:40:00Z" w16du:dateUtc="2026-07-01T22:04:00Z">
              <w:tcPr>
                <w:tcW w:w="1785" w:type="dxa"/>
                <w:shd w:val="clear" w:color="auto" w:fill="DBE5F1" w:themeFill="accent1" w:themeFillTint="33"/>
                <w:vAlign w:val="center"/>
              </w:tcPr>
            </w:tcPrChange>
          </w:tcPr>
          <w:p w14:paraId="12BCC701" w14:textId="77777777" w:rsidR="009E06BF" w:rsidRPr="009E06BF" w:rsidRDefault="009E06BF">
            <w:pPr>
              <w:contextualSpacing/>
              <w:jc w:val="center"/>
              <w:rPr>
                <w:ins w:id="340" w:author="James, Christin (DCYF)" w:date="2026-07-01T15:03:00Z" w16du:dateUtc="2026-07-01T22:03:00Z"/>
                <w:rFonts w:ascii="Calibri" w:hAnsi="Calibri" w:cs="Calibri"/>
                <w:b/>
                <w:bCs/>
                <w:sz w:val="18"/>
                <w:szCs w:val="18"/>
                <w:rPrChange w:id="341" w:author="James, Christin (DCYF)" w:date="2026-07-01T15:03:00Z" w16du:dateUtc="2026-07-01T22:03:00Z">
                  <w:rPr>
                    <w:ins w:id="342" w:author="James, Christin (DCYF)" w:date="2026-07-01T15:03:00Z" w16du:dateUtc="2026-07-01T22:03:00Z"/>
                    <w:rFonts w:ascii="Calibri" w:hAnsi="Calibri" w:cs="Calibri"/>
                    <w:b/>
                    <w:bCs/>
                    <w:sz w:val="24"/>
                    <w:szCs w:val="24"/>
                  </w:rPr>
                </w:rPrChange>
              </w:rPr>
            </w:pPr>
            <w:ins w:id="343" w:author="James, Christin (DCYF)" w:date="2026-07-01T15:03:00Z" w16du:dateUtc="2026-07-01T22:03:00Z">
              <w:r w:rsidRPr="009E06BF">
                <w:rPr>
                  <w:rFonts w:ascii="Calibri" w:hAnsi="Calibri" w:cs="Calibri"/>
                  <w:b/>
                  <w:bCs/>
                  <w:sz w:val="18"/>
                  <w:szCs w:val="18"/>
                  <w:rPrChange w:id="344" w:author="James, Christin (DCYF)" w:date="2026-07-01T15:03:00Z" w16du:dateUtc="2026-07-01T22:03:00Z">
                    <w:rPr>
                      <w:rFonts w:ascii="Calibri" w:hAnsi="Calibri" w:cs="Calibri"/>
                      <w:b/>
                      <w:bCs/>
                      <w:sz w:val="24"/>
                      <w:szCs w:val="24"/>
                    </w:rPr>
                  </w:rPrChange>
                </w:rPr>
                <w:t>Subsidy Authorizes</w:t>
              </w:r>
            </w:ins>
          </w:p>
        </w:tc>
        <w:tc>
          <w:tcPr>
            <w:tcW w:w="1725" w:type="dxa"/>
            <w:shd w:val="clear" w:color="auto" w:fill="DBE5F1" w:themeFill="accent1" w:themeFillTint="33"/>
            <w:vAlign w:val="center"/>
            <w:tcPrChange w:id="345" w:author="Ramynke, Jason (DCYF)" w:date="2026-07-07T18:40:00Z" w16du:dateUtc="2026-07-01T22:04:00Z">
              <w:tcPr>
                <w:tcW w:w="2192" w:type="dxa"/>
                <w:shd w:val="clear" w:color="auto" w:fill="DBE5F1" w:themeFill="accent1" w:themeFillTint="33"/>
                <w:vAlign w:val="center"/>
              </w:tcPr>
            </w:tcPrChange>
          </w:tcPr>
          <w:p w14:paraId="6F2B3E76" w14:textId="77777777" w:rsidR="009E06BF" w:rsidRPr="009E06BF" w:rsidRDefault="009E06BF">
            <w:pPr>
              <w:contextualSpacing/>
              <w:jc w:val="center"/>
              <w:rPr>
                <w:ins w:id="346" w:author="James, Christin (DCYF)" w:date="2026-07-01T15:03:00Z" w16du:dateUtc="2026-07-01T22:03:00Z"/>
                <w:rFonts w:ascii="Calibri" w:hAnsi="Calibri" w:cs="Calibri"/>
                <w:b/>
                <w:bCs/>
                <w:sz w:val="18"/>
                <w:szCs w:val="18"/>
                <w:rPrChange w:id="347" w:author="James, Christin (DCYF)" w:date="2026-07-01T15:03:00Z" w16du:dateUtc="2026-07-01T22:03:00Z">
                  <w:rPr>
                    <w:ins w:id="348" w:author="James, Christin (DCYF)" w:date="2026-07-01T15:03:00Z" w16du:dateUtc="2026-07-01T22:03:00Z"/>
                    <w:rFonts w:ascii="Calibri" w:hAnsi="Calibri" w:cs="Calibri"/>
                    <w:b/>
                    <w:bCs/>
                    <w:sz w:val="24"/>
                    <w:szCs w:val="24"/>
                  </w:rPr>
                </w:rPrChange>
              </w:rPr>
            </w:pPr>
            <w:ins w:id="349" w:author="James, Christin (DCYF)" w:date="2026-07-01T15:03:00Z" w16du:dateUtc="2026-07-01T22:03:00Z">
              <w:r w:rsidRPr="009E06BF">
                <w:rPr>
                  <w:rFonts w:ascii="Calibri" w:hAnsi="Calibri" w:cs="Calibri"/>
                  <w:b/>
                  <w:bCs/>
                  <w:sz w:val="18"/>
                  <w:szCs w:val="18"/>
                  <w:rPrChange w:id="350" w:author="James, Christin (DCYF)" w:date="2026-07-01T15:03:00Z" w16du:dateUtc="2026-07-01T22:03:00Z">
                    <w:rPr>
                      <w:rFonts w:ascii="Calibri" w:hAnsi="Calibri" w:cs="Calibri"/>
                      <w:b/>
                      <w:bCs/>
                      <w:sz w:val="24"/>
                      <w:szCs w:val="24"/>
                    </w:rPr>
                  </w:rPrChange>
                </w:rPr>
                <w:t>Child’s Schedule</w:t>
              </w:r>
            </w:ins>
          </w:p>
        </w:tc>
        <w:tc>
          <w:tcPr>
            <w:tcW w:w="1470" w:type="dxa"/>
            <w:shd w:val="clear" w:color="auto" w:fill="DBE5F1" w:themeFill="accent1" w:themeFillTint="33"/>
            <w:vAlign w:val="center"/>
            <w:tcPrChange w:id="351" w:author="Ramynke, Jason (DCYF)" w:date="2026-07-07T18:40:00Z" w16du:dateUtc="2026-07-01T22:04:00Z">
              <w:tcPr>
                <w:tcW w:w="1861" w:type="dxa"/>
                <w:shd w:val="clear" w:color="auto" w:fill="DBE5F1" w:themeFill="accent1" w:themeFillTint="33"/>
                <w:vAlign w:val="center"/>
              </w:tcPr>
            </w:tcPrChange>
          </w:tcPr>
          <w:p w14:paraId="6908318C" w14:textId="77777777" w:rsidR="009E06BF" w:rsidRPr="009E06BF" w:rsidRDefault="009E06BF">
            <w:pPr>
              <w:contextualSpacing/>
              <w:jc w:val="center"/>
              <w:rPr>
                <w:ins w:id="352" w:author="James, Christin (DCYF)" w:date="2026-07-01T15:03:00Z" w16du:dateUtc="2026-07-01T22:03:00Z"/>
                <w:rFonts w:ascii="Calibri" w:hAnsi="Calibri" w:cs="Calibri"/>
                <w:sz w:val="18"/>
                <w:szCs w:val="18"/>
                <w:rPrChange w:id="353" w:author="James, Christin (DCYF)" w:date="2026-07-01T15:03:00Z" w16du:dateUtc="2026-07-01T22:03:00Z">
                  <w:rPr>
                    <w:ins w:id="354" w:author="James, Christin (DCYF)" w:date="2026-07-01T15:03:00Z" w16du:dateUtc="2026-07-01T22:03:00Z"/>
                    <w:rFonts w:ascii="Calibri" w:hAnsi="Calibri" w:cs="Calibri"/>
                    <w:sz w:val="24"/>
                    <w:szCs w:val="24"/>
                  </w:rPr>
                </w:rPrChange>
              </w:rPr>
            </w:pPr>
            <w:ins w:id="355" w:author="James, Christin (DCYF)" w:date="2026-07-01T15:03:00Z" w16du:dateUtc="2026-07-01T22:03:00Z">
              <w:r w:rsidRPr="009E06BF">
                <w:rPr>
                  <w:rFonts w:ascii="Calibri" w:hAnsi="Calibri" w:cs="Calibri"/>
                  <w:b/>
                  <w:bCs/>
                  <w:sz w:val="18"/>
                  <w:szCs w:val="18"/>
                  <w:rPrChange w:id="356" w:author="James, Christin (DCYF)" w:date="2026-07-01T15:03:00Z" w16du:dateUtc="2026-07-01T22:03:00Z">
                    <w:rPr>
                      <w:rFonts w:ascii="Calibri" w:hAnsi="Calibri" w:cs="Calibri"/>
                      <w:b/>
                      <w:bCs/>
                      <w:sz w:val="24"/>
                      <w:szCs w:val="24"/>
                    </w:rPr>
                  </w:rPrChange>
                </w:rPr>
                <w:t>Child Attends</w:t>
              </w:r>
            </w:ins>
          </w:p>
          <w:p w14:paraId="7A61AB49" w14:textId="77777777" w:rsidR="009E06BF" w:rsidRPr="009E06BF" w:rsidRDefault="009E06BF">
            <w:pPr>
              <w:contextualSpacing/>
              <w:jc w:val="center"/>
              <w:rPr>
                <w:ins w:id="357" w:author="James, Christin (DCYF)" w:date="2026-07-01T15:03:00Z" w16du:dateUtc="2026-07-01T22:03:00Z"/>
                <w:rFonts w:ascii="Calibri" w:hAnsi="Calibri" w:cs="Calibri"/>
                <w:b/>
                <w:bCs/>
                <w:sz w:val="18"/>
                <w:szCs w:val="18"/>
                <w:rPrChange w:id="358" w:author="James, Christin (DCYF)" w:date="2026-07-01T15:03:00Z" w16du:dateUtc="2026-07-01T22:03:00Z">
                  <w:rPr>
                    <w:ins w:id="359" w:author="James, Christin (DCYF)" w:date="2026-07-01T15:03:00Z" w16du:dateUtc="2026-07-01T22:03:00Z"/>
                    <w:rFonts w:ascii="Calibri" w:hAnsi="Calibri" w:cs="Calibri"/>
                    <w:b/>
                    <w:bCs/>
                    <w:sz w:val="24"/>
                    <w:szCs w:val="24"/>
                  </w:rPr>
                </w:rPrChange>
              </w:rPr>
            </w:pPr>
            <w:ins w:id="360" w:author="James, Christin (DCYF)" w:date="2026-07-01T15:03:00Z" w16du:dateUtc="2026-07-01T22:03:00Z">
              <w:r w:rsidRPr="009E06BF">
                <w:rPr>
                  <w:rFonts w:ascii="Calibri" w:hAnsi="Calibri" w:cs="Calibri"/>
                  <w:i/>
                  <w:iCs/>
                  <w:sz w:val="18"/>
                  <w:szCs w:val="18"/>
                  <w:rPrChange w:id="361" w:author="James, Christin (DCYF)" w:date="2026-07-01T15:03:00Z" w16du:dateUtc="2026-07-01T22:03:00Z">
                    <w:rPr>
                      <w:rFonts w:ascii="Calibri" w:hAnsi="Calibri" w:cs="Calibri"/>
                      <w:i/>
                      <w:iCs/>
                    </w:rPr>
                  </w:rPrChange>
                </w:rPr>
                <w:t>This includes eligible professional development days and holidays</w:t>
              </w:r>
            </w:ins>
          </w:p>
        </w:tc>
        <w:tc>
          <w:tcPr>
            <w:tcW w:w="1393" w:type="dxa"/>
            <w:shd w:val="clear" w:color="auto" w:fill="DBE5F1" w:themeFill="accent1" w:themeFillTint="33"/>
            <w:vAlign w:val="center"/>
            <w:tcPrChange w:id="362" w:author="Ramynke, Jason (DCYF)" w:date="2026-07-07T18:40:00Z" w16du:dateUtc="2026-07-01T22:04:00Z">
              <w:tcPr>
                <w:tcW w:w="1155" w:type="dxa"/>
                <w:gridSpan w:val="2"/>
                <w:shd w:val="clear" w:color="auto" w:fill="DBE5F1" w:themeFill="accent1" w:themeFillTint="33"/>
                <w:vAlign w:val="center"/>
              </w:tcPr>
            </w:tcPrChange>
          </w:tcPr>
          <w:p w14:paraId="41E69F41" w14:textId="3AF91464" w:rsidR="009E06BF" w:rsidRPr="009E06BF" w:rsidRDefault="009E06BF" w:rsidP="70006B5F">
            <w:pPr>
              <w:contextualSpacing/>
              <w:jc w:val="center"/>
              <w:rPr>
                <w:ins w:id="363" w:author="Ramynke, Jason (DCYF)" w:date="2026-07-07T18:31:00Z" w16du:dateUtc="2026-07-07T18:31:42Z"/>
                <w:rFonts w:ascii="Calibri" w:hAnsi="Calibri" w:cs="Calibri"/>
                <w:b/>
                <w:bCs/>
                <w:sz w:val="18"/>
                <w:szCs w:val="18"/>
                <w:rPrChange w:id="364" w:author="Unknown" w16du:dateUtc="2026-07-01T22:03:00Z">
                  <w:rPr>
                    <w:ins w:id="365" w:author="Ramynke, Jason (DCYF)" w:date="2026-07-07T18:31:00Z" w16du:dateUtc="2026-07-07T18:31:42Z"/>
                  </w:rPr>
                </w:rPrChange>
              </w:rPr>
            </w:pPr>
            <w:ins w:id="366" w:author="James, Christin (DCYF)" w:date="2026-07-01T15:03:00Z" w16du:dateUtc="2026-07-01T22:03:00Z">
              <w:del w:id="367" w:author="Ramynke, Jason (DCYF)" w:date="2026-07-07T18:31:00Z" w16du:dateUtc="2026-07-07T18:31:35Z">
                <w:r w:rsidRPr="70006B5F" w:rsidDel="009E06BF">
                  <w:rPr>
                    <w:rFonts w:ascii="Calibri" w:hAnsi="Calibri" w:cs="Calibri"/>
                    <w:b/>
                    <w:bCs/>
                    <w:sz w:val="18"/>
                    <w:szCs w:val="18"/>
                    <w:rPrChange w:id="368" w:author="James, Christin (DCYF)" w:date="2026-07-01T15:03:00Z" w16du:dateUtc="2026-07-01T22:03:00Z">
                      <w:rPr>
                        <w:rFonts w:ascii="Calibri" w:hAnsi="Calibri" w:cs="Calibri"/>
                        <w:b/>
                        <w:bCs/>
                        <w:sz w:val="24"/>
                        <w:szCs w:val="24"/>
                      </w:rPr>
                    </w:rPrChange>
                  </w:rPr>
                  <w:delText>Option</w:delText>
                </w:r>
              </w:del>
            </w:ins>
          </w:p>
          <w:p w14:paraId="0FF51126" w14:textId="076AAA08" w:rsidR="009E06BF" w:rsidRPr="009E06BF" w:rsidRDefault="3EB05D45" w:rsidP="70006B5F">
            <w:pPr>
              <w:contextualSpacing/>
              <w:jc w:val="center"/>
              <w:rPr>
                <w:ins w:id="369" w:author="James, Christin (DCYF)" w:date="2026-07-01T15:03:00Z" w16du:dateUtc="2026-07-01T22:03:00Z"/>
                <w:rFonts w:ascii="Calibri" w:hAnsi="Calibri" w:cs="Calibri"/>
                <w:b/>
                <w:bCs/>
                <w:sz w:val="18"/>
                <w:szCs w:val="18"/>
                <w:rPrChange w:id="370" w:author="James, Christin (DCYF)" w:date="2026-07-01T15:03:00Z" w16du:dateUtc="2026-07-01T22:03:00Z">
                  <w:rPr>
                    <w:ins w:id="371" w:author="James, Christin (DCYF)" w:date="2026-07-01T15:03:00Z" w16du:dateUtc="2026-07-01T22:03:00Z"/>
                    <w:rFonts w:ascii="Calibri" w:hAnsi="Calibri" w:cs="Calibri"/>
                    <w:b/>
                    <w:bCs/>
                  </w:rPr>
                </w:rPrChange>
              </w:rPr>
            </w:pPr>
            <w:ins w:id="372" w:author="Ramynke, Jason (DCYF)" w:date="2026-07-07T18:31:00Z" w16du:dateUtc="2026-07-07T18:31:43Z">
              <w:r w:rsidRPr="70006B5F">
                <w:rPr>
                  <w:rFonts w:ascii="Calibri" w:hAnsi="Calibri" w:cs="Calibri"/>
                  <w:b/>
                  <w:bCs/>
                  <w:sz w:val="18"/>
                  <w:szCs w:val="18"/>
                </w:rPr>
                <w:t>Tier</w:t>
              </w:r>
            </w:ins>
          </w:p>
        </w:tc>
        <w:tc>
          <w:tcPr>
            <w:tcW w:w="2097" w:type="dxa"/>
            <w:shd w:val="clear" w:color="auto" w:fill="DBE5F1" w:themeFill="accent1" w:themeFillTint="33"/>
            <w:vAlign w:val="center"/>
            <w:tcPrChange w:id="373" w:author="Ramynke, Jason (DCYF)" w:date="2026-07-07T18:40:00Z" w16du:dateUtc="2026-07-01T22:04:00Z">
              <w:tcPr>
                <w:tcW w:w="3787" w:type="dxa"/>
                <w:shd w:val="clear" w:color="auto" w:fill="DBE5F1" w:themeFill="accent1" w:themeFillTint="33"/>
                <w:vAlign w:val="center"/>
              </w:tcPr>
            </w:tcPrChange>
          </w:tcPr>
          <w:p w14:paraId="479F9B92" w14:textId="77777777" w:rsidR="009E06BF" w:rsidRPr="009E06BF" w:rsidRDefault="009E06BF">
            <w:pPr>
              <w:ind w:right="-37"/>
              <w:contextualSpacing/>
              <w:jc w:val="center"/>
              <w:rPr>
                <w:ins w:id="374" w:author="James, Christin (DCYF)" w:date="2026-07-01T15:03:00Z" w16du:dateUtc="2026-07-01T22:03:00Z"/>
                <w:rFonts w:ascii="Calibri" w:hAnsi="Calibri" w:cs="Calibri"/>
                <w:b/>
                <w:bCs/>
                <w:sz w:val="18"/>
                <w:szCs w:val="18"/>
                <w:rPrChange w:id="375" w:author="James, Christin (DCYF)" w:date="2026-07-01T15:03:00Z" w16du:dateUtc="2026-07-01T22:03:00Z">
                  <w:rPr>
                    <w:ins w:id="376" w:author="James, Christin (DCYF)" w:date="2026-07-01T15:03:00Z" w16du:dateUtc="2026-07-01T22:03:00Z"/>
                    <w:rFonts w:ascii="Calibri" w:hAnsi="Calibri" w:cs="Calibri"/>
                    <w:b/>
                    <w:bCs/>
                    <w:sz w:val="24"/>
                    <w:szCs w:val="24"/>
                  </w:rPr>
                </w:rPrChange>
              </w:rPr>
              <w:pPrChange w:id="377" w:author="James, Christin (DCYF)" w:date="2026-07-01T15:04:00Z" w16du:dateUtc="2026-07-01T22:04:00Z">
                <w:pPr>
                  <w:contextualSpacing/>
                  <w:jc w:val="center"/>
                </w:pPr>
              </w:pPrChange>
            </w:pPr>
            <w:ins w:id="378" w:author="James, Christin (DCYF)" w:date="2026-07-01T15:03:00Z" w16du:dateUtc="2026-07-01T22:03:00Z">
              <w:r w:rsidRPr="009E06BF">
                <w:rPr>
                  <w:rFonts w:ascii="Calibri" w:hAnsi="Calibri" w:cs="Calibri"/>
                  <w:b/>
                  <w:bCs/>
                  <w:sz w:val="18"/>
                  <w:szCs w:val="18"/>
                  <w:rPrChange w:id="379" w:author="James, Christin (DCYF)" w:date="2026-07-01T15:03:00Z" w16du:dateUtc="2026-07-01T22:03:00Z">
                    <w:rPr>
                      <w:rFonts w:ascii="Calibri" w:hAnsi="Calibri" w:cs="Calibri"/>
                      <w:b/>
                      <w:bCs/>
                      <w:sz w:val="24"/>
                      <w:szCs w:val="24"/>
                    </w:rPr>
                  </w:rPrChange>
                </w:rPr>
                <w:t>Provider may Claim</w:t>
              </w:r>
            </w:ins>
          </w:p>
        </w:tc>
        <w:tc>
          <w:tcPr>
            <w:tcW w:w="3265" w:type="dxa"/>
            <w:gridSpan w:val="2"/>
            <w:shd w:val="clear" w:color="auto" w:fill="DBE5F1" w:themeFill="accent1" w:themeFillTint="33"/>
            <w:vAlign w:val="center"/>
            <w:tcPrChange w:id="380" w:author="Ramynke, Jason (DCYF)" w:date="2026-07-07T18:40:00Z" w16du:dateUtc="2026-07-01T22:04:00Z">
              <w:tcPr>
                <w:tcW w:w="3260" w:type="dxa"/>
                <w:shd w:val="clear" w:color="auto" w:fill="DBE5F1" w:themeFill="accent1" w:themeFillTint="33"/>
                <w:vAlign w:val="center"/>
              </w:tcPr>
            </w:tcPrChange>
          </w:tcPr>
          <w:p w14:paraId="512015CA" w14:textId="77777777" w:rsidR="009E06BF" w:rsidRPr="009E06BF" w:rsidRDefault="009E06BF">
            <w:pPr>
              <w:contextualSpacing/>
              <w:jc w:val="center"/>
              <w:rPr>
                <w:ins w:id="381" w:author="James, Christin (DCYF)" w:date="2026-07-01T15:03:00Z" w16du:dateUtc="2026-07-01T22:03:00Z"/>
                <w:rFonts w:ascii="Calibri" w:hAnsi="Calibri" w:cs="Calibri"/>
                <w:b/>
                <w:bCs/>
                <w:sz w:val="18"/>
                <w:szCs w:val="18"/>
                <w:rPrChange w:id="382" w:author="James, Christin (DCYF)" w:date="2026-07-01T15:03:00Z" w16du:dateUtc="2026-07-01T22:03:00Z">
                  <w:rPr>
                    <w:ins w:id="383" w:author="James, Christin (DCYF)" w:date="2026-07-01T15:03:00Z" w16du:dateUtc="2026-07-01T22:03:00Z"/>
                    <w:rFonts w:ascii="Calibri" w:hAnsi="Calibri" w:cs="Calibri"/>
                    <w:b/>
                    <w:bCs/>
                    <w:sz w:val="24"/>
                    <w:szCs w:val="24"/>
                  </w:rPr>
                </w:rPrChange>
              </w:rPr>
            </w:pPr>
            <w:commentRangeStart w:id="384"/>
            <w:ins w:id="385" w:author="James, Christin (DCYF)" w:date="2026-07-01T15:03:00Z" w16du:dateUtc="2026-07-01T22:03:00Z">
              <w:r w:rsidRPr="009E06BF">
                <w:rPr>
                  <w:rFonts w:ascii="Calibri" w:hAnsi="Calibri" w:cs="Calibri"/>
                  <w:b/>
                  <w:bCs/>
                  <w:sz w:val="18"/>
                  <w:szCs w:val="18"/>
                  <w:rPrChange w:id="386" w:author="James, Christin (DCYF)" w:date="2026-07-01T15:03:00Z" w16du:dateUtc="2026-07-01T22:03:00Z">
                    <w:rPr>
                      <w:rFonts w:ascii="Calibri" w:hAnsi="Calibri" w:cs="Calibri"/>
                      <w:b/>
                      <w:bCs/>
                      <w:sz w:val="24"/>
                      <w:szCs w:val="24"/>
                    </w:rPr>
                  </w:rPrChange>
                </w:rPr>
                <w:t>Example Month of 31 Days</w:t>
              </w:r>
            </w:ins>
            <w:commentRangeEnd w:id="384"/>
            <w:r w:rsidR="00971ACE" w:rsidRPr="009E06BF">
              <w:rPr>
                <w:rStyle w:val="CommentReference"/>
                <w:rFonts w:ascii="Calibri" w:hAnsi="Calibri" w:cs="Calibri"/>
                <w:b/>
                <w:bCs/>
                <w:sz w:val="18"/>
                <w:szCs w:val="18"/>
                <w:rPrChange w:id="387" w:author="James, Christin (DCYF)" w:date="2026-07-01T15:03:00Z" w16du:dateUtc="2026-07-01T22:03:00Z">
                  <w:rPr>
                    <w:rStyle w:val="CommentReference"/>
                    <w:rFonts w:ascii="Calibri" w:hAnsi="Calibri" w:cs="Calibri"/>
                    <w:b/>
                    <w:bCs/>
                    <w:sz w:val="24"/>
                    <w:szCs w:val="24"/>
                  </w:rPr>
                </w:rPrChange>
              </w:rPr>
              <w:commentReference w:id="384"/>
            </w:r>
          </w:p>
        </w:tc>
      </w:tr>
      <w:tr w:rsidR="009E06BF" w:rsidRPr="009E06BF" w14:paraId="53BF7984" w14:textId="77777777" w:rsidTr="23F26365">
        <w:trPr>
          <w:gridAfter w:val="2"/>
          <w:wAfter w:w="19" w:type="dxa"/>
          <w:ins w:id="388" w:author="James, Christin (DCYF)" w:date="2026-07-01T15:03:00Z"/>
          <w:trPrChange w:id="389" w:author="Ramynke, Jason (DCYF)" w:date="2026-07-07T18:40:00Z" w16du:dateUtc="2026-07-01T22:04:00Z">
            <w:trPr>
              <w:gridBefore w:val="1"/>
              <w:gridAfter w:val="2"/>
            </w:trPr>
          </w:trPrChange>
        </w:trPr>
        <w:tc>
          <w:tcPr>
            <w:tcW w:w="1440" w:type="dxa"/>
            <w:tcPrChange w:id="390" w:author="Ramynke, Jason (DCYF)" w:date="2026-07-07T18:40:00Z" w16du:dateUtc="2026-07-01T22:04:00Z">
              <w:tcPr>
                <w:tcW w:w="1785" w:type="dxa"/>
              </w:tcPr>
            </w:tcPrChange>
          </w:tcPr>
          <w:p w14:paraId="70E23026" w14:textId="77777777" w:rsidR="009E06BF" w:rsidRPr="009E06BF" w:rsidRDefault="009E06BF">
            <w:pPr>
              <w:contextualSpacing/>
              <w:rPr>
                <w:ins w:id="391" w:author="James, Christin (DCYF)" w:date="2026-07-01T15:03:00Z" w16du:dateUtc="2026-07-01T22:03:00Z"/>
                <w:rFonts w:cs="Calibri"/>
                <w:sz w:val="18"/>
                <w:szCs w:val="18"/>
                <w:rPrChange w:id="392" w:author="James, Christin (DCYF)" w:date="2026-07-01T15:03:00Z" w16du:dateUtc="2026-07-01T22:03:00Z">
                  <w:rPr>
                    <w:ins w:id="393" w:author="James, Christin (DCYF)" w:date="2026-07-01T15:03:00Z" w16du:dateUtc="2026-07-01T22:03:00Z"/>
                    <w:rFonts w:cs="Calibri"/>
                  </w:rPr>
                </w:rPrChange>
              </w:rPr>
            </w:pPr>
            <w:ins w:id="394" w:author="James, Christin (DCYF)" w:date="2026-07-01T15:03:00Z" w16du:dateUtc="2026-07-01T22:03:00Z">
              <w:r w:rsidRPr="009E06BF">
                <w:rPr>
                  <w:rFonts w:cs="Calibri"/>
                  <w:sz w:val="18"/>
                  <w:szCs w:val="18"/>
                  <w:rPrChange w:id="395" w:author="James, Christin (DCYF)" w:date="2026-07-01T15:03:00Z" w16du:dateUtc="2026-07-01T22:03:00Z">
                    <w:rPr>
                      <w:rFonts w:cs="Calibri"/>
                    </w:rPr>
                  </w:rPrChange>
                </w:rPr>
                <w:t>23 full day units</w:t>
              </w:r>
            </w:ins>
          </w:p>
        </w:tc>
        <w:tc>
          <w:tcPr>
            <w:tcW w:w="1725" w:type="dxa"/>
            <w:tcPrChange w:id="396" w:author="Ramynke, Jason (DCYF)" w:date="2026-07-07T18:40:00Z" w16du:dateUtc="2026-07-01T22:04:00Z">
              <w:tcPr>
                <w:tcW w:w="2192" w:type="dxa"/>
              </w:tcPr>
            </w:tcPrChange>
          </w:tcPr>
          <w:p w14:paraId="305E053C" w14:textId="77777777" w:rsidR="009E06BF" w:rsidRPr="009E06BF" w:rsidRDefault="009E06BF">
            <w:pPr>
              <w:contextualSpacing/>
              <w:rPr>
                <w:ins w:id="397" w:author="James, Christin (DCYF)" w:date="2026-07-01T15:03:00Z" w16du:dateUtc="2026-07-01T22:03:00Z"/>
                <w:rFonts w:cs="Calibri"/>
                <w:sz w:val="18"/>
                <w:szCs w:val="18"/>
                <w:rPrChange w:id="398" w:author="James, Christin (DCYF)" w:date="2026-07-01T15:03:00Z" w16du:dateUtc="2026-07-01T22:03:00Z">
                  <w:rPr>
                    <w:ins w:id="399" w:author="James, Christin (DCYF)" w:date="2026-07-01T15:03:00Z" w16du:dateUtc="2026-07-01T22:03:00Z"/>
                    <w:rFonts w:cs="Calibri"/>
                  </w:rPr>
                </w:rPrChange>
              </w:rPr>
            </w:pPr>
            <w:ins w:id="400" w:author="James, Christin (DCYF)" w:date="2026-07-01T15:03:00Z" w16du:dateUtc="2026-07-01T22:03:00Z">
              <w:r w:rsidRPr="009E06BF">
                <w:rPr>
                  <w:rFonts w:cs="Calibri"/>
                  <w:sz w:val="18"/>
                  <w:szCs w:val="18"/>
                  <w:rPrChange w:id="401" w:author="James, Christin (DCYF)" w:date="2026-07-01T15:03:00Z" w16du:dateUtc="2026-07-01T22:03:00Z">
                    <w:rPr>
                      <w:rFonts w:cs="Calibri"/>
                    </w:rPr>
                  </w:rPrChange>
                </w:rPr>
                <w:t>Monday through Friday: 8 hours each day</w:t>
              </w:r>
            </w:ins>
          </w:p>
        </w:tc>
        <w:tc>
          <w:tcPr>
            <w:tcW w:w="1470" w:type="dxa"/>
            <w:tcPrChange w:id="402" w:author="Ramynke, Jason (DCYF)" w:date="2026-07-07T18:40:00Z" w16du:dateUtc="2026-07-01T22:04:00Z">
              <w:tcPr>
                <w:tcW w:w="1861" w:type="dxa"/>
              </w:tcPr>
            </w:tcPrChange>
          </w:tcPr>
          <w:p w14:paraId="21FBAA23" w14:textId="46D3E5BC" w:rsidR="009E06BF" w:rsidRPr="009E06BF" w:rsidRDefault="009E06BF">
            <w:pPr>
              <w:contextualSpacing/>
              <w:rPr>
                <w:ins w:id="403" w:author="James, Christin (DCYF)" w:date="2026-07-01T15:03:00Z" w16du:dateUtc="2026-07-01T22:03:00Z"/>
                <w:rFonts w:cs="Calibri"/>
                <w:sz w:val="18"/>
                <w:szCs w:val="18"/>
                <w:rPrChange w:id="404" w:author="James, Christin (DCYF)" w:date="2026-07-01T15:03:00Z" w16du:dateUtc="2026-07-01T22:03:00Z">
                  <w:rPr>
                    <w:ins w:id="405" w:author="James, Christin (DCYF)" w:date="2026-07-01T15:03:00Z" w16du:dateUtc="2026-07-01T22:03:00Z"/>
                    <w:rFonts w:cs="Calibri"/>
                  </w:rPr>
                </w:rPrChange>
              </w:rPr>
            </w:pPr>
            <w:ins w:id="406" w:author="James, Christin (DCYF)" w:date="2026-07-01T15:03:00Z" w16du:dateUtc="2026-07-01T22:03:00Z">
              <w:r w:rsidRPr="009E06BF">
                <w:rPr>
                  <w:rFonts w:cs="Calibri"/>
                  <w:sz w:val="18"/>
                  <w:szCs w:val="18"/>
                  <w:rPrChange w:id="407" w:author="James, Christin (DCYF)" w:date="2026-07-01T15:03:00Z" w16du:dateUtc="2026-07-01T22:03:00Z">
                    <w:rPr>
                      <w:rFonts w:cs="Calibri"/>
                    </w:rPr>
                  </w:rPrChange>
                </w:rPr>
                <w:t>18 days</w:t>
              </w:r>
            </w:ins>
          </w:p>
          <w:p w14:paraId="4EBAC44D" w14:textId="77777777" w:rsidR="009E06BF" w:rsidRPr="009E06BF" w:rsidRDefault="009E06BF" w:rsidP="70006B5F">
            <w:pPr>
              <w:contextualSpacing/>
              <w:rPr>
                <w:ins w:id="408" w:author="James, Christin (DCYF)" w:date="2026-07-01T15:03:00Z" w16du:dateUtc="2026-07-01T22:03:00Z"/>
                <w:rFonts w:cs="Calibri"/>
                <w:sz w:val="18"/>
                <w:szCs w:val="18"/>
                <w:rPrChange w:id="409" w:author="James, Christin (DCYF)" w:date="2026-07-01T15:03:00Z" w16du:dateUtc="2026-07-01T22:03:00Z">
                  <w:rPr>
                    <w:ins w:id="410" w:author="James, Christin (DCYF)" w:date="2026-07-01T15:03:00Z" w16du:dateUtc="2026-07-01T22:03:00Z"/>
                    <w:rFonts w:cs="Calibri"/>
                  </w:rPr>
                </w:rPrChange>
              </w:rPr>
            </w:pPr>
            <w:ins w:id="411" w:author="James, Christin (DCYF)" w:date="2026-07-01T15:03:00Z" w16du:dateUtc="2026-07-01T22:03:00Z">
              <w:del w:id="412" w:author="Ramynke, Jason (DCYF)" w:date="2026-07-07T18:31:00Z" w16du:dateUtc="2026-07-07T18:31:16Z">
                <w:r w:rsidRPr="70006B5F" w:rsidDel="009E06BF">
                  <w:rPr>
                    <w:rFonts w:cs="Calibri"/>
                    <w:sz w:val="18"/>
                    <w:szCs w:val="18"/>
                    <w:rPrChange w:id="413" w:author="James, Christin (DCYF)" w:date="2026-07-01T15:03:00Z" w16du:dateUtc="2026-07-01T22:03:00Z">
                      <w:rPr>
                        <w:rFonts w:cs="Calibri"/>
                      </w:rPr>
                    </w:rPrChange>
                  </w:rPr>
                  <w:delText>all between 5 and 10 hours each day.</w:delText>
                </w:r>
              </w:del>
            </w:ins>
          </w:p>
        </w:tc>
        <w:tc>
          <w:tcPr>
            <w:tcW w:w="1393" w:type="dxa"/>
            <w:tcPrChange w:id="414" w:author="Ramynke, Jason (DCYF)" w:date="2026-07-07T18:40:00Z" w16du:dateUtc="2026-07-01T22:04:00Z">
              <w:tcPr>
                <w:tcW w:w="1155" w:type="dxa"/>
                <w:gridSpan w:val="2"/>
              </w:tcPr>
            </w:tcPrChange>
          </w:tcPr>
          <w:p w14:paraId="6E0991AA" w14:textId="0000913B" w:rsidR="009E06BF" w:rsidRPr="009F2118" w:rsidRDefault="009E06BF" w:rsidP="70006B5F">
            <w:pPr>
              <w:contextualSpacing/>
              <w:rPr>
                <w:ins w:id="415" w:author="James, Christin (DCYF)" w:date="2026-07-01T15:03:00Z" w16du:dateUtc="2026-07-01T22:03:00Z"/>
                <w:rFonts w:cs="Calibri"/>
                <w:sz w:val="18"/>
                <w:szCs w:val="18"/>
                <w:rPrChange w:id="416" w:author="James, Christin (DCYF)" w:date="2026-07-07T14:10:00Z" w16du:dateUtc="2026-07-07T21:10:00Z">
                  <w:rPr>
                    <w:ins w:id="417" w:author="James, Christin (DCYF)" w:date="2026-07-01T15:03:00Z" w16du:dateUtc="2026-07-01T22:03:00Z"/>
                    <w:rFonts w:cs="Calibri"/>
                  </w:rPr>
                </w:rPrChange>
              </w:rPr>
            </w:pPr>
            <w:ins w:id="418" w:author="James, Christin (DCYF)" w:date="2026-07-01T15:03:00Z" w16du:dateUtc="2026-07-01T22:03:00Z">
              <w:del w:id="419" w:author="Ramynke, Jason (DCYF)" w:date="2026-07-07T18:36:00Z" w16du:dateUtc="2026-07-07T18:36:55Z">
                <w:r w:rsidRPr="009F2118" w:rsidDel="009E06BF">
                  <w:rPr>
                    <w:rFonts w:cs="Calibri"/>
                    <w:sz w:val="18"/>
                    <w:szCs w:val="18"/>
                    <w:rPrChange w:id="420" w:author="James, Christin (DCYF)" w:date="2026-07-07T14:10:00Z" w16du:dateUtc="2026-07-07T21:10:00Z">
                      <w:rPr>
                        <w:rFonts w:cs="Calibri"/>
                      </w:rPr>
                    </w:rPrChange>
                  </w:rPr>
                  <w:delText>Option D</w:delText>
                </w:r>
              </w:del>
            </w:ins>
            <w:ins w:id="421" w:author="Ramynke, Jason (DCYF)" w:date="2026-07-07T18:36:00Z" w16du:dateUtc="2026-07-07T18:36:55Z">
              <w:del w:id="422" w:author="James, Christin (DCYF)" w:date="2026-07-07T13:58:00Z" w16du:dateUtc="2026-07-07T20:58:00Z">
                <w:r w:rsidR="5155B60D" w:rsidRPr="009F2118" w:rsidDel="0014182C">
                  <w:rPr>
                    <w:rFonts w:eastAsia="Segoe UI" w:cs="Segoe UI"/>
                    <w:color w:val="242424"/>
                    <w:sz w:val="21"/>
                    <w:szCs w:val="21"/>
                    <w:u w:val="single"/>
                    <w:rPrChange w:id="423" w:author="James, Christin (DCYF)" w:date="2026-07-07T14:10:00Z" w16du:dateUtc="2026-07-07T21:10:00Z">
                      <w:rPr>
                        <w:rFonts w:ascii="Segoe UI" w:eastAsia="Segoe UI" w:hAnsi="Segoe UI" w:cs="Segoe UI"/>
                        <w:color w:val="242424"/>
                        <w:sz w:val="21"/>
                        <w:szCs w:val="21"/>
                        <w:u w:val="single"/>
                      </w:rPr>
                    </w:rPrChange>
                  </w:rPr>
                  <w:delText xml:space="preserve"> </w:delText>
                </w:r>
              </w:del>
              <w:r w:rsidR="5155B60D" w:rsidRPr="009F2118">
                <w:rPr>
                  <w:rFonts w:eastAsia="Segoe UI" w:cs="Segoe UI"/>
                  <w:color w:val="242424"/>
                  <w:sz w:val="18"/>
                  <w:szCs w:val="18"/>
                  <w:rPrChange w:id="424" w:author="James, Christin (DCYF)" w:date="2026-07-07T14:10:00Z" w16du:dateUtc="2026-07-07T21:10:00Z">
                    <w:rPr>
                      <w:rFonts w:ascii="Segoe UI" w:eastAsia="Segoe UI" w:hAnsi="Segoe UI" w:cs="Segoe UI"/>
                      <w:color w:val="242424"/>
                      <w:sz w:val="21"/>
                      <w:szCs w:val="21"/>
                      <w:u w:val="single"/>
                    </w:rPr>
                  </w:rPrChange>
                </w:rPr>
                <w:t xml:space="preserve">Child attends 16 days or more, you may claim </w:t>
              </w:r>
              <w:del w:id="425" w:author="James, Christin (DCYF)" w:date="2026-07-07T13:57:00Z" w16du:dateUtc="2026-07-07T20:57:00Z">
                <w:r w:rsidR="5155B60D" w:rsidRPr="009F2118" w:rsidDel="00FF2253">
                  <w:rPr>
                    <w:rFonts w:eastAsia="Segoe UI" w:cs="Segoe UI"/>
                    <w:strike/>
                    <w:color w:val="242424"/>
                    <w:sz w:val="18"/>
                    <w:szCs w:val="18"/>
                    <w:rPrChange w:id="426" w:author="James, Christin (DCYF)" w:date="2026-07-07T14:10:00Z" w16du:dateUtc="2026-07-07T21:10:00Z">
                      <w:rPr>
                        <w:rFonts w:ascii="Segoe UI" w:eastAsia="Segoe UI" w:hAnsi="Segoe UI" w:cs="Segoe UI"/>
                        <w:strike/>
                        <w:color w:val="242424"/>
                        <w:sz w:val="21"/>
                        <w:szCs w:val="21"/>
                        <w:u w:val="single"/>
                      </w:rPr>
                    </w:rPrChange>
                  </w:rPr>
                  <w:delText>bill</w:delText>
                </w:r>
                <w:r w:rsidR="5155B60D" w:rsidRPr="009F2118" w:rsidDel="00FF2253">
                  <w:rPr>
                    <w:rFonts w:eastAsia="Segoe UI" w:cs="Segoe UI"/>
                    <w:b/>
                    <w:bCs/>
                    <w:strike/>
                    <w:color w:val="242424"/>
                    <w:sz w:val="18"/>
                    <w:szCs w:val="18"/>
                    <w:rPrChange w:id="427" w:author="James, Christin (DCYF)" w:date="2026-07-07T14:10:00Z" w16du:dateUtc="2026-07-07T21:10:00Z">
                      <w:rPr>
                        <w:rFonts w:ascii="Segoe UI" w:eastAsia="Segoe UI" w:hAnsi="Segoe UI" w:cs="Segoe UI"/>
                        <w:b/>
                        <w:bCs/>
                        <w:strike/>
                        <w:color w:val="242424"/>
                        <w:sz w:val="21"/>
                        <w:szCs w:val="21"/>
                        <w:u w:val="single"/>
                      </w:rPr>
                    </w:rPrChange>
                  </w:rPr>
                  <w:delText xml:space="preserve"> </w:delText>
                </w:r>
              </w:del>
              <w:r w:rsidR="5155B60D" w:rsidRPr="009F2118">
                <w:rPr>
                  <w:rFonts w:eastAsia="Segoe UI" w:cs="Segoe UI"/>
                  <w:b/>
                  <w:bCs/>
                  <w:color w:val="242424"/>
                  <w:sz w:val="18"/>
                  <w:szCs w:val="18"/>
                  <w:rPrChange w:id="428" w:author="James, Christin (DCYF)" w:date="2026-07-07T14:10:00Z" w16du:dateUtc="2026-07-07T21:10:00Z">
                    <w:rPr>
                      <w:rFonts w:ascii="Segoe UI" w:eastAsia="Segoe UI" w:hAnsi="Segoe UI" w:cs="Segoe UI"/>
                      <w:b/>
                      <w:bCs/>
                      <w:color w:val="242424"/>
                      <w:sz w:val="21"/>
                      <w:szCs w:val="21"/>
                      <w:u w:val="single"/>
                    </w:rPr>
                  </w:rPrChange>
                </w:rPr>
                <w:t>up to</w:t>
              </w:r>
              <w:r w:rsidR="5155B60D" w:rsidRPr="009F2118">
                <w:rPr>
                  <w:rFonts w:eastAsia="Segoe UI" w:cs="Segoe UI"/>
                  <w:color w:val="242424"/>
                  <w:sz w:val="18"/>
                  <w:szCs w:val="18"/>
                  <w:rPrChange w:id="429" w:author="James, Christin (DCYF)" w:date="2026-07-07T14:10:00Z" w16du:dateUtc="2026-07-07T21:10:00Z">
                    <w:rPr>
                      <w:rFonts w:ascii="Segoe UI" w:eastAsia="Segoe UI" w:hAnsi="Segoe UI" w:cs="Segoe UI"/>
                      <w:color w:val="242424"/>
                      <w:sz w:val="21"/>
                      <w:szCs w:val="21"/>
                      <w:u w:val="single"/>
                    </w:rPr>
                  </w:rPrChange>
                </w:rPr>
                <w:t xml:space="preserve"> the full number of </w:t>
              </w:r>
              <w:del w:id="430" w:author="James, Christin (DCYF)" w:date="2026-07-07T13:57:00Z" w16du:dateUtc="2026-07-07T20:57:00Z">
                <w:r w:rsidR="5155B60D" w:rsidRPr="009F2118" w:rsidDel="00FF2253">
                  <w:rPr>
                    <w:rFonts w:eastAsia="Segoe UI" w:cs="Segoe UI"/>
                    <w:strike/>
                    <w:color w:val="242424"/>
                    <w:sz w:val="18"/>
                    <w:szCs w:val="18"/>
                    <w:rPrChange w:id="431" w:author="James, Christin (DCYF)" w:date="2026-07-07T14:10:00Z" w16du:dateUtc="2026-07-07T21:10:00Z">
                      <w:rPr>
                        <w:rFonts w:ascii="Segoe UI" w:eastAsia="Segoe UI" w:hAnsi="Segoe UI" w:cs="Segoe UI"/>
                        <w:strike/>
                        <w:color w:val="242424"/>
                        <w:sz w:val="21"/>
                        <w:szCs w:val="21"/>
                        <w:u w:val="single"/>
                      </w:rPr>
                    </w:rPrChange>
                  </w:rPr>
                  <w:delText>billable</w:delText>
                </w:r>
              </w:del>
            </w:ins>
            <w:del w:id="432" w:author="James, Christin (DCYF)" w:date="2026-07-07T13:57:00Z" w16du:dateUtc="2026-07-07T20:57:00Z">
              <w:r w:rsidR="00E619FB" w:rsidRPr="009F2118" w:rsidDel="00FF2253">
                <w:rPr>
                  <w:rFonts w:eastAsia="Segoe UI" w:cs="Segoe UI"/>
                  <w:strike/>
                  <w:color w:val="242424"/>
                  <w:sz w:val="18"/>
                  <w:szCs w:val="18"/>
                  <w:rPrChange w:id="433" w:author="James, Christin (DCYF)" w:date="2026-07-07T14:10:00Z" w16du:dateUtc="2026-07-07T21:10:00Z">
                    <w:rPr>
                      <w:rFonts w:ascii="Segoe UI" w:eastAsia="Segoe UI" w:hAnsi="Segoe UI" w:cs="Segoe UI"/>
                      <w:strike/>
                      <w:color w:val="242424"/>
                      <w:sz w:val="21"/>
                      <w:szCs w:val="21"/>
                      <w:u w:val="single"/>
                    </w:rPr>
                  </w:rPrChange>
                </w:rPr>
                <w:delText xml:space="preserve"> </w:delText>
              </w:r>
            </w:del>
            <w:ins w:id="434" w:author="Ramynke, Jason (DCYF)" w:date="2026-07-07T18:36:00Z" w16du:dateUtc="2026-07-07T18:36:55Z">
              <w:r w:rsidR="5155B60D" w:rsidRPr="009F2118">
                <w:rPr>
                  <w:rFonts w:eastAsia="Segoe UI" w:cs="Segoe UI"/>
                  <w:color w:val="242424"/>
                  <w:sz w:val="18"/>
                  <w:szCs w:val="18"/>
                  <w:rPrChange w:id="435" w:author="James, Christin (DCYF)" w:date="2026-07-07T14:10:00Z" w16du:dateUtc="2026-07-07T21:10:00Z">
                    <w:rPr>
                      <w:rFonts w:ascii="Segoe UI" w:eastAsia="Segoe UI" w:hAnsi="Segoe UI" w:cs="Segoe UI"/>
                      <w:color w:val="242424"/>
                      <w:sz w:val="21"/>
                      <w:szCs w:val="21"/>
                      <w:u w:val="single"/>
                    </w:rPr>
                  </w:rPrChange>
                </w:rPr>
                <w:t>eligible days</w:t>
              </w:r>
            </w:ins>
            <w:ins w:id="436" w:author="James, Christin (DCYF)" w:date="2026-07-07T14:10:00Z" w16du:dateUtc="2026-07-07T21:10:00Z">
              <w:r w:rsidR="009F2118" w:rsidRPr="009F2118">
                <w:rPr>
                  <w:rFonts w:eastAsia="Segoe UI" w:cs="Segoe UI"/>
                  <w:color w:val="242424"/>
                  <w:sz w:val="18"/>
                  <w:szCs w:val="18"/>
                  <w:rPrChange w:id="437" w:author="James, Christin (DCYF)" w:date="2026-07-07T14:10:00Z" w16du:dateUtc="2026-07-07T21:10:00Z">
                    <w:rPr>
                      <w:rFonts w:ascii="Segoe UI" w:eastAsia="Segoe UI" w:hAnsi="Segoe UI" w:cs="Segoe UI"/>
                      <w:color w:val="242424"/>
                      <w:sz w:val="18"/>
                      <w:szCs w:val="18"/>
                    </w:rPr>
                  </w:rPrChange>
                </w:rPr>
                <w:t>.</w:t>
              </w:r>
            </w:ins>
            <w:ins w:id="438" w:author="Ramynke, Jason (DCYF)" w:date="2026-07-07T18:36:00Z" w16du:dateUtc="2026-07-07T18:36:55Z">
              <w:r w:rsidR="5155B60D" w:rsidRPr="009F2118">
                <w:rPr>
                  <w:rFonts w:eastAsia="Segoe UI" w:cs="Segoe UI"/>
                  <w:color w:val="242424"/>
                  <w:sz w:val="18"/>
                  <w:szCs w:val="18"/>
                  <w:rPrChange w:id="439" w:author="James, Christin (DCYF)" w:date="2026-07-07T14:10:00Z" w16du:dateUtc="2026-07-07T21:10:00Z">
                    <w:rPr>
                      <w:rFonts w:ascii="Segoe UI" w:eastAsia="Segoe UI" w:hAnsi="Segoe UI" w:cs="Segoe UI"/>
                      <w:color w:val="242424"/>
                      <w:sz w:val="21"/>
                      <w:szCs w:val="21"/>
                    </w:rPr>
                  </w:rPrChange>
                </w:rPr>
                <w:t xml:space="preserve"> </w:t>
              </w:r>
              <w:r w:rsidR="5155B60D" w:rsidRPr="009F2118">
                <w:rPr>
                  <w:sz w:val="18"/>
                  <w:szCs w:val="18"/>
                </w:rPr>
                <w:t xml:space="preserve"> </w:t>
              </w:r>
            </w:ins>
          </w:p>
        </w:tc>
        <w:tc>
          <w:tcPr>
            <w:tcW w:w="2097" w:type="dxa"/>
            <w:tcPrChange w:id="440" w:author="Ramynke, Jason (DCYF)" w:date="2026-07-07T18:40:00Z" w16du:dateUtc="2026-07-01T22:04:00Z">
              <w:tcPr>
                <w:tcW w:w="3787" w:type="dxa"/>
              </w:tcPr>
            </w:tcPrChange>
          </w:tcPr>
          <w:p w14:paraId="002622D8" w14:textId="77777777" w:rsidR="009E06BF" w:rsidRPr="009E06BF" w:rsidRDefault="009E06BF">
            <w:pPr>
              <w:contextualSpacing/>
              <w:rPr>
                <w:ins w:id="441" w:author="James, Christin (DCYF)" w:date="2026-07-01T15:03:00Z" w16du:dateUtc="2026-07-01T22:03:00Z"/>
                <w:rFonts w:cs="Calibri"/>
                <w:sz w:val="18"/>
                <w:szCs w:val="18"/>
                <w:rPrChange w:id="442" w:author="James, Christin (DCYF)" w:date="2026-07-01T15:03:00Z" w16du:dateUtc="2026-07-01T22:03:00Z">
                  <w:rPr>
                    <w:ins w:id="443" w:author="James, Christin (DCYF)" w:date="2026-07-01T15:03:00Z" w16du:dateUtc="2026-07-01T22:03:00Z"/>
                    <w:rFonts w:cs="Calibri"/>
                  </w:rPr>
                </w:rPrChange>
              </w:rPr>
            </w:pPr>
            <w:ins w:id="444" w:author="James, Christin (DCYF)" w:date="2026-07-01T15:03:00Z" w16du:dateUtc="2026-07-01T22:03:00Z">
              <w:r w:rsidRPr="009E06BF">
                <w:rPr>
                  <w:rFonts w:cs="Calibri"/>
                  <w:sz w:val="18"/>
                  <w:szCs w:val="18"/>
                  <w:rPrChange w:id="445" w:author="James, Christin (DCYF)" w:date="2026-07-01T15:03:00Z" w16du:dateUtc="2026-07-01T22:03:00Z">
                    <w:rPr>
                      <w:rFonts w:cs="Calibri"/>
                    </w:rPr>
                  </w:rPrChange>
                </w:rPr>
                <w:t>22 full day units</w:t>
              </w:r>
            </w:ins>
          </w:p>
          <w:p w14:paraId="52136427" w14:textId="67F2A573" w:rsidR="009E06BF" w:rsidRPr="009E06BF" w:rsidRDefault="009E06BF" w:rsidP="70006B5F">
            <w:pPr>
              <w:contextualSpacing/>
              <w:rPr>
                <w:ins w:id="446" w:author="James, Christin (DCYF)" w:date="2026-07-01T15:03:00Z" w16du:dateUtc="2026-07-01T22:03:00Z"/>
                <w:rFonts w:cs="Calibri"/>
                <w:sz w:val="18"/>
                <w:szCs w:val="18"/>
                <w:rPrChange w:id="447" w:author="James, Christin (DCYF)" w:date="2026-07-01T15:03:00Z" w16du:dateUtc="2026-07-01T22:03:00Z">
                  <w:rPr>
                    <w:ins w:id="448" w:author="James, Christin (DCYF)" w:date="2026-07-01T15:03:00Z" w16du:dateUtc="2026-07-01T22:03:00Z"/>
                    <w:rFonts w:cs="Calibri"/>
                  </w:rPr>
                </w:rPrChange>
              </w:rPr>
            </w:pPr>
            <w:ins w:id="449" w:author="James, Christin (DCYF)" w:date="2026-07-01T15:03:00Z" w16du:dateUtc="2026-07-01T22:03:00Z">
              <w:del w:id="450" w:author="Ramynke, Jason (DCYF)" w:date="2026-07-07T18:37:00Z" w16du:dateUtc="2026-07-07T18:37:42Z">
                <w:r w:rsidRPr="70006B5F" w:rsidDel="009E06BF">
                  <w:rPr>
                    <w:rFonts w:cs="Calibri"/>
                    <w:sz w:val="18"/>
                    <w:szCs w:val="18"/>
                    <w:rPrChange w:id="451" w:author="James, Christin (DCYF)" w:date="2026-07-01T15:03:00Z" w16du:dateUtc="2026-07-01T22:03:00Z">
                      <w:rPr>
                        <w:rFonts w:cs="Calibri"/>
                      </w:rPr>
                    </w:rPrChange>
                  </w:rPr>
                  <w:delText xml:space="preserve"> </w:delText>
                </w:r>
              </w:del>
            </w:ins>
          </w:p>
          <w:p w14:paraId="4CF60209" w14:textId="77777777" w:rsidR="009E06BF" w:rsidRPr="009E06BF" w:rsidRDefault="009E06BF">
            <w:pPr>
              <w:contextualSpacing/>
              <w:rPr>
                <w:ins w:id="452" w:author="James, Christin (DCYF)" w:date="2026-07-01T15:03:00Z" w16du:dateUtc="2026-07-01T22:03:00Z"/>
                <w:rFonts w:cs="Calibri"/>
                <w:sz w:val="18"/>
                <w:szCs w:val="18"/>
                <w:rPrChange w:id="453" w:author="James, Christin (DCYF)" w:date="2026-07-01T15:03:00Z" w16du:dateUtc="2026-07-01T22:03:00Z">
                  <w:rPr>
                    <w:ins w:id="454" w:author="James, Christin (DCYF)" w:date="2026-07-01T15:03:00Z" w16du:dateUtc="2026-07-01T22:03:00Z"/>
                    <w:rFonts w:cs="Calibri"/>
                  </w:rPr>
                </w:rPrChange>
              </w:rPr>
            </w:pPr>
            <w:ins w:id="455" w:author="James, Christin (DCYF)" w:date="2026-07-01T15:03:00Z" w16du:dateUtc="2026-07-01T22:03:00Z">
              <w:r w:rsidRPr="009E06BF">
                <w:rPr>
                  <w:rFonts w:cs="Calibri"/>
                  <w:sz w:val="18"/>
                  <w:szCs w:val="18"/>
                  <w:rPrChange w:id="456" w:author="James, Christin (DCYF)" w:date="2026-07-01T15:03:00Z" w16du:dateUtc="2026-07-01T22:03:00Z">
                    <w:rPr>
                      <w:rFonts w:cs="Calibri"/>
                    </w:rPr>
                  </w:rPrChange>
                </w:rPr>
                <w:t>Days attended: 18 full days</w:t>
              </w:r>
            </w:ins>
          </w:p>
          <w:p w14:paraId="14B901A4" w14:textId="77777777" w:rsidR="009E06BF" w:rsidRPr="009E06BF" w:rsidRDefault="009E06BF">
            <w:pPr>
              <w:contextualSpacing/>
              <w:rPr>
                <w:ins w:id="457" w:author="James, Christin (DCYF)" w:date="2026-07-01T15:03:00Z" w16du:dateUtc="2026-07-01T22:03:00Z"/>
                <w:rFonts w:cs="Calibri"/>
                <w:sz w:val="18"/>
                <w:szCs w:val="18"/>
                <w:rPrChange w:id="458" w:author="James, Christin (DCYF)" w:date="2026-07-01T15:03:00Z" w16du:dateUtc="2026-07-01T22:03:00Z">
                  <w:rPr>
                    <w:ins w:id="459" w:author="James, Christin (DCYF)" w:date="2026-07-01T15:03:00Z" w16du:dateUtc="2026-07-01T22:03:00Z"/>
                    <w:rFonts w:cs="Calibri"/>
                  </w:rPr>
                </w:rPrChange>
              </w:rPr>
            </w:pPr>
            <w:ins w:id="460" w:author="James, Christin (DCYF)" w:date="2026-07-01T15:03:00Z" w16du:dateUtc="2026-07-01T22:03:00Z">
              <w:r w:rsidRPr="009E06BF">
                <w:rPr>
                  <w:rFonts w:cs="Calibri"/>
                  <w:sz w:val="18"/>
                  <w:szCs w:val="18"/>
                  <w:rPrChange w:id="461" w:author="James, Christin (DCYF)" w:date="2026-07-01T15:03:00Z" w16du:dateUtc="2026-07-01T22:03:00Z">
                    <w:rPr>
                      <w:rFonts w:cs="Calibri"/>
                    </w:rPr>
                  </w:rPrChange>
                </w:rPr>
                <w:t>Holidays: 0 days</w:t>
              </w:r>
            </w:ins>
          </w:p>
          <w:p w14:paraId="1880B969" w14:textId="77777777" w:rsidR="009E06BF" w:rsidRPr="009E06BF" w:rsidRDefault="009E06BF">
            <w:pPr>
              <w:contextualSpacing/>
              <w:rPr>
                <w:ins w:id="462" w:author="James, Christin (DCYF)" w:date="2026-07-01T15:03:00Z" w16du:dateUtc="2026-07-01T22:03:00Z"/>
                <w:rFonts w:cs="Calibri"/>
                <w:sz w:val="18"/>
                <w:szCs w:val="18"/>
                <w:rPrChange w:id="463" w:author="James, Christin (DCYF)" w:date="2026-07-01T15:03:00Z" w16du:dateUtc="2026-07-01T22:03:00Z">
                  <w:rPr>
                    <w:ins w:id="464" w:author="James, Christin (DCYF)" w:date="2026-07-01T15:03:00Z" w16du:dateUtc="2026-07-01T22:03:00Z"/>
                    <w:rFonts w:cs="Calibri"/>
                  </w:rPr>
                </w:rPrChange>
              </w:rPr>
            </w:pPr>
            <w:ins w:id="465" w:author="James, Christin (DCYF)" w:date="2026-07-01T15:03:00Z" w16du:dateUtc="2026-07-01T22:03:00Z">
              <w:r w:rsidRPr="009E06BF">
                <w:rPr>
                  <w:rFonts w:cs="Calibri"/>
                  <w:sz w:val="18"/>
                  <w:szCs w:val="18"/>
                  <w:rPrChange w:id="466" w:author="James, Christin (DCYF)" w:date="2026-07-01T15:03:00Z" w16du:dateUtc="2026-07-01T22:03:00Z">
                    <w:rPr>
                      <w:rFonts w:cs="Calibri"/>
                    </w:rPr>
                  </w:rPrChange>
                </w:rPr>
                <w:t>Professional training days: 0 days</w:t>
              </w:r>
            </w:ins>
          </w:p>
          <w:p w14:paraId="1D55B9E7" w14:textId="2C301D7C" w:rsidR="009E06BF" w:rsidRPr="009E06BF" w:rsidRDefault="009E06BF" w:rsidP="70006B5F">
            <w:pPr>
              <w:contextualSpacing/>
              <w:rPr>
                <w:ins w:id="467" w:author="James, Christin (DCYF)" w:date="2026-07-01T15:03:00Z" w16du:dateUtc="2026-07-01T22:03:00Z"/>
                <w:rFonts w:cs="Calibri"/>
                <w:sz w:val="18"/>
                <w:szCs w:val="18"/>
                <w:rPrChange w:id="468" w:author="James, Christin (DCYF)" w:date="2026-07-01T15:03:00Z" w16du:dateUtc="2026-07-01T22:03:00Z">
                  <w:rPr>
                    <w:ins w:id="469" w:author="James, Christin (DCYF)" w:date="2026-07-01T15:03:00Z" w16du:dateUtc="2026-07-01T22:03:00Z"/>
                    <w:rFonts w:cs="Calibri"/>
                  </w:rPr>
                </w:rPrChange>
              </w:rPr>
            </w:pPr>
            <w:ins w:id="470" w:author="James, Christin (DCYF)" w:date="2026-07-01T15:03:00Z" w16du:dateUtc="2026-07-01T22:03:00Z">
              <w:r w:rsidRPr="70006B5F">
                <w:rPr>
                  <w:rFonts w:cs="Calibri"/>
                  <w:sz w:val="18"/>
                  <w:szCs w:val="18"/>
                  <w:rPrChange w:id="471" w:author="James, Christin (DCYF)" w:date="2026-07-01T15:03:00Z" w16du:dateUtc="2026-07-01T22:03:00Z">
                    <w:rPr>
                      <w:rFonts w:cs="Calibri"/>
                    </w:rPr>
                  </w:rPrChange>
                </w:rPr>
                <w:t xml:space="preserve">Additional eligible </w:t>
              </w:r>
            </w:ins>
            <w:ins w:id="472" w:author="Ramynke, Jason (DCYF)" w:date="2026-07-07T18:37:00Z" w16du:dateUtc="2026-07-07T18:37:27Z">
              <w:r w:rsidR="2E554432" w:rsidRPr="70006B5F">
                <w:rPr>
                  <w:rFonts w:cs="Calibri"/>
                  <w:sz w:val="18"/>
                  <w:szCs w:val="18"/>
                </w:rPr>
                <w:t xml:space="preserve">absent </w:t>
              </w:r>
            </w:ins>
            <w:ins w:id="473" w:author="James, Christin (DCYF)" w:date="2026-07-01T15:03:00Z" w16du:dateUtc="2026-07-01T22:03:00Z">
              <w:r w:rsidRPr="70006B5F">
                <w:rPr>
                  <w:rFonts w:cs="Calibri"/>
                  <w:sz w:val="18"/>
                  <w:szCs w:val="18"/>
                  <w:rPrChange w:id="474" w:author="James, Christin (DCYF)" w:date="2026-07-01T15:03:00Z" w16du:dateUtc="2026-07-01T22:03:00Z">
                    <w:rPr>
                      <w:rFonts w:cs="Calibri"/>
                    </w:rPr>
                  </w:rPrChange>
                </w:rPr>
                <w:t>days: 4 full days</w:t>
              </w:r>
            </w:ins>
          </w:p>
        </w:tc>
        <w:tc>
          <w:tcPr>
            <w:tcW w:w="3265" w:type="dxa"/>
            <w:gridSpan w:val="2"/>
            <w:tcPrChange w:id="475" w:author="Ramynke, Jason (DCYF)" w:date="2026-07-07T18:40:00Z" w16du:dateUtc="2026-07-01T22:04:00Z">
              <w:tcPr>
                <w:tcW w:w="3260" w:type="dxa"/>
              </w:tcPr>
            </w:tcPrChange>
          </w:tcPr>
          <w:p w14:paraId="7CC994B4" w14:textId="77777777" w:rsidR="009E06BF" w:rsidRPr="009E06BF" w:rsidRDefault="009E06BF">
            <w:pPr>
              <w:contextualSpacing/>
              <w:rPr>
                <w:ins w:id="476" w:author="James, Christin (DCYF)" w:date="2026-07-01T15:03:00Z" w16du:dateUtc="2026-07-01T22:03:00Z"/>
                <w:rFonts w:ascii="Calibri" w:hAnsi="Calibri" w:cs="Calibri"/>
                <w:sz w:val="18"/>
                <w:szCs w:val="18"/>
                <w:rPrChange w:id="477" w:author="James, Christin (DCYF)" w:date="2026-07-01T15:03:00Z" w16du:dateUtc="2026-07-01T22:03:00Z">
                  <w:rPr>
                    <w:ins w:id="478" w:author="James, Christin (DCYF)" w:date="2026-07-01T15:03:00Z" w16du:dateUtc="2026-07-01T22:03:00Z"/>
                    <w:rFonts w:ascii="Calibri" w:hAnsi="Calibri" w:cs="Calibri"/>
                    <w:sz w:val="24"/>
                    <w:szCs w:val="24"/>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1D2BA45E" w14:textId="77777777" w:rsidTr="70006B5F">
              <w:trPr>
                <w:ins w:id="479" w:author="James, Christin (DCYF)" w:date="2026-07-01T15:03:00Z"/>
              </w:trPr>
              <w:tc>
                <w:tcPr>
                  <w:tcW w:w="2562" w:type="dxa"/>
                  <w:gridSpan w:val="7"/>
                </w:tcPr>
                <w:p w14:paraId="5C5AA9A9" w14:textId="77777777" w:rsidR="009E06BF" w:rsidRPr="00971ACE" w:rsidRDefault="009E06BF">
                  <w:pPr>
                    <w:rPr>
                      <w:ins w:id="480" w:author="James, Christin (DCYF)" w:date="2026-07-01T15:03:00Z" w16du:dateUtc="2026-07-01T22:03:00Z"/>
                      <w:sz w:val="16"/>
                      <w:szCs w:val="16"/>
                      <w:rPrChange w:id="481" w:author="James, Christin (DCYF)" w:date="2026-07-01T15:09:00Z" w16du:dateUtc="2026-07-01T22:09:00Z">
                        <w:rPr>
                          <w:ins w:id="482" w:author="James, Christin (DCYF)" w:date="2026-07-01T15:03:00Z" w16du:dateUtc="2026-07-01T22:03:00Z"/>
                          <w:sz w:val="14"/>
                          <w:szCs w:val="14"/>
                        </w:rPr>
                      </w:rPrChange>
                    </w:rPr>
                  </w:pPr>
                  <w:ins w:id="483" w:author="James, Christin (DCYF)" w:date="2026-07-01T15:03:00Z" w16du:dateUtc="2026-07-01T22:03:00Z">
                    <w:r w:rsidRPr="00971ACE">
                      <w:rPr>
                        <w:sz w:val="16"/>
                        <w:szCs w:val="16"/>
                        <w:rPrChange w:id="484" w:author="James, Christin (DCYF)" w:date="2026-07-01T15:09:00Z" w16du:dateUtc="2026-07-01T22:09:00Z">
                          <w:rPr>
                            <w:sz w:val="14"/>
                            <w:szCs w:val="14"/>
                          </w:rPr>
                        </w:rPrChange>
                      </w:rPr>
                      <w:t>March 2026</w:t>
                    </w:r>
                  </w:ins>
                </w:p>
              </w:tc>
            </w:tr>
            <w:tr w:rsidR="009E06BF" w:rsidRPr="00971ACE" w14:paraId="39C625EB" w14:textId="77777777" w:rsidTr="70006B5F">
              <w:trPr>
                <w:ins w:id="485" w:author="James, Christin (DCYF)" w:date="2026-07-01T15:03:00Z"/>
              </w:trPr>
              <w:tc>
                <w:tcPr>
                  <w:tcW w:w="366" w:type="dxa"/>
                  <w:shd w:val="clear" w:color="auto" w:fill="DAEEF3" w:themeFill="accent5" w:themeFillTint="33"/>
                </w:tcPr>
                <w:p w14:paraId="2E4D7A2C" w14:textId="77777777" w:rsidR="009E06BF" w:rsidRPr="00971ACE" w:rsidRDefault="009E06BF">
                  <w:pPr>
                    <w:rPr>
                      <w:ins w:id="486" w:author="James, Christin (DCYF)" w:date="2026-07-01T15:03:00Z" w16du:dateUtc="2026-07-01T22:03:00Z"/>
                      <w:sz w:val="16"/>
                      <w:szCs w:val="16"/>
                      <w:rPrChange w:id="487" w:author="James, Christin (DCYF)" w:date="2026-07-01T15:09:00Z" w16du:dateUtc="2026-07-01T22:09:00Z">
                        <w:rPr>
                          <w:ins w:id="488" w:author="James, Christin (DCYF)" w:date="2026-07-01T15:03:00Z" w16du:dateUtc="2026-07-01T22:03:00Z"/>
                          <w:sz w:val="14"/>
                          <w:szCs w:val="14"/>
                        </w:rPr>
                      </w:rPrChange>
                    </w:rPr>
                  </w:pPr>
                  <w:ins w:id="489" w:author="James, Christin (DCYF)" w:date="2026-07-01T15:03:00Z" w16du:dateUtc="2026-07-01T22:03:00Z">
                    <w:r w:rsidRPr="00971ACE">
                      <w:rPr>
                        <w:sz w:val="16"/>
                        <w:szCs w:val="16"/>
                        <w:rPrChange w:id="490" w:author="James, Christin (DCYF)" w:date="2026-07-01T15:09:00Z" w16du:dateUtc="2026-07-01T22:09:00Z">
                          <w:rPr>
                            <w:sz w:val="14"/>
                            <w:szCs w:val="14"/>
                          </w:rPr>
                        </w:rPrChange>
                      </w:rPr>
                      <w:t>S</w:t>
                    </w:r>
                  </w:ins>
                </w:p>
              </w:tc>
              <w:tc>
                <w:tcPr>
                  <w:tcW w:w="366" w:type="dxa"/>
                  <w:shd w:val="clear" w:color="auto" w:fill="DAEEF3" w:themeFill="accent5" w:themeFillTint="33"/>
                </w:tcPr>
                <w:p w14:paraId="6D54C385" w14:textId="77777777" w:rsidR="009E06BF" w:rsidRPr="00971ACE" w:rsidRDefault="009E06BF">
                  <w:pPr>
                    <w:rPr>
                      <w:ins w:id="491" w:author="James, Christin (DCYF)" w:date="2026-07-01T15:03:00Z" w16du:dateUtc="2026-07-01T22:03:00Z"/>
                      <w:sz w:val="16"/>
                      <w:szCs w:val="16"/>
                      <w:rPrChange w:id="492" w:author="James, Christin (DCYF)" w:date="2026-07-01T15:09:00Z" w16du:dateUtc="2026-07-01T22:09:00Z">
                        <w:rPr>
                          <w:ins w:id="493" w:author="James, Christin (DCYF)" w:date="2026-07-01T15:03:00Z" w16du:dateUtc="2026-07-01T22:03:00Z"/>
                          <w:sz w:val="14"/>
                          <w:szCs w:val="14"/>
                        </w:rPr>
                      </w:rPrChange>
                    </w:rPr>
                  </w:pPr>
                  <w:ins w:id="494" w:author="James, Christin (DCYF)" w:date="2026-07-01T15:03:00Z" w16du:dateUtc="2026-07-01T22:03:00Z">
                    <w:r w:rsidRPr="00971ACE">
                      <w:rPr>
                        <w:sz w:val="16"/>
                        <w:szCs w:val="16"/>
                        <w:rPrChange w:id="495" w:author="James, Christin (DCYF)" w:date="2026-07-01T15:09:00Z" w16du:dateUtc="2026-07-01T22:09:00Z">
                          <w:rPr>
                            <w:sz w:val="14"/>
                            <w:szCs w:val="14"/>
                          </w:rPr>
                        </w:rPrChange>
                      </w:rPr>
                      <w:t>M</w:t>
                    </w:r>
                  </w:ins>
                </w:p>
              </w:tc>
              <w:tc>
                <w:tcPr>
                  <w:tcW w:w="366" w:type="dxa"/>
                  <w:shd w:val="clear" w:color="auto" w:fill="DAEEF3" w:themeFill="accent5" w:themeFillTint="33"/>
                </w:tcPr>
                <w:p w14:paraId="67DDC7D7" w14:textId="77777777" w:rsidR="009E06BF" w:rsidRPr="00971ACE" w:rsidRDefault="009E06BF">
                  <w:pPr>
                    <w:rPr>
                      <w:ins w:id="496" w:author="James, Christin (DCYF)" w:date="2026-07-01T15:03:00Z" w16du:dateUtc="2026-07-01T22:03:00Z"/>
                      <w:sz w:val="16"/>
                      <w:szCs w:val="16"/>
                      <w:rPrChange w:id="497" w:author="James, Christin (DCYF)" w:date="2026-07-01T15:09:00Z" w16du:dateUtc="2026-07-01T22:09:00Z">
                        <w:rPr>
                          <w:ins w:id="498" w:author="James, Christin (DCYF)" w:date="2026-07-01T15:03:00Z" w16du:dateUtc="2026-07-01T22:03:00Z"/>
                          <w:sz w:val="14"/>
                          <w:szCs w:val="14"/>
                        </w:rPr>
                      </w:rPrChange>
                    </w:rPr>
                  </w:pPr>
                  <w:ins w:id="499" w:author="James, Christin (DCYF)" w:date="2026-07-01T15:03:00Z" w16du:dateUtc="2026-07-01T22:03:00Z">
                    <w:r w:rsidRPr="00971ACE">
                      <w:rPr>
                        <w:sz w:val="16"/>
                        <w:szCs w:val="16"/>
                        <w:rPrChange w:id="500" w:author="James, Christin (DCYF)" w:date="2026-07-01T15:09:00Z" w16du:dateUtc="2026-07-01T22:09:00Z">
                          <w:rPr>
                            <w:sz w:val="14"/>
                            <w:szCs w:val="14"/>
                          </w:rPr>
                        </w:rPrChange>
                      </w:rPr>
                      <w:t>T</w:t>
                    </w:r>
                  </w:ins>
                </w:p>
              </w:tc>
              <w:tc>
                <w:tcPr>
                  <w:tcW w:w="366" w:type="dxa"/>
                  <w:shd w:val="clear" w:color="auto" w:fill="DAEEF3" w:themeFill="accent5" w:themeFillTint="33"/>
                </w:tcPr>
                <w:p w14:paraId="42486D21" w14:textId="77777777" w:rsidR="009E06BF" w:rsidRPr="00971ACE" w:rsidRDefault="009E06BF">
                  <w:pPr>
                    <w:rPr>
                      <w:ins w:id="501" w:author="James, Christin (DCYF)" w:date="2026-07-01T15:03:00Z" w16du:dateUtc="2026-07-01T22:03:00Z"/>
                      <w:sz w:val="16"/>
                      <w:szCs w:val="16"/>
                      <w:rPrChange w:id="502" w:author="James, Christin (DCYF)" w:date="2026-07-01T15:09:00Z" w16du:dateUtc="2026-07-01T22:09:00Z">
                        <w:rPr>
                          <w:ins w:id="503" w:author="James, Christin (DCYF)" w:date="2026-07-01T15:03:00Z" w16du:dateUtc="2026-07-01T22:03:00Z"/>
                          <w:sz w:val="14"/>
                          <w:szCs w:val="14"/>
                        </w:rPr>
                      </w:rPrChange>
                    </w:rPr>
                  </w:pPr>
                  <w:ins w:id="504" w:author="James, Christin (DCYF)" w:date="2026-07-01T15:03:00Z" w16du:dateUtc="2026-07-01T22:03:00Z">
                    <w:r w:rsidRPr="00971ACE">
                      <w:rPr>
                        <w:sz w:val="16"/>
                        <w:szCs w:val="16"/>
                        <w:rPrChange w:id="505" w:author="James, Christin (DCYF)" w:date="2026-07-01T15:09:00Z" w16du:dateUtc="2026-07-01T22:09:00Z">
                          <w:rPr>
                            <w:sz w:val="14"/>
                            <w:szCs w:val="14"/>
                          </w:rPr>
                        </w:rPrChange>
                      </w:rPr>
                      <w:t>W</w:t>
                    </w:r>
                  </w:ins>
                </w:p>
              </w:tc>
              <w:tc>
                <w:tcPr>
                  <w:tcW w:w="366" w:type="dxa"/>
                  <w:shd w:val="clear" w:color="auto" w:fill="DAEEF3" w:themeFill="accent5" w:themeFillTint="33"/>
                </w:tcPr>
                <w:p w14:paraId="6F8F65A6" w14:textId="77777777" w:rsidR="009E06BF" w:rsidRPr="00971ACE" w:rsidRDefault="009E06BF">
                  <w:pPr>
                    <w:rPr>
                      <w:ins w:id="506" w:author="James, Christin (DCYF)" w:date="2026-07-01T15:03:00Z" w16du:dateUtc="2026-07-01T22:03:00Z"/>
                      <w:sz w:val="16"/>
                      <w:szCs w:val="16"/>
                      <w:rPrChange w:id="507" w:author="James, Christin (DCYF)" w:date="2026-07-01T15:09:00Z" w16du:dateUtc="2026-07-01T22:09:00Z">
                        <w:rPr>
                          <w:ins w:id="508" w:author="James, Christin (DCYF)" w:date="2026-07-01T15:03:00Z" w16du:dateUtc="2026-07-01T22:03:00Z"/>
                          <w:sz w:val="14"/>
                          <w:szCs w:val="14"/>
                        </w:rPr>
                      </w:rPrChange>
                    </w:rPr>
                  </w:pPr>
                  <w:ins w:id="509" w:author="James, Christin (DCYF)" w:date="2026-07-01T15:03:00Z" w16du:dateUtc="2026-07-01T22:03:00Z">
                    <w:r w:rsidRPr="00971ACE">
                      <w:rPr>
                        <w:sz w:val="16"/>
                        <w:szCs w:val="16"/>
                        <w:rPrChange w:id="510" w:author="James, Christin (DCYF)" w:date="2026-07-01T15:09:00Z" w16du:dateUtc="2026-07-01T22:09:00Z">
                          <w:rPr>
                            <w:sz w:val="14"/>
                            <w:szCs w:val="14"/>
                          </w:rPr>
                        </w:rPrChange>
                      </w:rPr>
                      <w:t>T</w:t>
                    </w:r>
                  </w:ins>
                </w:p>
              </w:tc>
              <w:tc>
                <w:tcPr>
                  <w:tcW w:w="366" w:type="dxa"/>
                  <w:shd w:val="clear" w:color="auto" w:fill="DAEEF3" w:themeFill="accent5" w:themeFillTint="33"/>
                </w:tcPr>
                <w:p w14:paraId="6B3B8943" w14:textId="77777777" w:rsidR="009E06BF" w:rsidRPr="00971ACE" w:rsidRDefault="009E06BF">
                  <w:pPr>
                    <w:rPr>
                      <w:ins w:id="511" w:author="James, Christin (DCYF)" w:date="2026-07-01T15:03:00Z" w16du:dateUtc="2026-07-01T22:03:00Z"/>
                      <w:sz w:val="16"/>
                      <w:szCs w:val="16"/>
                      <w:rPrChange w:id="512" w:author="James, Christin (DCYF)" w:date="2026-07-01T15:09:00Z" w16du:dateUtc="2026-07-01T22:09:00Z">
                        <w:rPr>
                          <w:ins w:id="513" w:author="James, Christin (DCYF)" w:date="2026-07-01T15:03:00Z" w16du:dateUtc="2026-07-01T22:03:00Z"/>
                          <w:sz w:val="14"/>
                          <w:szCs w:val="14"/>
                        </w:rPr>
                      </w:rPrChange>
                    </w:rPr>
                  </w:pPr>
                  <w:ins w:id="514" w:author="James, Christin (DCYF)" w:date="2026-07-01T15:03:00Z" w16du:dateUtc="2026-07-01T22:03:00Z">
                    <w:r w:rsidRPr="00971ACE">
                      <w:rPr>
                        <w:sz w:val="16"/>
                        <w:szCs w:val="16"/>
                        <w:rPrChange w:id="515" w:author="James, Christin (DCYF)" w:date="2026-07-01T15:09:00Z" w16du:dateUtc="2026-07-01T22:09:00Z">
                          <w:rPr>
                            <w:sz w:val="14"/>
                            <w:szCs w:val="14"/>
                          </w:rPr>
                        </w:rPrChange>
                      </w:rPr>
                      <w:t>F</w:t>
                    </w:r>
                  </w:ins>
                </w:p>
              </w:tc>
              <w:tc>
                <w:tcPr>
                  <w:tcW w:w="366" w:type="dxa"/>
                  <w:shd w:val="clear" w:color="auto" w:fill="DAEEF3" w:themeFill="accent5" w:themeFillTint="33"/>
                </w:tcPr>
                <w:p w14:paraId="660DC832" w14:textId="77777777" w:rsidR="009E06BF" w:rsidRPr="00971ACE" w:rsidRDefault="009E06BF">
                  <w:pPr>
                    <w:rPr>
                      <w:ins w:id="516" w:author="James, Christin (DCYF)" w:date="2026-07-01T15:03:00Z" w16du:dateUtc="2026-07-01T22:03:00Z"/>
                      <w:sz w:val="16"/>
                      <w:szCs w:val="16"/>
                      <w:rPrChange w:id="517" w:author="James, Christin (DCYF)" w:date="2026-07-01T15:09:00Z" w16du:dateUtc="2026-07-01T22:09:00Z">
                        <w:rPr>
                          <w:ins w:id="518" w:author="James, Christin (DCYF)" w:date="2026-07-01T15:03:00Z" w16du:dateUtc="2026-07-01T22:03:00Z"/>
                          <w:sz w:val="14"/>
                          <w:szCs w:val="14"/>
                        </w:rPr>
                      </w:rPrChange>
                    </w:rPr>
                  </w:pPr>
                  <w:ins w:id="519" w:author="James, Christin (DCYF)" w:date="2026-07-01T15:03:00Z" w16du:dateUtc="2026-07-01T22:03:00Z">
                    <w:r w:rsidRPr="00971ACE">
                      <w:rPr>
                        <w:sz w:val="16"/>
                        <w:szCs w:val="16"/>
                        <w:rPrChange w:id="520" w:author="James, Christin (DCYF)" w:date="2026-07-01T15:09:00Z" w16du:dateUtc="2026-07-01T22:09:00Z">
                          <w:rPr>
                            <w:sz w:val="14"/>
                            <w:szCs w:val="14"/>
                          </w:rPr>
                        </w:rPrChange>
                      </w:rPr>
                      <w:t>S</w:t>
                    </w:r>
                  </w:ins>
                </w:p>
              </w:tc>
            </w:tr>
            <w:tr w:rsidR="009E06BF" w:rsidRPr="00971ACE" w14:paraId="10A98A37" w14:textId="77777777" w:rsidTr="70006B5F">
              <w:trPr>
                <w:ins w:id="521" w:author="James, Christin (DCYF)" w:date="2026-07-01T15:03:00Z"/>
              </w:trPr>
              <w:tc>
                <w:tcPr>
                  <w:tcW w:w="366" w:type="dxa"/>
                </w:tcPr>
                <w:p w14:paraId="01A9769A" w14:textId="77777777" w:rsidR="009E06BF" w:rsidRPr="00971ACE" w:rsidRDefault="009E06BF">
                  <w:pPr>
                    <w:rPr>
                      <w:ins w:id="522" w:author="James, Christin (DCYF)" w:date="2026-07-01T15:03:00Z" w16du:dateUtc="2026-07-01T22:03:00Z"/>
                      <w:sz w:val="16"/>
                      <w:szCs w:val="16"/>
                      <w:rPrChange w:id="523" w:author="James, Christin (DCYF)" w:date="2026-07-01T15:09:00Z" w16du:dateUtc="2026-07-01T22:09:00Z">
                        <w:rPr>
                          <w:ins w:id="524" w:author="James, Christin (DCYF)" w:date="2026-07-01T15:03:00Z" w16du:dateUtc="2026-07-01T22:03:00Z"/>
                          <w:sz w:val="14"/>
                          <w:szCs w:val="14"/>
                        </w:rPr>
                      </w:rPrChange>
                    </w:rPr>
                  </w:pPr>
                  <w:ins w:id="525" w:author="James, Christin (DCYF)" w:date="2026-07-01T15:03:00Z" w16du:dateUtc="2026-07-01T22:03:00Z">
                    <w:r w:rsidRPr="00971ACE">
                      <w:rPr>
                        <w:sz w:val="16"/>
                        <w:szCs w:val="16"/>
                        <w:rPrChange w:id="526" w:author="James, Christin (DCYF)" w:date="2026-07-01T15:09:00Z" w16du:dateUtc="2026-07-01T22:09:00Z">
                          <w:rPr>
                            <w:sz w:val="14"/>
                            <w:szCs w:val="14"/>
                          </w:rPr>
                        </w:rPrChange>
                      </w:rPr>
                      <w:t>1</w:t>
                    </w:r>
                  </w:ins>
                </w:p>
              </w:tc>
              <w:tc>
                <w:tcPr>
                  <w:tcW w:w="366" w:type="dxa"/>
                </w:tcPr>
                <w:p w14:paraId="5D379755" w14:textId="77777777" w:rsidR="009E06BF" w:rsidRPr="00971ACE" w:rsidRDefault="009E06BF">
                  <w:pPr>
                    <w:rPr>
                      <w:ins w:id="527" w:author="James, Christin (DCYF)" w:date="2026-07-01T15:03:00Z" w16du:dateUtc="2026-07-01T22:03:00Z"/>
                      <w:sz w:val="16"/>
                      <w:szCs w:val="16"/>
                      <w:rPrChange w:id="528" w:author="James, Christin (DCYF)" w:date="2026-07-01T15:09:00Z" w16du:dateUtc="2026-07-01T22:09:00Z">
                        <w:rPr>
                          <w:ins w:id="529" w:author="James, Christin (DCYF)" w:date="2026-07-01T15:03:00Z" w16du:dateUtc="2026-07-01T22:03:00Z"/>
                          <w:sz w:val="14"/>
                          <w:szCs w:val="14"/>
                        </w:rPr>
                      </w:rPrChange>
                    </w:rPr>
                  </w:pPr>
                  <w:ins w:id="530" w:author="James, Christin (DCYF)" w:date="2026-07-01T15:03:00Z" w16du:dateUtc="2026-07-01T22:03:00Z">
                    <w:r w:rsidRPr="00971ACE">
                      <w:rPr>
                        <w:sz w:val="16"/>
                        <w:szCs w:val="16"/>
                        <w:rPrChange w:id="531" w:author="James, Christin (DCYF)" w:date="2026-07-01T15:09:00Z" w16du:dateUtc="2026-07-01T22:09:00Z">
                          <w:rPr>
                            <w:sz w:val="14"/>
                            <w:szCs w:val="14"/>
                          </w:rPr>
                        </w:rPrChange>
                      </w:rPr>
                      <w:t>2</w:t>
                    </w:r>
                  </w:ins>
                </w:p>
              </w:tc>
              <w:tc>
                <w:tcPr>
                  <w:tcW w:w="366" w:type="dxa"/>
                </w:tcPr>
                <w:p w14:paraId="38B58A39" w14:textId="77777777" w:rsidR="009E06BF" w:rsidRPr="00971ACE" w:rsidRDefault="009E06BF">
                  <w:pPr>
                    <w:rPr>
                      <w:ins w:id="532" w:author="James, Christin (DCYF)" w:date="2026-07-01T15:03:00Z" w16du:dateUtc="2026-07-01T22:03:00Z"/>
                      <w:sz w:val="16"/>
                      <w:szCs w:val="16"/>
                      <w:rPrChange w:id="533" w:author="James, Christin (DCYF)" w:date="2026-07-01T15:09:00Z" w16du:dateUtc="2026-07-01T22:09:00Z">
                        <w:rPr>
                          <w:ins w:id="534" w:author="James, Christin (DCYF)" w:date="2026-07-01T15:03:00Z" w16du:dateUtc="2026-07-01T22:03:00Z"/>
                          <w:sz w:val="14"/>
                          <w:szCs w:val="14"/>
                        </w:rPr>
                      </w:rPrChange>
                    </w:rPr>
                  </w:pPr>
                  <w:ins w:id="535" w:author="James, Christin (DCYF)" w:date="2026-07-01T15:03:00Z" w16du:dateUtc="2026-07-01T22:03:00Z">
                    <w:r w:rsidRPr="00971ACE">
                      <w:rPr>
                        <w:sz w:val="16"/>
                        <w:szCs w:val="16"/>
                        <w:rPrChange w:id="536" w:author="James, Christin (DCYF)" w:date="2026-07-01T15:09:00Z" w16du:dateUtc="2026-07-01T22:09:00Z">
                          <w:rPr>
                            <w:sz w:val="14"/>
                            <w:szCs w:val="14"/>
                          </w:rPr>
                        </w:rPrChange>
                      </w:rPr>
                      <w:t>3</w:t>
                    </w:r>
                  </w:ins>
                </w:p>
              </w:tc>
              <w:tc>
                <w:tcPr>
                  <w:tcW w:w="366" w:type="dxa"/>
                </w:tcPr>
                <w:p w14:paraId="278472B1" w14:textId="77777777" w:rsidR="009E06BF" w:rsidRPr="00971ACE" w:rsidRDefault="009E06BF">
                  <w:pPr>
                    <w:rPr>
                      <w:ins w:id="537" w:author="James, Christin (DCYF)" w:date="2026-07-01T15:03:00Z" w16du:dateUtc="2026-07-01T22:03:00Z"/>
                      <w:sz w:val="16"/>
                      <w:szCs w:val="16"/>
                      <w:rPrChange w:id="538" w:author="James, Christin (DCYF)" w:date="2026-07-01T15:09:00Z" w16du:dateUtc="2026-07-01T22:09:00Z">
                        <w:rPr>
                          <w:ins w:id="539" w:author="James, Christin (DCYF)" w:date="2026-07-01T15:03:00Z" w16du:dateUtc="2026-07-01T22:03:00Z"/>
                          <w:sz w:val="14"/>
                          <w:szCs w:val="14"/>
                        </w:rPr>
                      </w:rPrChange>
                    </w:rPr>
                  </w:pPr>
                  <w:ins w:id="540" w:author="James, Christin (DCYF)" w:date="2026-07-01T15:03:00Z" w16du:dateUtc="2026-07-01T22:03:00Z">
                    <w:r w:rsidRPr="00971ACE">
                      <w:rPr>
                        <w:sz w:val="16"/>
                        <w:szCs w:val="16"/>
                        <w:rPrChange w:id="541" w:author="James, Christin (DCYF)" w:date="2026-07-01T15:09:00Z" w16du:dateUtc="2026-07-01T22:09:00Z">
                          <w:rPr>
                            <w:sz w:val="14"/>
                            <w:szCs w:val="14"/>
                          </w:rPr>
                        </w:rPrChange>
                      </w:rPr>
                      <w:t>4</w:t>
                    </w:r>
                  </w:ins>
                </w:p>
              </w:tc>
              <w:tc>
                <w:tcPr>
                  <w:tcW w:w="366" w:type="dxa"/>
                </w:tcPr>
                <w:p w14:paraId="1F30BCCE" w14:textId="77777777" w:rsidR="009E06BF" w:rsidRPr="00971ACE" w:rsidRDefault="009E06BF">
                  <w:pPr>
                    <w:rPr>
                      <w:ins w:id="542" w:author="James, Christin (DCYF)" w:date="2026-07-01T15:03:00Z" w16du:dateUtc="2026-07-01T22:03:00Z"/>
                      <w:sz w:val="16"/>
                      <w:szCs w:val="16"/>
                      <w:rPrChange w:id="543" w:author="James, Christin (DCYF)" w:date="2026-07-01T15:09:00Z" w16du:dateUtc="2026-07-01T22:09:00Z">
                        <w:rPr>
                          <w:ins w:id="544" w:author="James, Christin (DCYF)" w:date="2026-07-01T15:03:00Z" w16du:dateUtc="2026-07-01T22:03:00Z"/>
                          <w:sz w:val="14"/>
                          <w:szCs w:val="14"/>
                        </w:rPr>
                      </w:rPrChange>
                    </w:rPr>
                  </w:pPr>
                  <w:ins w:id="545" w:author="James, Christin (DCYF)" w:date="2026-07-01T15:03:00Z" w16du:dateUtc="2026-07-01T22:03:00Z">
                    <w:r w:rsidRPr="00971ACE">
                      <w:rPr>
                        <w:sz w:val="16"/>
                        <w:szCs w:val="16"/>
                        <w:rPrChange w:id="546" w:author="James, Christin (DCYF)" w:date="2026-07-01T15:09:00Z" w16du:dateUtc="2026-07-01T22:09:00Z">
                          <w:rPr>
                            <w:sz w:val="14"/>
                            <w:szCs w:val="14"/>
                          </w:rPr>
                        </w:rPrChange>
                      </w:rPr>
                      <w:t>5</w:t>
                    </w:r>
                  </w:ins>
                </w:p>
              </w:tc>
              <w:tc>
                <w:tcPr>
                  <w:tcW w:w="366" w:type="dxa"/>
                </w:tcPr>
                <w:p w14:paraId="2BC7EFC6" w14:textId="77777777" w:rsidR="009E06BF" w:rsidRPr="00971ACE" w:rsidRDefault="009E06BF">
                  <w:pPr>
                    <w:rPr>
                      <w:ins w:id="547" w:author="James, Christin (DCYF)" w:date="2026-07-01T15:03:00Z" w16du:dateUtc="2026-07-01T22:03:00Z"/>
                      <w:sz w:val="16"/>
                      <w:szCs w:val="16"/>
                      <w:rPrChange w:id="548" w:author="James, Christin (DCYF)" w:date="2026-07-01T15:09:00Z" w16du:dateUtc="2026-07-01T22:09:00Z">
                        <w:rPr>
                          <w:ins w:id="549" w:author="James, Christin (DCYF)" w:date="2026-07-01T15:03:00Z" w16du:dateUtc="2026-07-01T22:03:00Z"/>
                          <w:sz w:val="14"/>
                          <w:szCs w:val="14"/>
                        </w:rPr>
                      </w:rPrChange>
                    </w:rPr>
                  </w:pPr>
                  <w:ins w:id="550" w:author="James, Christin (DCYF)" w:date="2026-07-01T15:03:00Z" w16du:dateUtc="2026-07-01T22:03:00Z">
                    <w:r w:rsidRPr="00971ACE">
                      <w:rPr>
                        <w:sz w:val="16"/>
                        <w:szCs w:val="16"/>
                        <w:rPrChange w:id="551" w:author="James, Christin (DCYF)" w:date="2026-07-01T15:09:00Z" w16du:dateUtc="2026-07-01T22:09:00Z">
                          <w:rPr>
                            <w:sz w:val="14"/>
                            <w:szCs w:val="14"/>
                          </w:rPr>
                        </w:rPrChange>
                      </w:rPr>
                      <w:t>6</w:t>
                    </w:r>
                  </w:ins>
                </w:p>
              </w:tc>
              <w:tc>
                <w:tcPr>
                  <w:tcW w:w="366" w:type="dxa"/>
                </w:tcPr>
                <w:p w14:paraId="3046369A" w14:textId="77777777" w:rsidR="009E06BF" w:rsidRPr="00971ACE" w:rsidRDefault="009E06BF">
                  <w:pPr>
                    <w:rPr>
                      <w:ins w:id="552" w:author="James, Christin (DCYF)" w:date="2026-07-01T15:03:00Z" w16du:dateUtc="2026-07-01T22:03:00Z"/>
                      <w:sz w:val="16"/>
                      <w:szCs w:val="16"/>
                      <w:rPrChange w:id="553" w:author="James, Christin (DCYF)" w:date="2026-07-01T15:09:00Z" w16du:dateUtc="2026-07-01T22:09:00Z">
                        <w:rPr>
                          <w:ins w:id="554" w:author="James, Christin (DCYF)" w:date="2026-07-01T15:03:00Z" w16du:dateUtc="2026-07-01T22:03:00Z"/>
                          <w:sz w:val="14"/>
                          <w:szCs w:val="14"/>
                        </w:rPr>
                      </w:rPrChange>
                    </w:rPr>
                  </w:pPr>
                  <w:ins w:id="555" w:author="James, Christin (DCYF)" w:date="2026-07-01T15:03:00Z" w16du:dateUtc="2026-07-01T22:03:00Z">
                    <w:r w:rsidRPr="00971ACE">
                      <w:rPr>
                        <w:sz w:val="16"/>
                        <w:szCs w:val="16"/>
                        <w:rPrChange w:id="556" w:author="James, Christin (DCYF)" w:date="2026-07-01T15:09:00Z" w16du:dateUtc="2026-07-01T22:09:00Z">
                          <w:rPr>
                            <w:sz w:val="14"/>
                            <w:szCs w:val="14"/>
                          </w:rPr>
                        </w:rPrChange>
                      </w:rPr>
                      <w:t>7</w:t>
                    </w:r>
                  </w:ins>
                </w:p>
              </w:tc>
            </w:tr>
            <w:tr w:rsidR="009E06BF" w:rsidRPr="00971ACE" w14:paraId="6D780C7C" w14:textId="77777777" w:rsidTr="70006B5F">
              <w:trPr>
                <w:ins w:id="557" w:author="James, Christin (DCYF)" w:date="2026-07-01T15:03:00Z"/>
              </w:trPr>
              <w:tc>
                <w:tcPr>
                  <w:tcW w:w="366" w:type="dxa"/>
                </w:tcPr>
                <w:p w14:paraId="53281268" w14:textId="77777777" w:rsidR="009E06BF" w:rsidRPr="00971ACE" w:rsidRDefault="009E06BF">
                  <w:pPr>
                    <w:rPr>
                      <w:ins w:id="558" w:author="James, Christin (DCYF)" w:date="2026-07-01T15:03:00Z" w16du:dateUtc="2026-07-01T22:03:00Z"/>
                      <w:sz w:val="16"/>
                      <w:szCs w:val="16"/>
                      <w:rPrChange w:id="559" w:author="James, Christin (DCYF)" w:date="2026-07-01T15:09:00Z" w16du:dateUtc="2026-07-01T22:09:00Z">
                        <w:rPr>
                          <w:ins w:id="560" w:author="James, Christin (DCYF)" w:date="2026-07-01T15:03:00Z" w16du:dateUtc="2026-07-01T22:03:00Z"/>
                          <w:sz w:val="14"/>
                          <w:szCs w:val="14"/>
                        </w:rPr>
                      </w:rPrChange>
                    </w:rPr>
                  </w:pPr>
                  <w:ins w:id="561" w:author="James, Christin (DCYF)" w:date="2026-07-01T15:03:00Z" w16du:dateUtc="2026-07-01T22:03:00Z">
                    <w:r w:rsidRPr="00971ACE">
                      <w:rPr>
                        <w:sz w:val="16"/>
                        <w:szCs w:val="16"/>
                        <w:rPrChange w:id="562" w:author="James, Christin (DCYF)" w:date="2026-07-01T15:09:00Z" w16du:dateUtc="2026-07-01T22:09:00Z">
                          <w:rPr>
                            <w:sz w:val="14"/>
                            <w:szCs w:val="14"/>
                          </w:rPr>
                        </w:rPrChange>
                      </w:rPr>
                      <w:t>8</w:t>
                    </w:r>
                  </w:ins>
                </w:p>
              </w:tc>
              <w:tc>
                <w:tcPr>
                  <w:tcW w:w="366" w:type="dxa"/>
                </w:tcPr>
                <w:p w14:paraId="435702FD" w14:textId="77777777" w:rsidR="009E06BF" w:rsidRPr="00971ACE" w:rsidRDefault="009E06BF">
                  <w:pPr>
                    <w:rPr>
                      <w:ins w:id="563" w:author="James, Christin (DCYF)" w:date="2026-07-01T15:03:00Z" w16du:dateUtc="2026-07-01T22:03:00Z"/>
                      <w:sz w:val="16"/>
                      <w:szCs w:val="16"/>
                      <w:rPrChange w:id="564" w:author="James, Christin (DCYF)" w:date="2026-07-01T15:09:00Z" w16du:dateUtc="2026-07-01T22:09:00Z">
                        <w:rPr>
                          <w:ins w:id="565" w:author="James, Christin (DCYF)" w:date="2026-07-01T15:03:00Z" w16du:dateUtc="2026-07-01T22:03:00Z"/>
                          <w:sz w:val="14"/>
                          <w:szCs w:val="14"/>
                        </w:rPr>
                      </w:rPrChange>
                    </w:rPr>
                  </w:pPr>
                  <w:ins w:id="566" w:author="James, Christin (DCYF)" w:date="2026-07-01T15:03:00Z" w16du:dateUtc="2026-07-01T22:03:00Z">
                    <w:r w:rsidRPr="00971ACE">
                      <w:rPr>
                        <w:sz w:val="16"/>
                        <w:szCs w:val="16"/>
                        <w:rPrChange w:id="567" w:author="James, Christin (DCYF)" w:date="2026-07-01T15:09:00Z" w16du:dateUtc="2026-07-01T22:09:00Z">
                          <w:rPr>
                            <w:sz w:val="14"/>
                            <w:szCs w:val="14"/>
                          </w:rPr>
                        </w:rPrChange>
                      </w:rPr>
                      <w:t>9</w:t>
                    </w:r>
                  </w:ins>
                </w:p>
              </w:tc>
              <w:tc>
                <w:tcPr>
                  <w:tcW w:w="366" w:type="dxa"/>
                </w:tcPr>
                <w:p w14:paraId="7C1A6A44" w14:textId="77777777" w:rsidR="009E06BF" w:rsidRPr="00971ACE" w:rsidRDefault="009E06BF">
                  <w:pPr>
                    <w:rPr>
                      <w:ins w:id="568" w:author="James, Christin (DCYF)" w:date="2026-07-01T15:03:00Z" w16du:dateUtc="2026-07-01T22:03:00Z"/>
                      <w:sz w:val="16"/>
                      <w:szCs w:val="16"/>
                      <w:rPrChange w:id="569" w:author="James, Christin (DCYF)" w:date="2026-07-01T15:09:00Z" w16du:dateUtc="2026-07-01T22:09:00Z">
                        <w:rPr>
                          <w:ins w:id="570" w:author="James, Christin (DCYF)" w:date="2026-07-01T15:03:00Z" w16du:dateUtc="2026-07-01T22:03:00Z"/>
                          <w:sz w:val="14"/>
                          <w:szCs w:val="14"/>
                        </w:rPr>
                      </w:rPrChange>
                    </w:rPr>
                  </w:pPr>
                  <w:ins w:id="571" w:author="James, Christin (DCYF)" w:date="2026-07-01T15:03:00Z" w16du:dateUtc="2026-07-01T22:03:00Z">
                    <w:r w:rsidRPr="00971ACE">
                      <w:rPr>
                        <w:sz w:val="16"/>
                        <w:szCs w:val="16"/>
                        <w:rPrChange w:id="572" w:author="James, Christin (DCYF)" w:date="2026-07-01T15:09:00Z" w16du:dateUtc="2026-07-01T22:09:00Z">
                          <w:rPr>
                            <w:sz w:val="14"/>
                            <w:szCs w:val="14"/>
                          </w:rPr>
                        </w:rPrChange>
                      </w:rPr>
                      <w:t>10</w:t>
                    </w:r>
                  </w:ins>
                </w:p>
              </w:tc>
              <w:tc>
                <w:tcPr>
                  <w:tcW w:w="366" w:type="dxa"/>
                </w:tcPr>
                <w:p w14:paraId="1C6BA20D" w14:textId="77777777" w:rsidR="009E06BF" w:rsidRPr="00971ACE" w:rsidRDefault="009E06BF">
                  <w:pPr>
                    <w:rPr>
                      <w:ins w:id="573" w:author="James, Christin (DCYF)" w:date="2026-07-01T15:03:00Z" w16du:dateUtc="2026-07-01T22:03:00Z"/>
                      <w:sz w:val="16"/>
                      <w:szCs w:val="16"/>
                      <w:rPrChange w:id="574" w:author="James, Christin (DCYF)" w:date="2026-07-01T15:09:00Z" w16du:dateUtc="2026-07-01T22:09:00Z">
                        <w:rPr>
                          <w:ins w:id="575" w:author="James, Christin (DCYF)" w:date="2026-07-01T15:03:00Z" w16du:dateUtc="2026-07-01T22:03:00Z"/>
                          <w:sz w:val="14"/>
                          <w:szCs w:val="14"/>
                        </w:rPr>
                      </w:rPrChange>
                    </w:rPr>
                  </w:pPr>
                  <w:ins w:id="576" w:author="James, Christin (DCYF)" w:date="2026-07-01T15:03:00Z" w16du:dateUtc="2026-07-01T22:03:00Z">
                    <w:r w:rsidRPr="00971ACE">
                      <w:rPr>
                        <w:sz w:val="16"/>
                        <w:szCs w:val="16"/>
                        <w:rPrChange w:id="577" w:author="James, Christin (DCYF)" w:date="2026-07-01T15:09:00Z" w16du:dateUtc="2026-07-01T22:09:00Z">
                          <w:rPr>
                            <w:sz w:val="14"/>
                            <w:szCs w:val="14"/>
                          </w:rPr>
                        </w:rPrChange>
                      </w:rPr>
                      <w:t>11</w:t>
                    </w:r>
                  </w:ins>
                </w:p>
              </w:tc>
              <w:tc>
                <w:tcPr>
                  <w:tcW w:w="366" w:type="dxa"/>
                </w:tcPr>
                <w:p w14:paraId="68347D33" w14:textId="77777777" w:rsidR="009E06BF" w:rsidRPr="00971ACE" w:rsidRDefault="009E06BF">
                  <w:pPr>
                    <w:rPr>
                      <w:ins w:id="578" w:author="James, Christin (DCYF)" w:date="2026-07-01T15:03:00Z" w16du:dateUtc="2026-07-01T22:03:00Z"/>
                      <w:sz w:val="16"/>
                      <w:szCs w:val="16"/>
                      <w:rPrChange w:id="579" w:author="James, Christin (DCYF)" w:date="2026-07-01T15:09:00Z" w16du:dateUtc="2026-07-01T22:09:00Z">
                        <w:rPr>
                          <w:ins w:id="580" w:author="James, Christin (DCYF)" w:date="2026-07-01T15:03:00Z" w16du:dateUtc="2026-07-01T22:03:00Z"/>
                          <w:sz w:val="14"/>
                          <w:szCs w:val="14"/>
                        </w:rPr>
                      </w:rPrChange>
                    </w:rPr>
                  </w:pPr>
                  <w:ins w:id="581" w:author="James, Christin (DCYF)" w:date="2026-07-01T15:03:00Z" w16du:dateUtc="2026-07-01T22:03:00Z">
                    <w:r w:rsidRPr="00971ACE">
                      <w:rPr>
                        <w:sz w:val="16"/>
                        <w:szCs w:val="16"/>
                        <w:rPrChange w:id="582" w:author="James, Christin (DCYF)" w:date="2026-07-01T15:09:00Z" w16du:dateUtc="2026-07-01T22:09:00Z">
                          <w:rPr>
                            <w:sz w:val="14"/>
                            <w:szCs w:val="14"/>
                          </w:rPr>
                        </w:rPrChange>
                      </w:rPr>
                      <w:t>12</w:t>
                    </w:r>
                  </w:ins>
                </w:p>
              </w:tc>
              <w:tc>
                <w:tcPr>
                  <w:tcW w:w="366" w:type="dxa"/>
                </w:tcPr>
                <w:p w14:paraId="40B3FB5F" w14:textId="77777777" w:rsidR="009E06BF" w:rsidRPr="00971ACE" w:rsidRDefault="009E06BF">
                  <w:pPr>
                    <w:rPr>
                      <w:ins w:id="583" w:author="James, Christin (DCYF)" w:date="2026-07-01T15:03:00Z" w16du:dateUtc="2026-07-01T22:03:00Z"/>
                      <w:sz w:val="16"/>
                      <w:szCs w:val="16"/>
                      <w:rPrChange w:id="584" w:author="James, Christin (DCYF)" w:date="2026-07-01T15:09:00Z" w16du:dateUtc="2026-07-01T22:09:00Z">
                        <w:rPr>
                          <w:ins w:id="585" w:author="James, Christin (DCYF)" w:date="2026-07-01T15:03:00Z" w16du:dateUtc="2026-07-01T22:03:00Z"/>
                          <w:sz w:val="14"/>
                          <w:szCs w:val="14"/>
                        </w:rPr>
                      </w:rPrChange>
                    </w:rPr>
                  </w:pPr>
                  <w:ins w:id="586" w:author="James, Christin (DCYF)" w:date="2026-07-01T15:03:00Z" w16du:dateUtc="2026-07-01T22:03:00Z">
                    <w:r w:rsidRPr="00971ACE">
                      <w:rPr>
                        <w:sz w:val="16"/>
                        <w:szCs w:val="16"/>
                        <w:rPrChange w:id="587" w:author="James, Christin (DCYF)" w:date="2026-07-01T15:09:00Z" w16du:dateUtc="2026-07-01T22:09:00Z">
                          <w:rPr>
                            <w:sz w:val="14"/>
                            <w:szCs w:val="14"/>
                          </w:rPr>
                        </w:rPrChange>
                      </w:rPr>
                      <w:t>13</w:t>
                    </w:r>
                  </w:ins>
                </w:p>
              </w:tc>
              <w:tc>
                <w:tcPr>
                  <w:tcW w:w="366" w:type="dxa"/>
                </w:tcPr>
                <w:p w14:paraId="53BF504A" w14:textId="77777777" w:rsidR="009E06BF" w:rsidRPr="00971ACE" w:rsidRDefault="009E06BF">
                  <w:pPr>
                    <w:rPr>
                      <w:ins w:id="588" w:author="James, Christin (DCYF)" w:date="2026-07-01T15:03:00Z" w16du:dateUtc="2026-07-01T22:03:00Z"/>
                      <w:sz w:val="16"/>
                      <w:szCs w:val="16"/>
                      <w:rPrChange w:id="589" w:author="James, Christin (DCYF)" w:date="2026-07-01T15:09:00Z" w16du:dateUtc="2026-07-01T22:09:00Z">
                        <w:rPr>
                          <w:ins w:id="590" w:author="James, Christin (DCYF)" w:date="2026-07-01T15:03:00Z" w16du:dateUtc="2026-07-01T22:03:00Z"/>
                          <w:sz w:val="14"/>
                          <w:szCs w:val="14"/>
                        </w:rPr>
                      </w:rPrChange>
                    </w:rPr>
                  </w:pPr>
                  <w:ins w:id="591" w:author="James, Christin (DCYF)" w:date="2026-07-01T15:03:00Z" w16du:dateUtc="2026-07-01T22:03:00Z">
                    <w:r w:rsidRPr="00971ACE">
                      <w:rPr>
                        <w:sz w:val="16"/>
                        <w:szCs w:val="16"/>
                        <w:rPrChange w:id="592" w:author="James, Christin (DCYF)" w:date="2026-07-01T15:09:00Z" w16du:dateUtc="2026-07-01T22:09:00Z">
                          <w:rPr>
                            <w:sz w:val="14"/>
                            <w:szCs w:val="14"/>
                          </w:rPr>
                        </w:rPrChange>
                      </w:rPr>
                      <w:t>14</w:t>
                    </w:r>
                  </w:ins>
                </w:p>
              </w:tc>
            </w:tr>
            <w:tr w:rsidR="009E06BF" w:rsidRPr="00971ACE" w14:paraId="1A7DFF30" w14:textId="77777777" w:rsidTr="70006B5F">
              <w:trPr>
                <w:ins w:id="593" w:author="James, Christin (DCYF)" w:date="2026-07-01T15:03:00Z"/>
              </w:trPr>
              <w:tc>
                <w:tcPr>
                  <w:tcW w:w="366" w:type="dxa"/>
                </w:tcPr>
                <w:p w14:paraId="3183D693" w14:textId="77777777" w:rsidR="009E06BF" w:rsidRPr="00971ACE" w:rsidRDefault="009E06BF">
                  <w:pPr>
                    <w:rPr>
                      <w:ins w:id="594" w:author="James, Christin (DCYF)" w:date="2026-07-01T15:03:00Z" w16du:dateUtc="2026-07-01T22:03:00Z"/>
                      <w:sz w:val="16"/>
                      <w:szCs w:val="16"/>
                      <w:rPrChange w:id="595" w:author="James, Christin (DCYF)" w:date="2026-07-01T15:09:00Z" w16du:dateUtc="2026-07-01T22:09:00Z">
                        <w:rPr>
                          <w:ins w:id="596" w:author="James, Christin (DCYF)" w:date="2026-07-01T15:03:00Z" w16du:dateUtc="2026-07-01T22:03:00Z"/>
                          <w:sz w:val="14"/>
                          <w:szCs w:val="14"/>
                        </w:rPr>
                      </w:rPrChange>
                    </w:rPr>
                  </w:pPr>
                  <w:ins w:id="597" w:author="James, Christin (DCYF)" w:date="2026-07-01T15:03:00Z" w16du:dateUtc="2026-07-01T22:03:00Z">
                    <w:r w:rsidRPr="00971ACE">
                      <w:rPr>
                        <w:sz w:val="16"/>
                        <w:szCs w:val="16"/>
                        <w:rPrChange w:id="598" w:author="James, Christin (DCYF)" w:date="2026-07-01T15:09:00Z" w16du:dateUtc="2026-07-01T22:09:00Z">
                          <w:rPr>
                            <w:sz w:val="14"/>
                            <w:szCs w:val="14"/>
                          </w:rPr>
                        </w:rPrChange>
                      </w:rPr>
                      <w:t>15</w:t>
                    </w:r>
                  </w:ins>
                </w:p>
              </w:tc>
              <w:tc>
                <w:tcPr>
                  <w:tcW w:w="366" w:type="dxa"/>
                </w:tcPr>
                <w:p w14:paraId="29CBA40A" w14:textId="77777777" w:rsidR="009E06BF" w:rsidRPr="00971ACE" w:rsidRDefault="009E06BF">
                  <w:pPr>
                    <w:rPr>
                      <w:ins w:id="599" w:author="James, Christin (DCYF)" w:date="2026-07-01T15:03:00Z" w16du:dateUtc="2026-07-01T22:03:00Z"/>
                      <w:sz w:val="16"/>
                      <w:szCs w:val="16"/>
                      <w:rPrChange w:id="600" w:author="James, Christin (DCYF)" w:date="2026-07-01T15:09:00Z" w16du:dateUtc="2026-07-01T22:09:00Z">
                        <w:rPr>
                          <w:ins w:id="601" w:author="James, Christin (DCYF)" w:date="2026-07-01T15:03:00Z" w16du:dateUtc="2026-07-01T22:03:00Z"/>
                          <w:sz w:val="14"/>
                          <w:szCs w:val="14"/>
                        </w:rPr>
                      </w:rPrChange>
                    </w:rPr>
                  </w:pPr>
                  <w:ins w:id="602" w:author="James, Christin (DCYF)" w:date="2026-07-01T15:03:00Z" w16du:dateUtc="2026-07-01T22:03:00Z">
                    <w:r w:rsidRPr="00971ACE">
                      <w:rPr>
                        <w:sz w:val="16"/>
                        <w:szCs w:val="16"/>
                        <w:rPrChange w:id="603" w:author="James, Christin (DCYF)" w:date="2026-07-01T15:09:00Z" w16du:dateUtc="2026-07-01T22:09:00Z">
                          <w:rPr>
                            <w:sz w:val="14"/>
                            <w:szCs w:val="14"/>
                          </w:rPr>
                        </w:rPrChange>
                      </w:rPr>
                      <w:t>16</w:t>
                    </w:r>
                  </w:ins>
                </w:p>
              </w:tc>
              <w:tc>
                <w:tcPr>
                  <w:tcW w:w="366" w:type="dxa"/>
                </w:tcPr>
                <w:p w14:paraId="0460D6EC" w14:textId="77777777" w:rsidR="009E06BF" w:rsidRPr="00971ACE" w:rsidRDefault="009E06BF">
                  <w:pPr>
                    <w:rPr>
                      <w:ins w:id="604" w:author="James, Christin (DCYF)" w:date="2026-07-01T15:03:00Z" w16du:dateUtc="2026-07-01T22:03:00Z"/>
                      <w:sz w:val="16"/>
                      <w:szCs w:val="16"/>
                      <w:rPrChange w:id="605" w:author="James, Christin (DCYF)" w:date="2026-07-01T15:09:00Z" w16du:dateUtc="2026-07-01T22:09:00Z">
                        <w:rPr>
                          <w:ins w:id="606" w:author="James, Christin (DCYF)" w:date="2026-07-01T15:03:00Z" w16du:dateUtc="2026-07-01T22:03:00Z"/>
                          <w:sz w:val="14"/>
                          <w:szCs w:val="14"/>
                        </w:rPr>
                      </w:rPrChange>
                    </w:rPr>
                  </w:pPr>
                  <w:ins w:id="607" w:author="James, Christin (DCYF)" w:date="2026-07-01T15:03:00Z" w16du:dateUtc="2026-07-01T22:03:00Z">
                    <w:r w:rsidRPr="00971ACE">
                      <w:rPr>
                        <w:sz w:val="16"/>
                        <w:szCs w:val="16"/>
                        <w:rPrChange w:id="608" w:author="James, Christin (DCYF)" w:date="2026-07-01T15:09:00Z" w16du:dateUtc="2026-07-01T22:09:00Z">
                          <w:rPr>
                            <w:sz w:val="14"/>
                            <w:szCs w:val="14"/>
                          </w:rPr>
                        </w:rPrChange>
                      </w:rPr>
                      <w:t>17</w:t>
                    </w:r>
                  </w:ins>
                </w:p>
              </w:tc>
              <w:tc>
                <w:tcPr>
                  <w:tcW w:w="366" w:type="dxa"/>
                </w:tcPr>
                <w:p w14:paraId="1221D38F" w14:textId="77777777" w:rsidR="009E06BF" w:rsidRPr="00971ACE" w:rsidRDefault="009E06BF">
                  <w:pPr>
                    <w:rPr>
                      <w:ins w:id="609" w:author="James, Christin (DCYF)" w:date="2026-07-01T15:03:00Z" w16du:dateUtc="2026-07-01T22:03:00Z"/>
                      <w:sz w:val="16"/>
                      <w:szCs w:val="16"/>
                      <w:rPrChange w:id="610" w:author="James, Christin (DCYF)" w:date="2026-07-01T15:09:00Z" w16du:dateUtc="2026-07-01T22:09:00Z">
                        <w:rPr>
                          <w:ins w:id="611" w:author="James, Christin (DCYF)" w:date="2026-07-01T15:03:00Z" w16du:dateUtc="2026-07-01T22:03:00Z"/>
                          <w:sz w:val="14"/>
                          <w:szCs w:val="14"/>
                        </w:rPr>
                      </w:rPrChange>
                    </w:rPr>
                  </w:pPr>
                  <w:ins w:id="612" w:author="James, Christin (DCYF)" w:date="2026-07-01T15:03:00Z" w16du:dateUtc="2026-07-01T22:03:00Z">
                    <w:r w:rsidRPr="00971ACE">
                      <w:rPr>
                        <w:sz w:val="16"/>
                        <w:szCs w:val="16"/>
                        <w:rPrChange w:id="613" w:author="James, Christin (DCYF)" w:date="2026-07-01T15:09:00Z" w16du:dateUtc="2026-07-01T22:09:00Z">
                          <w:rPr>
                            <w:sz w:val="14"/>
                            <w:szCs w:val="14"/>
                          </w:rPr>
                        </w:rPrChange>
                      </w:rPr>
                      <w:t>18</w:t>
                    </w:r>
                  </w:ins>
                </w:p>
              </w:tc>
              <w:tc>
                <w:tcPr>
                  <w:tcW w:w="366" w:type="dxa"/>
                </w:tcPr>
                <w:p w14:paraId="36BDD4CA" w14:textId="77777777" w:rsidR="009E06BF" w:rsidRPr="00971ACE" w:rsidRDefault="009E06BF">
                  <w:pPr>
                    <w:rPr>
                      <w:ins w:id="614" w:author="James, Christin (DCYF)" w:date="2026-07-01T15:03:00Z" w16du:dateUtc="2026-07-01T22:03:00Z"/>
                      <w:sz w:val="16"/>
                      <w:szCs w:val="16"/>
                      <w:rPrChange w:id="615" w:author="James, Christin (DCYF)" w:date="2026-07-01T15:09:00Z" w16du:dateUtc="2026-07-01T22:09:00Z">
                        <w:rPr>
                          <w:ins w:id="616" w:author="James, Christin (DCYF)" w:date="2026-07-01T15:03:00Z" w16du:dateUtc="2026-07-01T22:03:00Z"/>
                          <w:sz w:val="14"/>
                          <w:szCs w:val="14"/>
                        </w:rPr>
                      </w:rPrChange>
                    </w:rPr>
                  </w:pPr>
                  <w:ins w:id="617" w:author="James, Christin (DCYF)" w:date="2026-07-01T15:03:00Z" w16du:dateUtc="2026-07-01T22:03:00Z">
                    <w:r w:rsidRPr="00971ACE">
                      <w:rPr>
                        <w:sz w:val="16"/>
                        <w:szCs w:val="16"/>
                        <w:rPrChange w:id="618" w:author="James, Christin (DCYF)" w:date="2026-07-01T15:09:00Z" w16du:dateUtc="2026-07-01T22:09:00Z">
                          <w:rPr>
                            <w:sz w:val="14"/>
                            <w:szCs w:val="14"/>
                          </w:rPr>
                        </w:rPrChange>
                      </w:rPr>
                      <w:t>19</w:t>
                    </w:r>
                  </w:ins>
                </w:p>
              </w:tc>
              <w:tc>
                <w:tcPr>
                  <w:tcW w:w="366" w:type="dxa"/>
                </w:tcPr>
                <w:p w14:paraId="2B9919EF" w14:textId="77777777" w:rsidR="009E06BF" w:rsidRPr="00971ACE" w:rsidRDefault="009E06BF">
                  <w:pPr>
                    <w:rPr>
                      <w:ins w:id="619" w:author="James, Christin (DCYF)" w:date="2026-07-01T15:03:00Z" w16du:dateUtc="2026-07-01T22:03:00Z"/>
                      <w:sz w:val="16"/>
                      <w:szCs w:val="16"/>
                      <w:rPrChange w:id="620" w:author="James, Christin (DCYF)" w:date="2026-07-01T15:09:00Z" w16du:dateUtc="2026-07-01T22:09:00Z">
                        <w:rPr>
                          <w:ins w:id="621" w:author="James, Christin (DCYF)" w:date="2026-07-01T15:03:00Z" w16du:dateUtc="2026-07-01T22:03:00Z"/>
                          <w:sz w:val="14"/>
                          <w:szCs w:val="14"/>
                        </w:rPr>
                      </w:rPrChange>
                    </w:rPr>
                  </w:pPr>
                  <w:ins w:id="622" w:author="James, Christin (DCYF)" w:date="2026-07-01T15:03:00Z" w16du:dateUtc="2026-07-01T22:03:00Z">
                    <w:r w:rsidRPr="00971ACE">
                      <w:rPr>
                        <w:sz w:val="16"/>
                        <w:szCs w:val="16"/>
                        <w:rPrChange w:id="623" w:author="James, Christin (DCYF)" w:date="2026-07-01T15:09:00Z" w16du:dateUtc="2026-07-01T22:09:00Z">
                          <w:rPr>
                            <w:sz w:val="14"/>
                            <w:szCs w:val="14"/>
                          </w:rPr>
                        </w:rPrChange>
                      </w:rPr>
                      <w:t>20</w:t>
                    </w:r>
                  </w:ins>
                </w:p>
              </w:tc>
              <w:tc>
                <w:tcPr>
                  <w:tcW w:w="366" w:type="dxa"/>
                </w:tcPr>
                <w:p w14:paraId="2B84A36B" w14:textId="77777777" w:rsidR="009E06BF" w:rsidRPr="00971ACE" w:rsidRDefault="009E06BF">
                  <w:pPr>
                    <w:rPr>
                      <w:ins w:id="624" w:author="James, Christin (DCYF)" w:date="2026-07-01T15:03:00Z" w16du:dateUtc="2026-07-01T22:03:00Z"/>
                      <w:sz w:val="16"/>
                      <w:szCs w:val="16"/>
                      <w:rPrChange w:id="625" w:author="James, Christin (DCYF)" w:date="2026-07-01T15:09:00Z" w16du:dateUtc="2026-07-01T22:09:00Z">
                        <w:rPr>
                          <w:ins w:id="626" w:author="James, Christin (DCYF)" w:date="2026-07-01T15:03:00Z" w16du:dateUtc="2026-07-01T22:03:00Z"/>
                          <w:sz w:val="14"/>
                          <w:szCs w:val="14"/>
                        </w:rPr>
                      </w:rPrChange>
                    </w:rPr>
                  </w:pPr>
                  <w:ins w:id="627" w:author="James, Christin (DCYF)" w:date="2026-07-01T15:03:00Z" w16du:dateUtc="2026-07-01T22:03:00Z">
                    <w:r w:rsidRPr="00971ACE">
                      <w:rPr>
                        <w:sz w:val="16"/>
                        <w:szCs w:val="16"/>
                        <w:rPrChange w:id="628" w:author="James, Christin (DCYF)" w:date="2026-07-01T15:09:00Z" w16du:dateUtc="2026-07-01T22:09:00Z">
                          <w:rPr>
                            <w:sz w:val="14"/>
                            <w:szCs w:val="14"/>
                          </w:rPr>
                        </w:rPrChange>
                      </w:rPr>
                      <w:t>21</w:t>
                    </w:r>
                  </w:ins>
                </w:p>
              </w:tc>
            </w:tr>
            <w:tr w:rsidR="009E06BF" w:rsidRPr="00971ACE" w14:paraId="72718961" w14:textId="77777777" w:rsidTr="70006B5F">
              <w:trPr>
                <w:ins w:id="629" w:author="James, Christin (DCYF)" w:date="2026-07-01T15:03:00Z"/>
              </w:trPr>
              <w:tc>
                <w:tcPr>
                  <w:tcW w:w="366" w:type="dxa"/>
                </w:tcPr>
                <w:p w14:paraId="6EB39A91" w14:textId="77777777" w:rsidR="009E06BF" w:rsidRPr="00971ACE" w:rsidRDefault="009E06BF">
                  <w:pPr>
                    <w:rPr>
                      <w:ins w:id="630" w:author="James, Christin (DCYF)" w:date="2026-07-01T15:03:00Z" w16du:dateUtc="2026-07-01T22:03:00Z"/>
                      <w:sz w:val="16"/>
                      <w:szCs w:val="16"/>
                      <w:rPrChange w:id="631" w:author="James, Christin (DCYF)" w:date="2026-07-01T15:09:00Z" w16du:dateUtc="2026-07-01T22:09:00Z">
                        <w:rPr>
                          <w:ins w:id="632" w:author="James, Christin (DCYF)" w:date="2026-07-01T15:03:00Z" w16du:dateUtc="2026-07-01T22:03:00Z"/>
                          <w:sz w:val="14"/>
                          <w:szCs w:val="14"/>
                        </w:rPr>
                      </w:rPrChange>
                    </w:rPr>
                  </w:pPr>
                  <w:ins w:id="633" w:author="James, Christin (DCYF)" w:date="2026-07-01T15:03:00Z" w16du:dateUtc="2026-07-01T22:03:00Z">
                    <w:r w:rsidRPr="00971ACE">
                      <w:rPr>
                        <w:sz w:val="16"/>
                        <w:szCs w:val="16"/>
                        <w:rPrChange w:id="634" w:author="James, Christin (DCYF)" w:date="2026-07-01T15:09:00Z" w16du:dateUtc="2026-07-01T22:09:00Z">
                          <w:rPr>
                            <w:sz w:val="14"/>
                            <w:szCs w:val="14"/>
                          </w:rPr>
                        </w:rPrChange>
                      </w:rPr>
                      <w:t>22</w:t>
                    </w:r>
                  </w:ins>
                </w:p>
              </w:tc>
              <w:tc>
                <w:tcPr>
                  <w:tcW w:w="366" w:type="dxa"/>
                </w:tcPr>
                <w:p w14:paraId="7B3DAD79" w14:textId="77777777" w:rsidR="009E06BF" w:rsidRPr="00971ACE" w:rsidRDefault="009E06BF">
                  <w:pPr>
                    <w:rPr>
                      <w:ins w:id="635" w:author="James, Christin (DCYF)" w:date="2026-07-01T15:03:00Z" w16du:dateUtc="2026-07-01T22:03:00Z"/>
                      <w:sz w:val="16"/>
                      <w:szCs w:val="16"/>
                      <w:rPrChange w:id="636" w:author="James, Christin (DCYF)" w:date="2026-07-01T15:09:00Z" w16du:dateUtc="2026-07-01T22:09:00Z">
                        <w:rPr>
                          <w:ins w:id="637" w:author="James, Christin (DCYF)" w:date="2026-07-01T15:03:00Z" w16du:dateUtc="2026-07-01T22:03:00Z"/>
                          <w:sz w:val="14"/>
                          <w:szCs w:val="14"/>
                        </w:rPr>
                      </w:rPrChange>
                    </w:rPr>
                  </w:pPr>
                  <w:ins w:id="638" w:author="James, Christin (DCYF)" w:date="2026-07-01T15:03:00Z" w16du:dateUtc="2026-07-01T22:03:00Z">
                    <w:r w:rsidRPr="00971ACE">
                      <w:rPr>
                        <w:sz w:val="16"/>
                        <w:szCs w:val="16"/>
                        <w:rPrChange w:id="639" w:author="James, Christin (DCYF)" w:date="2026-07-01T15:09:00Z" w16du:dateUtc="2026-07-01T22:09:00Z">
                          <w:rPr>
                            <w:sz w:val="14"/>
                            <w:szCs w:val="14"/>
                          </w:rPr>
                        </w:rPrChange>
                      </w:rPr>
                      <w:t>23</w:t>
                    </w:r>
                  </w:ins>
                </w:p>
              </w:tc>
              <w:tc>
                <w:tcPr>
                  <w:tcW w:w="366" w:type="dxa"/>
                </w:tcPr>
                <w:p w14:paraId="08350474" w14:textId="77777777" w:rsidR="009E06BF" w:rsidRPr="00971ACE" w:rsidRDefault="009E06BF">
                  <w:pPr>
                    <w:rPr>
                      <w:ins w:id="640" w:author="James, Christin (DCYF)" w:date="2026-07-01T15:03:00Z" w16du:dateUtc="2026-07-01T22:03:00Z"/>
                      <w:sz w:val="16"/>
                      <w:szCs w:val="16"/>
                      <w:rPrChange w:id="641" w:author="James, Christin (DCYF)" w:date="2026-07-01T15:09:00Z" w16du:dateUtc="2026-07-01T22:09:00Z">
                        <w:rPr>
                          <w:ins w:id="642" w:author="James, Christin (DCYF)" w:date="2026-07-01T15:03:00Z" w16du:dateUtc="2026-07-01T22:03:00Z"/>
                          <w:sz w:val="14"/>
                          <w:szCs w:val="14"/>
                        </w:rPr>
                      </w:rPrChange>
                    </w:rPr>
                  </w:pPr>
                  <w:ins w:id="643" w:author="James, Christin (DCYF)" w:date="2026-07-01T15:03:00Z" w16du:dateUtc="2026-07-01T22:03:00Z">
                    <w:r w:rsidRPr="00971ACE">
                      <w:rPr>
                        <w:sz w:val="16"/>
                        <w:szCs w:val="16"/>
                        <w:rPrChange w:id="644" w:author="James, Christin (DCYF)" w:date="2026-07-01T15:09:00Z" w16du:dateUtc="2026-07-01T22:09:00Z">
                          <w:rPr>
                            <w:sz w:val="14"/>
                            <w:szCs w:val="14"/>
                          </w:rPr>
                        </w:rPrChange>
                      </w:rPr>
                      <w:t>24</w:t>
                    </w:r>
                  </w:ins>
                </w:p>
              </w:tc>
              <w:tc>
                <w:tcPr>
                  <w:tcW w:w="366" w:type="dxa"/>
                </w:tcPr>
                <w:p w14:paraId="74F8959A" w14:textId="77777777" w:rsidR="009E06BF" w:rsidRPr="00971ACE" w:rsidRDefault="009E06BF">
                  <w:pPr>
                    <w:rPr>
                      <w:ins w:id="645" w:author="James, Christin (DCYF)" w:date="2026-07-01T15:03:00Z" w16du:dateUtc="2026-07-01T22:03:00Z"/>
                      <w:sz w:val="16"/>
                      <w:szCs w:val="16"/>
                      <w:rPrChange w:id="646" w:author="James, Christin (DCYF)" w:date="2026-07-01T15:09:00Z" w16du:dateUtc="2026-07-01T22:09:00Z">
                        <w:rPr>
                          <w:ins w:id="647" w:author="James, Christin (DCYF)" w:date="2026-07-01T15:03:00Z" w16du:dateUtc="2026-07-01T22:03:00Z"/>
                          <w:sz w:val="14"/>
                          <w:szCs w:val="14"/>
                        </w:rPr>
                      </w:rPrChange>
                    </w:rPr>
                  </w:pPr>
                  <w:ins w:id="648" w:author="James, Christin (DCYF)" w:date="2026-07-01T15:03:00Z" w16du:dateUtc="2026-07-01T22:03:00Z">
                    <w:r w:rsidRPr="00971ACE">
                      <w:rPr>
                        <w:sz w:val="16"/>
                        <w:szCs w:val="16"/>
                        <w:rPrChange w:id="649" w:author="James, Christin (DCYF)" w:date="2026-07-01T15:09:00Z" w16du:dateUtc="2026-07-01T22:09:00Z">
                          <w:rPr>
                            <w:sz w:val="14"/>
                            <w:szCs w:val="14"/>
                          </w:rPr>
                        </w:rPrChange>
                      </w:rPr>
                      <w:t>25</w:t>
                    </w:r>
                  </w:ins>
                </w:p>
              </w:tc>
              <w:tc>
                <w:tcPr>
                  <w:tcW w:w="366" w:type="dxa"/>
                </w:tcPr>
                <w:p w14:paraId="7F902F60" w14:textId="77777777" w:rsidR="009E06BF" w:rsidRPr="00971ACE" w:rsidRDefault="009E06BF">
                  <w:pPr>
                    <w:rPr>
                      <w:ins w:id="650" w:author="James, Christin (DCYF)" w:date="2026-07-01T15:03:00Z" w16du:dateUtc="2026-07-01T22:03:00Z"/>
                      <w:sz w:val="16"/>
                      <w:szCs w:val="16"/>
                      <w:rPrChange w:id="651" w:author="James, Christin (DCYF)" w:date="2026-07-01T15:09:00Z" w16du:dateUtc="2026-07-01T22:09:00Z">
                        <w:rPr>
                          <w:ins w:id="652" w:author="James, Christin (DCYF)" w:date="2026-07-01T15:03:00Z" w16du:dateUtc="2026-07-01T22:03:00Z"/>
                          <w:sz w:val="14"/>
                          <w:szCs w:val="14"/>
                        </w:rPr>
                      </w:rPrChange>
                    </w:rPr>
                  </w:pPr>
                  <w:ins w:id="653" w:author="James, Christin (DCYF)" w:date="2026-07-01T15:03:00Z" w16du:dateUtc="2026-07-01T22:03:00Z">
                    <w:r w:rsidRPr="00971ACE">
                      <w:rPr>
                        <w:sz w:val="16"/>
                        <w:szCs w:val="16"/>
                        <w:rPrChange w:id="654" w:author="James, Christin (DCYF)" w:date="2026-07-01T15:09:00Z" w16du:dateUtc="2026-07-01T22:09:00Z">
                          <w:rPr>
                            <w:sz w:val="14"/>
                            <w:szCs w:val="14"/>
                          </w:rPr>
                        </w:rPrChange>
                      </w:rPr>
                      <w:t>26</w:t>
                    </w:r>
                  </w:ins>
                </w:p>
              </w:tc>
              <w:tc>
                <w:tcPr>
                  <w:tcW w:w="366" w:type="dxa"/>
                </w:tcPr>
                <w:p w14:paraId="59766E95" w14:textId="39AC0D71" w:rsidR="009E06BF" w:rsidRPr="00971ACE" w:rsidRDefault="6B09D5B7">
                  <w:pPr>
                    <w:rPr>
                      <w:ins w:id="655" w:author="James, Christin (DCYF)" w:date="2026-07-01T15:03:00Z" w16du:dateUtc="2026-07-01T22:03:00Z"/>
                      <w:sz w:val="16"/>
                      <w:szCs w:val="16"/>
                      <w:rPrChange w:id="656" w:author="James, Christin (DCYF)" w:date="2026-07-01T15:09:00Z" w16du:dateUtc="2026-07-01T22:09:00Z">
                        <w:rPr>
                          <w:ins w:id="657" w:author="James, Christin (DCYF)" w:date="2026-07-01T15:03:00Z" w16du:dateUtc="2026-07-01T22:03:00Z"/>
                          <w:sz w:val="14"/>
                          <w:szCs w:val="14"/>
                        </w:rPr>
                      </w:rPrChange>
                    </w:rPr>
                  </w:pPr>
                  <w:ins w:id="658" w:author="Ramynke, Jason (DCYF)" w:date="2026-07-07T18:38:00Z" w16du:dateUtc="2026-07-07T18:38:14Z">
                    <w:r w:rsidRPr="70006B5F">
                      <w:rPr>
                        <w:sz w:val="16"/>
                        <w:szCs w:val="16"/>
                      </w:rPr>
                      <w:t>27</w:t>
                    </w:r>
                  </w:ins>
                </w:p>
              </w:tc>
              <w:tc>
                <w:tcPr>
                  <w:tcW w:w="366" w:type="dxa"/>
                </w:tcPr>
                <w:p w14:paraId="2F7D3BF2" w14:textId="02F00DFA" w:rsidR="009E06BF" w:rsidRPr="00971ACE" w:rsidRDefault="6B09D5B7">
                  <w:pPr>
                    <w:rPr>
                      <w:ins w:id="659" w:author="James, Christin (DCYF)" w:date="2026-07-01T15:03:00Z" w16du:dateUtc="2026-07-01T22:03:00Z"/>
                      <w:sz w:val="16"/>
                      <w:szCs w:val="16"/>
                      <w:rPrChange w:id="660" w:author="James, Christin (DCYF)" w:date="2026-07-01T15:09:00Z" w16du:dateUtc="2026-07-01T22:09:00Z">
                        <w:rPr>
                          <w:ins w:id="661" w:author="James, Christin (DCYF)" w:date="2026-07-01T15:03:00Z" w16du:dateUtc="2026-07-01T22:03:00Z"/>
                          <w:sz w:val="14"/>
                          <w:szCs w:val="14"/>
                        </w:rPr>
                      </w:rPrChange>
                    </w:rPr>
                  </w:pPr>
                  <w:ins w:id="662" w:author="Ramynke, Jason (DCYF)" w:date="2026-07-07T18:38:00Z" w16du:dateUtc="2026-07-07T18:38:17Z">
                    <w:r w:rsidRPr="70006B5F">
                      <w:rPr>
                        <w:sz w:val="16"/>
                        <w:szCs w:val="16"/>
                      </w:rPr>
                      <w:t>28</w:t>
                    </w:r>
                  </w:ins>
                </w:p>
              </w:tc>
            </w:tr>
            <w:tr w:rsidR="009E06BF" w:rsidRPr="00971ACE" w14:paraId="37107D0E" w14:textId="77777777" w:rsidTr="70006B5F">
              <w:trPr>
                <w:ins w:id="663" w:author="James, Christin (DCYF)" w:date="2026-07-01T15:03:00Z"/>
              </w:trPr>
              <w:tc>
                <w:tcPr>
                  <w:tcW w:w="366" w:type="dxa"/>
                </w:tcPr>
                <w:p w14:paraId="08B03F9C" w14:textId="77777777" w:rsidR="009E06BF" w:rsidRPr="00971ACE" w:rsidRDefault="009E06BF">
                  <w:pPr>
                    <w:rPr>
                      <w:ins w:id="664" w:author="James, Christin (DCYF)" w:date="2026-07-01T15:03:00Z" w16du:dateUtc="2026-07-01T22:03:00Z"/>
                      <w:sz w:val="16"/>
                      <w:szCs w:val="16"/>
                      <w:rPrChange w:id="665" w:author="James, Christin (DCYF)" w:date="2026-07-01T15:09:00Z" w16du:dateUtc="2026-07-01T22:09:00Z">
                        <w:rPr>
                          <w:ins w:id="666" w:author="James, Christin (DCYF)" w:date="2026-07-01T15:03:00Z" w16du:dateUtc="2026-07-01T22:03:00Z"/>
                          <w:sz w:val="14"/>
                          <w:szCs w:val="14"/>
                        </w:rPr>
                      </w:rPrChange>
                    </w:rPr>
                  </w:pPr>
                  <w:ins w:id="667" w:author="James, Christin (DCYF)" w:date="2026-07-01T15:03:00Z" w16du:dateUtc="2026-07-01T22:03:00Z">
                    <w:r w:rsidRPr="00971ACE">
                      <w:rPr>
                        <w:sz w:val="16"/>
                        <w:szCs w:val="16"/>
                        <w:rPrChange w:id="668" w:author="James, Christin (DCYF)" w:date="2026-07-01T15:09:00Z" w16du:dateUtc="2026-07-01T22:09:00Z">
                          <w:rPr>
                            <w:sz w:val="14"/>
                            <w:szCs w:val="14"/>
                          </w:rPr>
                        </w:rPrChange>
                      </w:rPr>
                      <w:t>29</w:t>
                    </w:r>
                  </w:ins>
                </w:p>
              </w:tc>
              <w:tc>
                <w:tcPr>
                  <w:tcW w:w="366" w:type="dxa"/>
                </w:tcPr>
                <w:p w14:paraId="6C84F067" w14:textId="77777777" w:rsidR="009E06BF" w:rsidRPr="00971ACE" w:rsidRDefault="009E06BF">
                  <w:pPr>
                    <w:rPr>
                      <w:ins w:id="669" w:author="James, Christin (DCYF)" w:date="2026-07-01T15:03:00Z" w16du:dateUtc="2026-07-01T22:03:00Z"/>
                      <w:sz w:val="16"/>
                      <w:szCs w:val="16"/>
                      <w:rPrChange w:id="670" w:author="James, Christin (DCYF)" w:date="2026-07-01T15:09:00Z" w16du:dateUtc="2026-07-01T22:09:00Z">
                        <w:rPr>
                          <w:ins w:id="671" w:author="James, Christin (DCYF)" w:date="2026-07-01T15:03:00Z" w16du:dateUtc="2026-07-01T22:03:00Z"/>
                          <w:sz w:val="14"/>
                          <w:szCs w:val="14"/>
                        </w:rPr>
                      </w:rPrChange>
                    </w:rPr>
                  </w:pPr>
                  <w:ins w:id="672" w:author="James, Christin (DCYF)" w:date="2026-07-01T15:03:00Z" w16du:dateUtc="2026-07-01T22:03:00Z">
                    <w:r w:rsidRPr="00971ACE">
                      <w:rPr>
                        <w:sz w:val="16"/>
                        <w:szCs w:val="16"/>
                        <w:rPrChange w:id="673" w:author="James, Christin (DCYF)" w:date="2026-07-01T15:09:00Z" w16du:dateUtc="2026-07-01T22:09:00Z">
                          <w:rPr>
                            <w:sz w:val="14"/>
                            <w:szCs w:val="14"/>
                          </w:rPr>
                        </w:rPrChange>
                      </w:rPr>
                      <w:t>30</w:t>
                    </w:r>
                  </w:ins>
                </w:p>
              </w:tc>
              <w:tc>
                <w:tcPr>
                  <w:tcW w:w="366" w:type="dxa"/>
                </w:tcPr>
                <w:p w14:paraId="43078A1E" w14:textId="77777777" w:rsidR="009E06BF" w:rsidRPr="00971ACE" w:rsidRDefault="009E06BF">
                  <w:pPr>
                    <w:rPr>
                      <w:ins w:id="674" w:author="James, Christin (DCYF)" w:date="2026-07-01T15:03:00Z" w16du:dateUtc="2026-07-01T22:03:00Z"/>
                      <w:sz w:val="16"/>
                      <w:szCs w:val="16"/>
                      <w:rPrChange w:id="675" w:author="James, Christin (DCYF)" w:date="2026-07-01T15:09:00Z" w16du:dateUtc="2026-07-01T22:09:00Z">
                        <w:rPr>
                          <w:ins w:id="676" w:author="James, Christin (DCYF)" w:date="2026-07-01T15:03:00Z" w16du:dateUtc="2026-07-01T22:03:00Z"/>
                          <w:sz w:val="14"/>
                          <w:szCs w:val="14"/>
                        </w:rPr>
                      </w:rPrChange>
                    </w:rPr>
                  </w:pPr>
                  <w:ins w:id="677" w:author="James, Christin (DCYF)" w:date="2026-07-01T15:03:00Z" w16du:dateUtc="2026-07-01T22:03:00Z">
                    <w:r w:rsidRPr="00971ACE">
                      <w:rPr>
                        <w:sz w:val="16"/>
                        <w:szCs w:val="16"/>
                        <w:rPrChange w:id="678" w:author="James, Christin (DCYF)" w:date="2026-07-01T15:09:00Z" w16du:dateUtc="2026-07-01T22:09:00Z">
                          <w:rPr>
                            <w:sz w:val="14"/>
                            <w:szCs w:val="14"/>
                          </w:rPr>
                        </w:rPrChange>
                      </w:rPr>
                      <w:t>31</w:t>
                    </w:r>
                  </w:ins>
                </w:p>
              </w:tc>
              <w:tc>
                <w:tcPr>
                  <w:tcW w:w="366" w:type="dxa"/>
                </w:tcPr>
                <w:p w14:paraId="134A6D8E" w14:textId="77777777" w:rsidR="009E06BF" w:rsidRPr="00971ACE" w:rsidRDefault="009E06BF">
                  <w:pPr>
                    <w:rPr>
                      <w:ins w:id="679" w:author="James, Christin (DCYF)" w:date="2026-07-01T15:03:00Z" w16du:dateUtc="2026-07-01T22:03:00Z"/>
                      <w:sz w:val="16"/>
                      <w:szCs w:val="16"/>
                      <w:rPrChange w:id="680" w:author="James, Christin (DCYF)" w:date="2026-07-01T15:09:00Z" w16du:dateUtc="2026-07-01T22:09:00Z">
                        <w:rPr>
                          <w:ins w:id="681" w:author="James, Christin (DCYF)" w:date="2026-07-01T15:03:00Z" w16du:dateUtc="2026-07-01T22:03:00Z"/>
                          <w:sz w:val="14"/>
                          <w:szCs w:val="14"/>
                        </w:rPr>
                      </w:rPrChange>
                    </w:rPr>
                  </w:pPr>
                </w:p>
              </w:tc>
              <w:tc>
                <w:tcPr>
                  <w:tcW w:w="366" w:type="dxa"/>
                </w:tcPr>
                <w:p w14:paraId="29598D18" w14:textId="77777777" w:rsidR="009E06BF" w:rsidRPr="00971ACE" w:rsidRDefault="009E06BF">
                  <w:pPr>
                    <w:rPr>
                      <w:ins w:id="682" w:author="James, Christin (DCYF)" w:date="2026-07-01T15:03:00Z" w16du:dateUtc="2026-07-01T22:03:00Z"/>
                      <w:sz w:val="16"/>
                      <w:szCs w:val="16"/>
                      <w:rPrChange w:id="683" w:author="James, Christin (DCYF)" w:date="2026-07-01T15:09:00Z" w16du:dateUtc="2026-07-01T22:09:00Z">
                        <w:rPr>
                          <w:ins w:id="684" w:author="James, Christin (DCYF)" w:date="2026-07-01T15:03:00Z" w16du:dateUtc="2026-07-01T22:03:00Z"/>
                          <w:sz w:val="14"/>
                          <w:szCs w:val="14"/>
                        </w:rPr>
                      </w:rPrChange>
                    </w:rPr>
                  </w:pPr>
                </w:p>
              </w:tc>
              <w:tc>
                <w:tcPr>
                  <w:tcW w:w="366" w:type="dxa"/>
                </w:tcPr>
                <w:p w14:paraId="6B86A782" w14:textId="77777777" w:rsidR="009E06BF" w:rsidRPr="00971ACE" w:rsidRDefault="009E06BF">
                  <w:pPr>
                    <w:rPr>
                      <w:ins w:id="685" w:author="James, Christin (DCYF)" w:date="2026-07-01T15:03:00Z" w16du:dateUtc="2026-07-01T22:03:00Z"/>
                      <w:sz w:val="16"/>
                      <w:szCs w:val="16"/>
                      <w:rPrChange w:id="686" w:author="James, Christin (DCYF)" w:date="2026-07-01T15:09:00Z" w16du:dateUtc="2026-07-01T22:09:00Z">
                        <w:rPr>
                          <w:ins w:id="687" w:author="James, Christin (DCYF)" w:date="2026-07-01T15:03:00Z" w16du:dateUtc="2026-07-01T22:03:00Z"/>
                          <w:sz w:val="14"/>
                          <w:szCs w:val="14"/>
                        </w:rPr>
                      </w:rPrChange>
                    </w:rPr>
                  </w:pPr>
                </w:p>
              </w:tc>
              <w:tc>
                <w:tcPr>
                  <w:tcW w:w="366" w:type="dxa"/>
                </w:tcPr>
                <w:p w14:paraId="27D5259B" w14:textId="77777777" w:rsidR="009E06BF" w:rsidRPr="00971ACE" w:rsidRDefault="009E06BF">
                  <w:pPr>
                    <w:rPr>
                      <w:ins w:id="688" w:author="James, Christin (DCYF)" w:date="2026-07-01T15:03:00Z" w16du:dateUtc="2026-07-01T22:03:00Z"/>
                      <w:sz w:val="16"/>
                      <w:szCs w:val="16"/>
                      <w:rPrChange w:id="689" w:author="James, Christin (DCYF)" w:date="2026-07-01T15:09:00Z" w16du:dateUtc="2026-07-01T22:09:00Z">
                        <w:rPr>
                          <w:ins w:id="690" w:author="James, Christin (DCYF)" w:date="2026-07-01T15:03:00Z" w16du:dateUtc="2026-07-01T22:03:00Z"/>
                          <w:sz w:val="14"/>
                          <w:szCs w:val="14"/>
                        </w:rPr>
                      </w:rPrChange>
                    </w:rPr>
                  </w:pPr>
                </w:p>
              </w:tc>
            </w:tr>
          </w:tbl>
          <w:p w14:paraId="0E9A6272" w14:textId="77777777" w:rsidR="009E06BF" w:rsidRPr="009E06BF" w:rsidRDefault="009E06BF">
            <w:pPr>
              <w:contextualSpacing/>
              <w:rPr>
                <w:ins w:id="691" w:author="James, Christin (DCYF)" w:date="2026-07-01T15:03:00Z" w16du:dateUtc="2026-07-01T22:03:00Z"/>
                <w:rFonts w:ascii="Calibri" w:hAnsi="Calibri" w:cs="Calibri"/>
                <w:sz w:val="18"/>
                <w:szCs w:val="18"/>
                <w:rPrChange w:id="692" w:author="James, Christin (DCYF)" w:date="2026-07-01T15:03:00Z" w16du:dateUtc="2026-07-01T22:03:00Z">
                  <w:rPr>
                    <w:ins w:id="693" w:author="James, Christin (DCYF)" w:date="2026-07-01T15:03:00Z" w16du:dateUtc="2026-07-01T22:03:00Z"/>
                    <w:rFonts w:ascii="Calibri" w:hAnsi="Calibri" w:cs="Calibri"/>
                    <w:sz w:val="24"/>
                    <w:szCs w:val="24"/>
                  </w:rPr>
                </w:rPrChange>
              </w:rPr>
            </w:pPr>
          </w:p>
        </w:tc>
      </w:tr>
      <w:tr w:rsidR="009E06BF" w:rsidRPr="009E06BF" w14:paraId="0F3E9A59" w14:textId="77777777" w:rsidTr="23F26365">
        <w:trPr>
          <w:gridAfter w:val="2"/>
          <w:wAfter w:w="19" w:type="dxa"/>
          <w:ins w:id="694" w:author="James, Christin (DCYF)" w:date="2026-07-01T15:03:00Z"/>
          <w:trPrChange w:id="695" w:author="Ramynke, Jason (DCYF)" w:date="2026-07-07T18:40:00Z" w16du:dateUtc="2026-07-01T22:04:00Z">
            <w:trPr>
              <w:gridBefore w:val="1"/>
              <w:gridAfter w:val="2"/>
            </w:trPr>
          </w:trPrChange>
        </w:trPr>
        <w:tc>
          <w:tcPr>
            <w:tcW w:w="1440" w:type="dxa"/>
            <w:tcPrChange w:id="696" w:author="Ramynke, Jason (DCYF)" w:date="2026-07-07T18:40:00Z" w16du:dateUtc="2026-07-01T22:04:00Z">
              <w:tcPr>
                <w:tcW w:w="1785" w:type="dxa"/>
              </w:tcPr>
            </w:tcPrChange>
          </w:tcPr>
          <w:p w14:paraId="73A5AF71" w14:textId="77777777" w:rsidR="009E06BF" w:rsidRPr="009E06BF" w:rsidRDefault="009E06BF">
            <w:pPr>
              <w:contextualSpacing/>
              <w:rPr>
                <w:ins w:id="697" w:author="James, Christin (DCYF)" w:date="2026-07-01T15:03:00Z" w16du:dateUtc="2026-07-01T22:03:00Z"/>
                <w:rFonts w:cs="Calibri"/>
                <w:sz w:val="18"/>
                <w:szCs w:val="18"/>
                <w:rPrChange w:id="698" w:author="James, Christin (DCYF)" w:date="2026-07-01T15:03:00Z" w16du:dateUtc="2026-07-01T22:03:00Z">
                  <w:rPr>
                    <w:ins w:id="699" w:author="James, Christin (DCYF)" w:date="2026-07-01T15:03:00Z" w16du:dateUtc="2026-07-01T22:03:00Z"/>
                    <w:rFonts w:cs="Calibri"/>
                  </w:rPr>
                </w:rPrChange>
              </w:rPr>
            </w:pPr>
            <w:ins w:id="700" w:author="James, Christin (DCYF)" w:date="2026-07-01T15:03:00Z" w16du:dateUtc="2026-07-01T22:03:00Z">
              <w:r w:rsidRPr="009E06BF">
                <w:rPr>
                  <w:rFonts w:cs="Calibri"/>
                  <w:sz w:val="18"/>
                  <w:szCs w:val="18"/>
                  <w:rPrChange w:id="701" w:author="James, Christin (DCYF)" w:date="2026-07-01T15:03:00Z" w16du:dateUtc="2026-07-01T22:03:00Z">
                    <w:rPr>
                      <w:rFonts w:cs="Calibri"/>
                    </w:rPr>
                  </w:rPrChange>
                </w:rPr>
                <w:t>23 full day units</w:t>
              </w:r>
            </w:ins>
          </w:p>
        </w:tc>
        <w:tc>
          <w:tcPr>
            <w:tcW w:w="1725" w:type="dxa"/>
            <w:tcPrChange w:id="702" w:author="Ramynke, Jason (DCYF)" w:date="2026-07-07T18:40:00Z" w16du:dateUtc="2026-07-01T22:04:00Z">
              <w:tcPr>
                <w:tcW w:w="2192" w:type="dxa"/>
              </w:tcPr>
            </w:tcPrChange>
          </w:tcPr>
          <w:p w14:paraId="364870DF" w14:textId="77777777" w:rsidR="009E06BF" w:rsidRPr="009E06BF" w:rsidRDefault="009E06BF">
            <w:pPr>
              <w:contextualSpacing/>
              <w:rPr>
                <w:ins w:id="703" w:author="James, Christin (DCYF)" w:date="2026-07-01T15:03:00Z" w16du:dateUtc="2026-07-01T22:03:00Z"/>
                <w:rFonts w:cs="Calibri"/>
                <w:sz w:val="18"/>
                <w:szCs w:val="18"/>
                <w:rPrChange w:id="704" w:author="James, Christin (DCYF)" w:date="2026-07-01T15:03:00Z" w16du:dateUtc="2026-07-01T22:03:00Z">
                  <w:rPr>
                    <w:ins w:id="705" w:author="James, Christin (DCYF)" w:date="2026-07-01T15:03:00Z" w16du:dateUtc="2026-07-01T22:03:00Z"/>
                    <w:rFonts w:cs="Calibri"/>
                  </w:rPr>
                </w:rPrChange>
              </w:rPr>
            </w:pPr>
            <w:ins w:id="706" w:author="James, Christin (DCYF)" w:date="2026-07-01T15:03:00Z" w16du:dateUtc="2026-07-01T22:03:00Z">
              <w:r w:rsidRPr="009E06BF">
                <w:rPr>
                  <w:rFonts w:cs="Calibri"/>
                  <w:sz w:val="18"/>
                  <w:szCs w:val="18"/>
                  <w:rPrChange w:id="707" w:author="James, Christin (DCYF)" w:date="2026-07-01T15:03:00Z" w16du:dateUtc="2026-07-01T22:03:00Z">
                    <w:rPr>
                      <w:rFonts w:cs="Calibri"/>
                    </w:rPr>
                  </w:rPrChange>
                </w:rPr>
                <w:t>Monday through Friday: 8 hours each day</w:t>
              </w:r>
            </w:ins>
          </w:p>
        </w:tc>
        <w:tc>
          <w:tcPr>
            <w:tcW w:w="1470" w:type="dxa"/>
            <w:tcPrChange w:id="708" w:author="Ramynke, Jason (DCYF)" w:date="2026-07-07T18:40:00Z" w16du:dateUtc="2026-07-01T22:04:00Z">
              <w:tcPr>
                <w:tcW w:w="1861" w:type="dxa"/>
              </w:tcPr>
            </w:tcPrChange>
          </w:tcPr>
          <w:p w14:paraId="141EE75E" w14:textId="77777777" w:rsidR="009E06BF" w:rsidRPr="009E06BF" w:rsidRDefault="009E06BF">
            <w:pPr>
              <w:contextualSpacing/>
              <w:rPr>
                <w:ins w:id="709" w:author="James, Christin (DCYF)" w:date="2026-07-01T15:03:00Z" w16du:dateUtc="2026-07-01T22:03:00Z"/>
                <w:rFonts w:cs="Calibri"/>
                <w:sz w:val="18"/>
                <w:szCs w:val="18"/>
                <w:rPrChange w:id="710" w:author="James, Christin (DCYF)" w:date="2026-07-01T15:03:00Z" w16du:dateUtc="2026-07-01T22:03:00Z">
                  <w:rPr>
                    <w:ins w:id="711" w:author="James, Christin (DCYF)" w:date="2026-07-01T15:03:00Z" w16du:dateUtc="2026-07-01T22:03:00Z"/>
                    <w:rFonts w:cs="Calibri"/>
                  </w:rPr>
                </w:rPrChange>
              </w:rPr>
            </w:pPr>
            <w:ins w:id="712" w:author="James, Christin (DCYF)" w:date="2026-07-01T15:03:00Z" w16du:dateUtc="2026-07-01T22:03:00Z">
              <w:r w:rsidRPr="009E06BF">
                <w:rPr>
                  <w:rFonts w:cs="Calibri"/>
                  <w:sz w:val="18"/>
                  <w:szCs w:val="18"/>
                  <w:rPrChange w:id="713" w:author="James, Christin (DCYF)" w:date="2026-07-01T15:03:00Z" w16du:dateUtc="2026-07-01T22:03:00Z">
                    <w:rPr>
                      <w:rFonts w:cs="Calibri"/>
                    </w:rPr>
                  </w:rPrChange>
                </w:rPr>
                <w:t>16 days of care.</w:t>
              </w:r>
            </w:ins>
          </w:p>
          <w:p w14:paraId="009EB826" w14:textId="77777777" w:rsidR="009E06BF" w:rsidRPr="009E06BF" w:rsidRDefault="009E06BF">
            <w:pPr>
              <w:contextualSpacing/>
              <w:rPr>
                <w:ins w:id="714" w:author="James, Christin (DCYF)" w:date="2026-07-01T15:03:00Z" w16du:dateUtc="2026-07-01T22:03:00Z"/>
                <w:rFonts w:cs="Calibri"/>
                <w:sz w:val="18"/>
                <w:szCs w:val="18"/>
                <w:rPrChange w:id="715" w:author="James, Christin (DCYF)" w:date="2026-07-01T15:03:00Z" w16du:dateUtc="2026-07-01T22:03:00Z">
                  <w:rPr>
                    <w:ins w:id="716" w:author="James, Christin (DCYF)" w:date="2026-07-01T15:03:00Z" w16du:dateUtc="2026-07-01T22:03:00Z"/>
                    <w:rFonts w:cs="Calibri"/>
                  </w:rPr>
                </w:rPrChange>
              </w:rPr>
            </w:pPr>
            <w:ins w:id="717" w:author="James, Christin (DCYF)" w:date="2026-07-01T15:03:00Z" w16du:dateUtc="2026-07-01T22:03:00Z">
              <w:r w:rsidRPr="009E06BF">
                <w:rPr>
                  <w:rFonts w:cs="Calibri"/>
                  <w:sz w:val="18"/>
                  <w:szCs w:val="18"/>
                  <w:rPrChange w:id="718" w:author="James, Christin (DCYF)" w:date="2026-07-01T15:03:00Z" w16du:dateUtc="2026-07-01T22:03:00Z">
                    <w:rPr>
                      <w:rFonts w:cs="Calibri"/>
                    </w:rPr>
                  </w:rPrChange>
                </w:rPr>
                <w:t xml:space="preserve">15 days of care for 8 hours each day. In addition, there was 1 eligible professional training day. </w:t>
              </w:r>
            </w:ins>
          </w:p>
        </w:tc>
        <w:tc>
          <w:tcPr>
            <w:tcW w:w="1393" w:type="dxa"/>
            <w:tcPrChange w:id="719" w:author="Ramynke, Jason (DCYF)" w:date="2026-07-07T18:40:00Z" w16du:dateUtc="2026-07-01T22:04:00Z">
              <w:tcPr>
                <w:tcW w:w="1155" w:type="dxa"/>
                <w:gridSpan w:val="2"/>
              </w:tcPr>
            </w:tcPrChange>
          </w:tcPr>
          <w:p w14:paraId="640B49B7" w14:textId="34C8DF3F" w:rsidR="009E06BF" w:rsidRPr="009F2118" w:rsidRDefault="009E06BF" w:rsidP="70006B5F">
            <w:pPr>
              <w:contextualSpacing/>
              <w:rPr>
                <w:ins w:id="720" w:author="James, Christin (DCYF)" w:date="2026-07-01T15:03:00Z" w16du:dateUtc="2026-07-01T22:03:00Z"/>
                <w:rFonts w:cs="Calibri"/>
                <w:sz w:val="18"/>
                <w:szCs w:val="18"/>
                <w:rPrChange w:id="721" w:author="James, Christin (DCYF)" w:date="2026-07-07T14:09:00Z" w16du:dateUtc="2026-07-07T21:09:00Z">
                  <w:rPr>
                    <w:ins w:id="722" w:author="James, Christin (DCYF)" w:date="2026-07-01T15:03:00Z" w16du:dateUtc="2026-07-01T22:03:00Z"/>
                    <w:rFonts w:cs="Calibri"/>
                  </w:rPr>
                </w:rPrChange>
              </w:rPr>
            </w:pPr>
            <w:ins w:id="723" w:author="James, Christin (DCYF)" w:date="2026-07-01T15:03:00Z" w16du:dateUtc="2026-07-01T22:03:00Z">
              <w:del w:id="724" w:author="Ramynke, Jason (DCYF)" w:date="2026-07-07T18:41:00Z" w16du:dateUtc="2026-07-07T18:41:08Z">
                <w:r w:rsidRPr="0014182C" w:rsidDel="009E06BF">
                  <w:rPr>
                    <w:rFonts w:cs="Calibri"/>
                    <w:sz w:val="18"/>
                    <w:szCs w:val="18"/>
                    <w:rPrChange w:id="725" w:author="James, Christin (DCYF)" w:date="2026-07-07T13:58:00Z" w16du:dateUtc="2026-07-07T20:58:00Z">
                      <w:rPr>
                        <w:rFonts w:cs="Calibri"/>
                      </w:rPr>
                    </w:rPrChange>
                  </w:rPr>
                  <w:delText>ption D</w:delText>
                </w:r>
              </w:del>
            </w:ins>
            <w:ins w:id="726" w:author="Ramynke, Jason (DCYF)" w:date="2026-07-07T18:41:00Z" w16du:dateUtc="2026-07-07T18:41:08Z">
              <w:del w:id="727" w:author="James, Christin (DCYF)" w:date="2026-07-07T14:10:00Z" w16du:dateUtc="2026-07-07T21:10:00Z">
                <w:r w:rsidR="29DA7F01" w:rsidRPr="0014182C" w:rsidDel="009F2118">
                  <w:rPr>
                    <w:rFonts w:ascii="Segoe UI" w:eastAsia="Segoe UI" w:hAnsi="Segoe UI" w:cs="Segoe UI"/>
                    <w:color w:val="242424"/>
                    <w:sz w:val="21"/>
                    <w:szCs w:val="21"/>
                    <w:rPrChange w:id="728" w:author="James, Christin (DCYF)" w:date="2026-07-07T13:58:00Z" w16du:dateUtc="2026-07-07T20:58:00Z">
                      <w:rPr>
                        <w:rFonts w:ascii="Segoe UI" w:eastAsia="Segoe UI" w:hAnsi="Segoe UI" w:cs="Segoe UI"/>
                        <w:color w:val="242424"/>
                        <w:sz w:val="21"/>
                        <w:szCs w:val="21"/>
                        <w:u w:val="single"/>
                      </w:rPr>
                    </w:rPrChange>
                  </w:rPr>
                  <w:delText xml:space="preserve"> </w:delText>
                </w:r>
              </w:del>
              <w:r w:rsidR="29DA7F01" w:rsidRPr="009F2118">
                <w:rPr>
                  <w:rFonts w:eastAsia="Segoe UI" w:cs="Segoe UI"/>
                  <w:color w:val="242424"/>
                  <w:sz w:val="18"/>
                  <w:szCs w:val="18"/>
                  <w:rPrChange w:id="729" w:author="James, Christin (DCYF)" w:date="2026-07-07T14:09:00Z" w16du:dateUtc="2026-07-07T21:09:00Z">
                    <w:rPr>
                      <w:rFonts w:ascii="Segoe UI" w:eastAsia="Segoe UI" w:hAnsi="Segoe UI" w:cs="Segoe UI"/>
                      <w:color w:val="242424"/>
                      <w:sz w:val="21"/>
                      <w:szCs w:val="21"/>
                      <w:u w:val="single"/>
                    </w:rPr>
                  </w:rPrChange>
                </w:rPr>
                <w:t xml:space="preserve">Child attends 16 days or more, you may claim </w:t>
              </w:r>
              <w:del w:id="730" w:author="James, Christin (DCYF)" w:date="2026-07-07T13:57:00Z" w16du:dateUtc="2026-07-07T20:57:00Z">
                <w:r w:rsidR="29DA7F01" w:rsidRPr="009F2118" w:rsidDel="009373C8">
                  <w:rPr>
                    <w:rFonts w:eastAsia="Segoe UI" w:cs="Segoe UI"/>
                    <w:strike/>
                    <w:color w:val="242424"/>
                    <w:sz w:val="18"/>
                    <w:szCs w:val="18"/>
                    <w:rPrChange w:id="731" w:author="James, Christin (DCYF)" w:date="2026-07-07T14:09:00Z" w16du:dateUtc="2026-07-07T21:09:00Z">
                      <w:rPr>
                        <w:rFonts w:ascii="Segoe UI" w:eastAsia="Segoe UI" w:hAnsi="Segoe UI" w:cs="Segoe UI"/>
                        <w:strike/>
                        <w:color w:val="242424"/>
                        <w:sz w:val="21"/>
                        <w:szCs w:val="21"/>
                        <w:u w:val="single"/>
                      </w:rPr>
                    </w:rPrChange>
                  </w:rPr>
                  <w:delText>bill</w:delText>
                </w:r>
                <w:r w:rsidR="29DA7F01" w:rsidRPr="009F2118" w:rsidDel="009373C8">
                  <w:rPr>
                    <w:rFonts w:eastAsia="Segoe UI" w:cs="Segoe UI"/>
                    <w:b/>
                    <w:bCs/>
                    <w:strike/>
                    <w:color w:val="242424"/>
                    <w:sz w:val="18"/>
                    <w:szCs w:val="18"/>
                    <w:rPrChange w:id="732" w:author="James, Christin (DCYF)" w:date="2026-07-07T14:09:00Z" w16du:dateUtc="2026-07-07T21:09:00Z">
                      <w:rPr>
                        <w:rFonts w:ascii="Segoe UI" w:eastAsia="Segoe UI" w:hAnsi="Segoe UI" w:cs="Segoe UI"/>
                        <w:b/>
                        <w:bCs/>
                        <w:strike/>
                        <w:color w:val="242424"/>
                        <w:sz w:val="21"/>
                        <w:szCs w:val="21"/>
                        <w:u w:val="single"/>
                      </w:rPr>
                    </w:rPrChange>
                  </w:rPr>
                  <w:delText xml:space="preserve"> </w:delText>
                </w:r>
              </w:del>
              <w:r w:rsidR="29DA7F01" w:rsidRPr="009F2118">
                <w:rPr>
                  <w:rFonts w:eastAsia="Segoe UI" w:cs="Segoe UI"/>
                  <w:b/>
                  <w:bCs/>
                  <w:color w:val="242424"/>
                  <w:sz w:val="18"/>
                  <w:szCs w:val="18"/>
                  <w:rPrChange w:id="733" w:author="James, Christin (DCYF)" w:date="2026-07-07T14:09:00Z" w16du:dateUtc="2026-07-07T21:09:00Z">
                    <w:rPr>
                      <w:rFonts w:ascii="Segoe UI" w:eastAsia="Segoe UI" w:hAnsi="Segoe UI" w:cs="Segoe UI"/>
                      <w:b/>
                      <w:bCs/>
                      <w:color w:val="242424"/>
                      <w:sz w:val="21"/>
                      <w:szCs w:val="21"/>
                      <w:u w:val="single"/>
                    </w:rPr>
                  </w:rPrChange>
                </w:rPr>
                <w:t>up to</w:t>
              </w:r>
              <w:r w:rsidR="29DA7F01" w:rsidRPr="009F2118">
                <w:rPr>
                  <w:rFonts w:eastAsia="Segoe UI" w:cs="Segoe UI"/>
                  <w:color w:val="242424"/>
                  <w:sz w:val="18"/>
                  <w:szCs w:val="18"/>
                  <w:rPrChange w:id="734" w:author="James, Christin (DCYF)" w:date="2026-07-07T14:09:00Z" w16du:dateUtc="2026-07-07T21:09:00Z">
                    <w:rPr>
                      <w:rFonts w:ascii="Segoe UI" w:eastAsia="Segoe UI" w:hAnsi="Segoe UI" w:cs="Segoe UI"/>
                      <w:color w:val="242424"/>
                      <w:sz w:val="21"/>
                      <w:szCs w:val="21"/>
                      <w:u w:val="single"/>
                    </w:rPr>
                  </w:rPrChange>
                </w:rPr>
                <w:t xml:space="preserve"> the full number of </w:t>
              </w:r>
              <w:del w:id="735" w:author="James, Christin (DCYF)" w:date="2026-07-07T13:58:00Z" w16du:dateUtc="2026-07-07T20:58:00Z">
                <w:r w:rsidR="29DA7F01" w:rsidRPr="009F2118" w:rsidDel="0014182C">
                  <w:rPr>
                    <w:rFonts w:eastAsia="Segoe UI" w:cs="Segoe UI"/>
                    <w:strike/>
                    <w:color w:val="242424"/>
                    <w:sz w:val="18"/>
                    <w:szCs w:val="18"/>
                    <w:rPrChange w:id="736" w:author="James, Christin (DCYF)" w:date="2026-07-07T14:09:00Z" w16du:dateUtc="2026-07-07T21:09:00Z">
                      <w:rPr>
                        <w:rFonts w:ascii="Segoe UI" w:eastAsia="Segoe UI" w:hAnsi="Segoe UI" w:cs="Segoe UI"/>
                        <w:strike/>
                        <w:color w:val="242424"/>
                        <w:sz w:val="21"/>
                        <w:szCs w:val="21"/>
                        <w:u w:val="single"/>
                      </w:rPr>
                    </w:rPrChange>
                  </w:rPr>
                  <w:delText>billable</w:delText>
                </w:r>
              </w:del>
            </w:ins>
            <w:del w:id="737" w:author="James, Christin (DCYF)" w:date="2026-07-07T13:58:00Z" w16du:dateUtc="2026-07-07T20:58:00Z">
              <w:r w:rsidR="00E619FB" w:rsidRPr="009F2118" w:rsidDel="0014182C">
                <w:rPr>
                  <w:rFonts w:eastAsia="Segoe UI" w:cs="Segoe UI"/>
                  <w:strike/>
                  <w:color w:val="242424"/>
                  <w:sz w:val="18"/>
                  <w:szCs w:val="18"/>
                  <w:rPrChange w:id="738" w:author="James, Christin (DCYF)" w:date="2026-07-07T14:09:00Z" w16du:dateUtc="2026-07-07T21:09:00Z">
                    <w:rPr>
                      <w:rFonts w:ascii="Segoe UI" w:eastAsia="Segoe UI" w:hAnsi="Segoe UI" w:cs="Segoe UI"/>
                      <w:strike/>
                      <w:color w:val="242424"/>
                      <w:sz w:val="21"/>
                      <w:szCs w:val="21"/>
                      <w:u w:val="single"/>
                    </w:rPr>
                  </w:rPrChange>
                </w:rPr>
                <w:delText xml:space="preserve"> </w:delText>
              </w:r>
            </w:del>
            <w:ins w:id="739" w:author="Ramynke, Jason (DCYF)" w:date="2026-07-07T18:41:00Z" w16du:dateUtc="2026-07-07T18:41:08Z">
              <w:r w:rsidR="29DA7F01" w:rsidRPr="009F2118">
                <w:rPr>
                  <w:rFonts w:eastAsia="Segoe UI" w:cs="Segoe UI"/>
                  <w:color w:val="242424"/>
                  <w:sz w:val="18"/>
                  <w:szCs w:val="18"/>
                  <w:rPrChange w:id="740" w:author="James, Christin (DCYF)" w:date="2026-07-07T14:09:00Z" w16du:dateUtc="2026-07-07T21:09:00Z">
                    <w:rPr>
                      <w:rFonts w:ascii="Segoe UI" w:eastAsia="Segoe UI" w:hAnsi="Segoe UI" w:cs="Segoe UI"/>
                      <w:color w:val="242424"/>
                      <w:sz w:val="21"/>
                      <w:szCs w:val="21"/>
                      <w:u w:val="single"/>
                    </w:rPr>
                  </w:rPrChange>
                </w:rPr>
                <w:t>eligible days</w:t>
              </w:r>
            </w:ins>
            <w:ins w:id="741" w:author="James, Christin (DCYF)" w:date="2026-07-07T14:09:00Z" w16du:dateUtc="2026-07-07T21:09:00Z">
              <w:r w:rsidR="009F2118" w:rsidRPr="009F2118">
                <w:rPr>
                  <w:rFonts w:eastAsia="Segoe UI" w:cs="Segoe UI"/>
                  <w:color w:val="242424"/>
                  <w:sz w:val="18"/>
                  <w:szCs w:val="18"/>
                  <w:rPrChange w:id="742" w:author="James, Christin (DCYF)" w:date="2026-07-07T14:09:00Z" w16du:dateUtc="2026-07-07T21:09:00Z">
                    <w:rPr>
                      <w:rFonts w:ascii="Segoe UI" w:eastAsia="Segoe UI" w:hAnsi="Segoe UI" w:cs="Segoe UI"/>
                      <w:color w:val="242424"/>
                      <w:sz w:val="18"/>
                      <w:szCs w:val="18"/>
                    </w:rPr>
                  </w:rPrChange>
                </w:rPr>
                <w:t>.</w:t>
              </w:r>
            </w:ins>
            <w:ins w:id="743" w:author="Ramynke, Jason (DCYF)" w:date="2026-07-07T18:41:00Z" w16du:dateUtc="2026-07-07T18:41:08Z">
              <w:r w:rsidR="29DA7F01" w:rsidRPr="009F2118">
                <w:rPr>
                  <w:rFonts w:eastAsia="Segoe UI" w:cs="Segoe UI"/>
                  <w:color w:val="242424"/>
                  <w:sz w:val="18"/>
                  <w:szCs w:val="18"/>
                  <w:rPrChange w:id="744" w:author="James, Christin (DCYF)" w:date="2026-07-07T14:09:00Z" w16du:dateUtc="2026-07-07T21:09:00Z">
                    <w:rPr>
                      <w:rFonts w:ascii="Segoe UI" w:eastAsia="Segoe UI" w:hAnsi="Segoe UI" w:cs="Segoe UI"/>
                      <w:color w:val="242424"/>
                      <w:sz w:val="21"/>
                      <w:szCs w:val="21"/>
                    </w:rPr>
                  </w:rPrChange>
                </w:rPr>
                <w:t xml:space="preserve"> </w:t>
              </w:r>
              <w:r w:rsidR="29DA7F01" w:rsidRPr="009F2118">
                <w:rPr>
                  <w:sz w:val="18"/>
                  <w:szCs w:val="18"/>
                </w:rPr>
                <w:t xml:space="preserve"> </w:t>
              </w:r>
            </w:ins>
          </w:p>
        </w:tc>
        <w:tc>
          <w:tcPr>
            <w:tcW w:w="2097" w:type="dxa"/>
            <w:tcPrChange w:id="745" w:author="Ramynke, Jason (DCYF)" w:date="2026-07-07T18:40:00Z" w16du:dateUtc="2026-07-01T22:04:00Z">
              <w:tcPr>
                <w:tcW w:w="3787" w:type="dxa"/>
              </w:tcPr>
            </w:tcPrChange>
          </w:tcPr>
          <w:p w14:paraId="2017EF5D" w14:textId="77777777" w:rsidR="009E06BF" w:rsidRPr="009E06BF" w:rsidRDefault="009E06BF">
            <w:pPr>
              <w:contextualSpacing/>
              <w:rPr>
                <w:ins w:id="746" w:author="James, Christin (DCYF)" w:date="2026-07-01T15:03:00Z" w16du:dateUtc="2026-07-01T22:03:00Z"/>
                <w:rFonts w:cs="Calibri"/>
                <w:sz w:val="18"/>
                <w:szCs w:val="18"/>
                <w:rPrChange w:id="747" w:author="James, Christin (DCYF)" w:date="2026-07-01T15:03:00Z" w16du:dateUtc="2026-07-01T22:03:00Z">
                  <w:rPr>
                    <w:ins w:id="748" w:author="James, Christin (DCYF)" w:date="2026-07-01T15:03:00Z" w16du:dateUtc="2026-07-01T22:03:00Z"/>
                    <w:rFonts w:cs="Calibri"/>
                  </w:rPr>
                </w:rPrChange>
              </w:rPr>
            </w:pPr>
            <w:ins w:id="749" w:author="James, Christin (DCYF)" w:date="2026-07-01T15:03:00Z" w16du:dateUtc="2026-07-01T22:03:00Z">
              <w:r w:rsidRPr="009E06BF">
                <w:rPr>
                  <w:rFonts w:cs="Calibri"/>
                  <w:sz w:val="18"/>
                  <w:szCs w:val="18"/>
                  <w:rPrChange w:id="750" w:author="James, Christin (DCYF)" w:date="2026-07-01T15:03:00Z" w16du:dateUtc="2026-07-01T22:03:00Z">
                    <w:rPr>
                      <w:rFonts w:cs="Calibri"/>
                    </w:rPr>
                  </w:rPrChange>
                </w:rPr>
                <w:t>22 full day units</w:t>
              </w:r>
            </w:ins>
          </w:p>
          <w:p w14:paraId="514687B8" w14:textId="77777777" w:rsidR="009E06BF" w:rsidRPr="009E06BF" w:rsidRDefault="009E06BF">
            <w:pPr>
              <w:contextualSpacing/>
              <w:rPr>
                <w:ins w:id="751" w:author="James, Christin (DCYF)" w:date="2026-07-01T15:03:00Z" w16du:dateUtc="2026-07-01T22:03:00Z"/>
                <w:rFonts w:cs="Calibri"/>
                <w:sz w:val="18"/>
                <w:szCs w:val="18"/>
                <w:rPrChange w:id="752" w:author="James, Christin (DCYF)" w:date="2026-07-01T15:03:00Z" w16du:dateUtc="2026-07-01T22:03:00Z">
                  <w:rPr>
                    <w:ins w:id="753" w:author="James, Christin (DCYF)" w:date="2026-07-01T15:03:00Z" w16du:dateUtc="2026-07-01T22:03:00Z"/>
                    <w:rFonts w:cs="Calibri"/>
                  </w:rPr>
                </w:rPrChange>
              </w:rPr>
            </w:pPr>
            <w:ins w:id="754" w:author="James, Christin (DCYF)" w:date="2026-07-01T15:03:00Z" w16du:dateUtc="2026-07-01T22:03:00Z">
              <w:r w:rsidRPr="009E06BF">
                <w:rPr>
                  <w:rFonts w:cs="Calibri"/>
                  <w:sz w:val="18"/>
                  <w:szCs w:val="18"/>
                  <w:rPrChange w:id="755" w:author="James, Christin (DCYF)" w:date="2026-07-01T15:03:00Z" w16du:dateUtc="2026-07-01T22:03:00Z">
                    <w:rPr>
                      <w:rFonts w:cs="Calibri"/>
                    </w:rPr>
                  </w:rPrChange>
                </w:rPr>
                <w:t xml:space="preserve"> </w:t>
              </w:r>
            </w:ins>
          </w:p>
          <w:p w14:paraId="19D17BE2" w14:textId="77777777" w:rsidR="009E06BF" w:rsidRPr="009E06BF" w:rsidRDefault="009E06BF">
            <w:pPr>
              <w:contextualSpacing/>
              <w:rPr>
                <w:ins w:id="756" w:author="James, Christin (DCYF)" w:date="2026-07-01T15:03:00Z" w16du:dateUtc="2026-07-01T22:03:00Z"/>
                <w:rFonts w:cs="Calibri"/>
                <w:sz w:val="18"/>
                <w:szCs w:val="18"/>
                <w:rPrChange w:id="757" w:author="James, Christin (DCYF)" w:date="2026-07-01T15:03:00Z" w16du:dateUtc="2026-07-01T22:03:00Z">
                  <w:rPr>
                    <w:ins w:id="758" w:author="James, Christin (DCYF)" w:date="2026-07-01T15:03:00Z" w16du:dateUtc="2026-07-01T22:03:00Z"/>
                    <w:rFonts w:cs="Calibri"/>
                  </w:rPr>
                </w:rPrChange>
              </w:rPr>
            </w:pPr>
            <w:ins w:id="759" w:author="James, Christin (DCYF)" w:date="2026-07-01T15:03:00Z" w16du:dateUtc="2026-07-01T22:03:00Z">
              <w:r w:rsidRPr="009E06BF">
                <w:rPr>
                  <w:rFonts w:cs="Calibri"/>
                  <w:sz w:val="18"/>
                  <w:szCs w:val="18"/>
                  <w:rPrChange w:id="760" w:author="James, Christin (DCYF)" w:date="2026-07-01T15:03:00Z" w16du:dateUtc="2026-07-01T22:03:00Z">
                    <w:rPr>
                      <w:rFonts w:cs="Calibri"/>
                    </w:rPr>
                  </w:rPrChange>
                </w:rPr>
                <w:t>Days attended: 15 full days</w:t>
              </w:r>
            </w:ins>
          </w:p>
          <w:p w14:paraId="148A3F02" w14:textId="77777777" w:rsidR="009E06BF" w:rsidRPr="009E06BF" w:rsidRDefault="009E06BF">
            <w:pPr>
              <w:contextualSpacing/>
              <w:rPr>
                <w:ins w:id="761" w:author="James, Christin (DCYF)" w:date="2026-07-01T15:03:00Z" w16du:dateUtc="2026-07-01T22:03:00Z"/>
                <w:rFonts w:cs="Calibri"/>
                <w:sz w:val="18"/>
                <w:szCs w:val="18"/>
                <w:rPrChange w:id="762" w:author="James, Christin (DCYF)" w:date="2026-07-01T15:03:00Z" w16du:dateUtc="2026-07-01T22:03:00Z">
                  <w:rPr>
                    <w:ins w:id="763" w:author="James, Christin (DCYF)" w:date="2026-07-01T15:03:00Z" w16du:dateUtc="2026-07-01T22:03:00Z"/>
                    <w:rFonts w:cs="Calibri"/>
                  </w:rPr>
                </w:rPrChange>
              </w:rPr>
            </w:pPr>
            <w:ins w:id="764" w:author="James, Christin (DCYF)" w:date="2026-07-01T15:03:00Z" w16du:dateUtc="2026-07-01T22:03:00Z">
              <w:r w:rsidRPr="009E06BF">
                <w:rPr>
                  <w:rFonts w:cs="Calibri"/>
                  <w:sz w:val="18"/>
                  <w:szCs w:val="18"/>
                  <w:rPrChange w:id="765" w:author="James, Christin (DCYF)" w:date="2026-07-01T15:03:00Z" w16du:dateUtc="2026-07-01T22:03:00Z">
                    <w:rPr>
                      <w:rFonts w:cs="Calibri"/>
                    </w:rPr>
                  </w:rPrChange>
                </w:rPr>
                <w:t>Holidays: 0 days</w:t>
              </w:r>
            </w:ins>
          </w:p>
          <w:p w14:paraId="169FE228" w14:textId="77777777" w:rsidR="009E06BF" w:rsidRPr="009E06BF" w:rsidRDefault="009E06BF">
            <w:pPr>
              <w:contextualSpacing/>
              <w:rPr>
                <w:ins w:id="766" w:author="James, Christin (DCYF)" w:date="2026-07-01T15:03:00Z" w16du:dateUtc="2026-07-01T22:03:00Z"/>
                <w:rFonts w:cs="Calibri"/>
                <w:sz w:val="18"/>
                <w:szCs w:val="18"/>
                <w:rPrChange w:id="767" w:author="James, Christin (DCYF)" w:date="2026-07-01T15:03:00Z" w16du:dateUtc="2026-07-01T22:03:00Z">
                  <w:rPr>
                    <w:ins w:id="768" w:author="James, Christin (DCYF)" w:date="2026-07-01T15:03:00Z" w16du:dateUtc="2026-07-01T22:03:00Z"/>
                    <w:rFonts w:cs="Calibri"/>
                  </w:rPr>
                </w:rPrChange>
              </w:rPr>
            </w:pPr>
            <w:ins w:id="769" w:author="James, Christin (DCYF)" w:date="2026-07-01T15:03:00Z" w16du:dateUtc="2026-07-01T22:03:00Z">
              <w:r w:rsidRPr="009E06BF">
                <w:rPr>
                  <w:rFonts w:cs="Calibri"/>
                  <w:sz w:val="18"/>
                  <w:szCs w:val="18"/>
                  <w:rPrChange w:id="770" w:author="James, Christin (DCYF)" w:date="2026-07-01T15:03:00Z" w16du:dateUtc="2026-07-01T22:03:00Z">
                    <w:rPr>
                      <w:rFonts w:cs="Calibri"/>
                    </w:rPr>
                  </w:rPrChange>
                </w:rPr>
                <w:t>Professional training days: 1 full day</w:t>
              </w:r>
            </w:ins>
          </w:p>
          <w:p w14:paraId="0EB3D560" w14:textId="1DC03F9E" w:rsidR="009E06BF" w:rsidRPr="009E06BF" w:rsidRDefault="009E06BF" w:rsidP="70006B5F">
            <w:pPr>
              <w:contextualSpacing/>
              <w:rPr>
                <w:ins w:id="771" w:author="James, Christin (DCYF)" w:date="2026-07-01T15:03:00Z" w16du:dateUtc="2026-07-01T22:03:00Z"/>
                <w:rFonts w:cs="Calibri"/>
                <w:sz w:val="18"/>
                <w:szCs w:val="18"/>
                <w:rPrChange w:id="772" w:author="James, Christin (DCYF)" w:date="2026-07-01T15:03:00Z" w16du:dateUtc="2026-07-01T22:03:00Z">
                  <w:rPr>
                    <w:ins w:id="773" w:author="James, Christin (DCYF)" w:date="2026-07-01T15:03:00Z" w16du:dateUtc="2026-07-01T22:03:00Z"/>
                    <w:rFonts w:cs="Calibri"/>
                  </w:rPr>
                </w:rPrChange>
              </w:rPr>
            </w:pPr>
            <w:ins w:id="774" w:author="James, Christin (DCYF)" w:date="2026-07-01T15:03:00Z" w16du:dateUtc="2026-07-01T22:03:00Z">
              <w:r w:rsidRPr="70006B5F">
                <w:rPr>
                  <w:rFonts w:cs="Calibri"/>
                  <w:sz w:val="18"/>
                  <w:szCs w:val="18"/>
                  <w:rPrChange w:id="775" w:author="James, Christin (DCYF)" w:date="2026-07-01T15:03:00Z" w16du:dateUtc="2026-07-01T22:03:00Z">
                    <w:rPr>
                      <w:rFonts w:cs="Calibri"/>
                    </w:rPr>
                  </w:rPrChange>
                </w:rPr>
                <w:t xml:space="preserve">Additional eligible days: 6 full </w:t>
              </w:r>
            </w:ins>
            <w:ins w:id="776" w:author="Ramynke, Jason (DCYF)" w:date="2026-07-07T18:41:00Z" w16du:dateUtc="2026-07-07T18:41:58Z">
              <w:r w:rsidR="41221EE3" w:rsidRPr="70006B5F">
                <w:rPr>
                  <w:rFonts w:cs="Calibri"/>
                  <w:sz w:val="18"/>
                  <w:szCs w:val="18"/>
                </w:rPr>
                <w:t xml:space="preserve">absent </w:t>
              </w:r>
            </w:ins>
            <w:ins w:id="777" w:author="James, Christin (DCYF)" w:date="2026-07-01T15:03:00Z" w16du:dateUtc="2026-07-01T22:03:00Z">
              <w:r w:rsidRPr="70006B5F">
                <w:rPr>
                  <w:rFonts w:cs="Calibri"/>
                  <w:sz w:val="18"/>
                  <w:szCs w:val="18"/>
                  <w:rPrChange w:id="778" w:author="James, Christin (DCYF)" w:date="2026-07-01T15:03:00Z" w16du:dateUtc="2026-07-01T22:03:00Z">
                    <w:rPr>
                      <w:rFonts w:cs="Calibri"/>
                    </w:rPr>
                  </w:rPrChange>
                </w:rPr>
                <w:t>days</w:t>
              </w:r>
            </w:ins>
          </w:p>
        </w:tc>
        <w:tc>
          <w:tcPr>
            <w:tcW w:w="3265" w:type="dxa"/>
            <w:gridSpan w:val="2"/>
            <w:tcPrChange w:id="779" w:author="Ramynke, Jason (DCYF)" w:date="2026-07-07T18:40:00Z" w16du:dateUtc="2026-07-01T22:04:00Z">
              <w:tcPr>
                <w:tcW w:w="3260" w:type="dxa"/>
              </w:tcPr>
            </w:tcPrChange>
          </w:tcPr>
          <w:p w14:paraId="240D8A3C" w14:textId="77777777" w:rsidR="009E06BF" w:rsidRPr="009E06BF" w:rsidRDefault="009E06BF">
            <w:pPr>
              <w:contextualSpacing/>
              <w:rPr>
                <w:ins w:id="780" w:author="James, Christin (DCYF)" w:date="2026-07-01T15:03:00Z" w16du:dateUtc="2026-07-01T22:03:00Z"/>
                <w:rFonts w:ascii="Calibri" w:hAnsi="Calibri" w:cs="Calibri"/>
                <w:noProof/>
                <w:sz w:val="18"/>
                <w:szCs w:val="18"/>
                <w:rPrChange w:id="781" w:author="James, Christin (DCYF)" w:date="2026-07-01T15:03:00Z" w16du:dateUtc="2026-07-01T22:03:00Z">
                  <w:rPr>
                    <w:ins w:id="782" w:author="James, Christin (DCYF)" w:date="2026-07-01T15:03:00Z" w16du:dateUtc="2026-07-01T22:03:00Z"/>
                    <w:rFonts w:ascii="Calibri" w:hAnsi="Calibri" w:cs="Calibri"/>
                    <w:noProof/>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70FAF0FB" w14:textId="77777777" w:rsidTr="70006B5F">
              <w:trPr>
                <w:ins w:id="783" w:author="James, Christin (DCYF)" w:date="2026-07-01T15:03:00Z"/>
              </w:trPr>
              <w:tc>
                <w:tcPr>
                  <w:tcW w:w="2562" w:type="dxa"/>
                  <w:gridSpan w:val="7"/>
                </w:tcPr>
                <w:p w14:paraId="367CE8C7" w14:textId="77777777" w:rsidR="009E06BF" w:rsidRPr="00971ACE" w:rsidRDefault="009E06BF">
                  <w:pPr>
                    <w:rPr>
                      <w:ins w:id="784" w:author="James, Christin (DCYF)" w:date="2026-07-01T15:03:00Z" w16du:dateUtc="2026-07-01T22:03:00Z"/>
                      <w:sz w:val="16"/>
                      <w:szCs w:val="16"/>
                      <w:rPrChange w:id="785" w:author="James, Christin (DCYF)" w:date="2026-07-01T15:09:00Z" w16du:dateUtc="2026-07-01T22:09:00Z">
                        <w:rPr>
                          <w:ins w:id="786" w:author="James, Christin (DCYF)" w:date="2026-07-01T15:03:00Z" w16du:dateUtc="2026-07-01T22:03:00Z"/>
                          <w:sz w:val="14"/>
                          <w:szCs w:val="14"/>
                        </w:rPr>
                      </w:rPrChange>
                    </w:rPr>
                  </w:pPr>
                  <w:ins w:id="787" w:author="James, Christin (DCYF)" w:date="2026-07-01T15:03:00Z" w16du:dateUtc="2026-07-01T22:03:00Z">
                    <w:r w:rsidRPr="00971ACE">
                      <w:rPr>
                        <w:sz w:val="16"/>
                        <w:szCs w:val="16"/>
                        <w:rPrChange w:id="788" w:author="James, Christin (DCYF)" w:date="2026-07-01T15:09:00Z" w16du:dateUtc="2026-07-01T22:09:00Z">
                          <w:rPr>
                            <w:sz w:val="14"/>
                            <w:szCs w:val="14"/>
                          </w:rPr>
                        </w:rPrChange>
                      </w:rPr>
                      <w:t>March 2026</w:t>
                    </w:r>
                  </w:ins>
                </w:p>
              </w:tc>
            </w:tr>
            <w:tr w:rsidR="009E06BF" w:rsidRPr="00971ACE" w14:paraId="38722A2B" w14:textId="77777777" w:rsidTr="70006B5F">
              <w:trPr>
                <w:ins w:id="789" w:author="James, Christin (DCYF)" w:date="2026-07-01T15:03:00Z"/>
              </w:trPr>
              <w:tc>
                <w:tcPr>
                  <w:tcW w:w="366" w:type="dxa"/>
                  <w:shd w:val="clear" w:color="auto" w:fill="DAEEF3" w:themeFill="accent5" w:themeFillTint="33"/>
                </w:tcPr>
                <w:p w14:paraId="65FBD374" w14:textId="77777777" w:rsidR="009E06BF" w:rsidRPr="00971ACE" w:rsidRDefault="009E06BF">
                  <w:pPr>
                    <w:rPr>
                      <w:ins w:id="790" w:author="James, Christin (DCYF)" w:date="2026-07-01T15:03:00Z" w16du:dateUtc="2026-07-01T22:03:00Z"/>
                      <w:sz w:val="16"/>
                      <w:szCs w:val="16"/>
                      <w:rPrChange w:id="791" w:author="James, Christin (DCYF)" w:date="2026-07-01T15:09:00Z" w16du:dateUtc="2026-07-01T22:09:00Z">
                        <w:rPr>
                          <w:ins w:id="792" w:author="James, Christin (DCYF)" w:date="2026-07-01T15:03:00Z" w16du:dateUtc="2026-07-01T22:03:00Z"/>
                          <w:sz w:val="14"/>
                          <w:szCs w:val="14"/>
                        </w:rPr>
                      </w:rPrChange>
                    </w:rPr>
                  </w:pPr>
                  <w:ins w:id="793" w:author="James, Christin (DCYF)" w:date="2026-07-01T15:03:00Z" w16du:dateUtc="2026-07-01T22:03:00Z">
                    <w:r w:rsidRPr="00971ACE">
                      <w:rPr>
                        <w:sz w:val="16"/>
                        <w:szCs w:val="16"/>
                        <w:rPrChange w:id="794" w:author="James, Christin (DCYF)" w:date="2026-07-01T15:09:00Z" w16du:dateUtc="2026-07-01T22:09:00Z">
                          <w:rPr>
                            <w:sz w:val="14"/>
                            <w:szCs w:val="14"/>
                          </w:rPr>
                        </w:rPrChange>
                      </w:rPr>
                      <w:t>S</w:t>
                    </w:r>
                  </w:ins>
                </w:p>
              </w:tc>
              <w:tc>
                <w:tcPr>
                  <w:tcW w:w="366" w:type="dxa"/>
                  <w:shd w:val="clear" w:color="auto" w:fill="DAEEF3" w:themeFill="accent5" w:themeFillTint="33"/>
                </w:tcPr>
                <w:p w14:paraId="08EBF62A" w14:textId="77777777" w:rsidR="009E06BF" w:rsidRPr="00971ACE" w:rsidRDefault="009E06BF">
                  <w:pPr>
                    <w:rPr>
                      <w:ins w:id="795" w:author="James, Christin (DCYF)" w:date="2026-07-01T15:03:00Z" w16du:dateUtc="2026-07-01T22:03:00Z"/>
                      <w:sz w:val="16"/>
                      <w:szCs w:val="16"/>
                      <w:rPrChange w:id="796" w:author="James, Christin (DCYF)" w:date="2026-07-01T15:09:00Z" w16du:dateUtc="2026-07-01T22:09:00Z">
                        <w:rPr>
                          <w:ins w:id="797" w:author="James, Christin (DCYF)" w:date="2026-07-01T15:03:00Z" w16du:dateUtc="2026-07-01T22:03:00Z"/>
                          <w:sz w:val="14"/>
                          <w:szCs w:val="14"/>
                        </w:rPr>
                      </w:rPrChange>
                    </w:rPr>
                  </w:pPr>
                  <w:ins w:id="798" w:author="James, Christin (DCYF)" w:date="2026-07-01T15:03:00Z" w16du:dateUtc="2026-07-01T22:03:00Z">
                    <w:r w:rsidRPr="00971ACE">
                      <w:rPr>
                        <w:sz w:val="16"/>
                        <w:szCs w:val="16"/>
                        <w:rPrChange w:id="799" w:author="James, Christin (DCYF)" w:date="2026-07-01T15:09:00Z" w16du:dateUtc="2026-07-01T22:09:00Z">
                          <w:rPr>
                            <w:sz w:val="14"/>
                            <w:szCs w:val="14"/>
                          </w:rPr>
                        </w:rPrChange>
                      </w:rPr>
                      <w:t>M</w:t>
                    </w:r>
                  </w:ins>
                </w:p>
              </w:tc>
              <w:tc>
                <w:tcPr>
                  <w:tcW w:w="366" w:type="dxa"/>
                  <w:shd w:val="clear" w:color="auto" w:fill="DAEEF3" w:themeFill="accent5" w:themeFillTint="33"/>
                </w:tcPr>
                <w:p w14:paraId="5F4F67BF" w14:textId="77777777" w:rsidR="009E06BF" w:rsidRPr="00971ACE" w:rsidRDefault="009E06BF">
                  <w:pPr>
                    <w:rPr>
                      <w:ins w:id="800" w:author="James, Christin (DCYF)" w:date="2026-07-01T15:03:00Z" w16du:dateUtc="2026-07-01T22:03:00Z"/>
                      <w:sz w:val="16"/>
                      <w:szCs w:val="16"/>
                      <w:rPrChange w:id="801" w:author="James, Christin (DCYF)" w:date="2026-07-01T15:09:00Z" w16du:dateUtc="2026-07-01T22:09:00Z">
                        <w:rPr>
                          <w:ins w:id="802" w:author="James, Christin (DCYF)" w:date="2026-07-01T15:03:00Z" w16du:dateUtc="2026-07-01T22:03:00Z"/>
                          <w:sz w:val="14"/>
                          <w:szCs w:val="14"/>
                        </w:rPr>
                      </w:rPrChange>
                    </w:rPr>
                  </w:pPr>
                  <w:ins w:id="803" w:author="James, Christin (DCYF)" w:date="2026-07-01T15:03:00Z" w16du:dateUtc="2026-07-01T22:03:00Z">
                    <w:r w:rsidRPr="00971ACE">
                      <w:rPr>
                        <w:sz w:val="16"/>
                        <w:szCs w:val="16"/>
                        <w:rPrChange w:id="804" w:author="James, Christin (DCYF)" w:date="2026-07-01T15:09:00Z" w16du:dateUtc="2026-07-01T22:09:00Z">
                          <w:rPr>
                            <w:sz w:val="14"/>
                            <w:szCs w:val="14"/>
                          </w:rPr>
                        </w:rPrChange>
                      </w:rPr>
                      <w:t>T</w:t>
                    </w:r>
                  </w:ins>
                </w:p>
              </w:tc>
              <w:tc>
                <w:tcPr>
                  <w:tcW w:w="366" w:type="dxa"/>
                  <w:shd w:val="clear" w:color="auto" w:fill="DAEEF3" w:themeFill="accent5" w:themeFillTint="33"/>
                </w:tcPr>
                <w:p w14:paraId="044BF6F6" w14:textId="77777777" w:rsidR="009E06BF" w:rsidRPr="00971ACE" w:rsidRDefault="009E06BF">
                  <w:pPr>
                    <w:rPr>
                      <w:ins w:id="805" w:author="James, Christin (DCYF)" w:date="2026-07-01T15:03:00Z" w16du:dateUtc="2026-07-01T22:03:00Z"/>
                      <w:sz w:val="16"/>
                      <w:szCs w:val="16"/>
                      <w:rPrChange w:id="806" w:author="James, Christin (DCYF)" w:date="2026-07-01T15:09:00Z" w16du:dateUtc="2026-07-01T22:09:00Z">
                        <w:rPr>
                          <w:ins w:id="807" w:author="James, Christin (DCYF)" w:date="2026-07-01T15:03:00Z" w16du:dateUtc="2026-07-01T22:03:00Z"/>
                          <w:sz w:val="14"/>
                          <w:szCs w:val="14"/>
                        </w:rPr>
                      </w:rPrChange>
                    </w:rPr>
                  </w:pPr>
                  <w:ins w:id="808" w:author="James, Christin (DCYF)" w:date="2026-07-01T15:03:00Z" w16du:dateUtc="2026-07-01T22:03:00Z">
                    <w:r w:rsidRPr="00971ACE">
                      <w:rPr>
                        <w:sz w:val="16"/>
                        <w:szCs w:val="16"/>
                        <w:rPrChange w:id="809" w:author="James, Christin (DCYF)" w:date="2026-07-01T15:09:00Z" w16du:dateUtc="2026-07-01T22:09:00Z">
                          <w:rPr>
                            <w:sz w:val="14"/>
                            <w:szCs w:val="14"/>
                          </w:rPr>
                        </w:rPrChange>
                      </w:rPr>
                      <w:t>W</w:t>
                    </w:r>
                  </w:ins>
                </w:p>
              </w:tc>
              <w:tc>
                <w:tcPr>
                  <w:tcW w:w="366" w:type="dxa"/>
                  <w:shd w:val="clear" w:color="auto" w:fill="DAEEF3" w:themeFill="accent5" w:themeFillTint="33"/>
                </w:tcPr>
                <w:p w14:paraId="714DF668" w14:textId="77777777" w:rsidR="009E06BF" w:rsidRPr="00971ACE" w:rsidRDefault="009E06BF">
                  <w:pPr>
                    <w:rPr>
                      <w:ins w:id="810" w:author="James, Christin (DCYF)" w:date="2026-07-01T15:03:00Z" w16du:dateUtc="2026-07-01T22:03:00Z"/>
                      <w:sz w:val="16"/>
                      <w:szCs w:val="16"/>
                      <w:rPrChange w:id="811" w:author="James, Christin (DCYF)" w:date="2026-07-01T15:09:00Z" w16du:dateUtc="2026-07-01T22:09:00Z">
                        <w:rPr>
                          <w:ins w:id="812" w:author="James, Christin (DCYF)" w:date="2026-07-01T15:03:00Z" w16du:dateUtc="2026-07-01T22:03:00Z"/>
                          <w:sz w:val="14"/>
                          <w:szCs w:val="14"/>
                        </w:rPr>
                      </w:rPrChange>
                    </w:rPr>
                  </w:pPr>
                  <w:ins w:id="813" w:author="James, Christin (DCYF)" w:date="2026-07-01T15:03:00Z" w16du:dateUtc="2026-07-01T22:03:00Z">
                    <w:r w:rsidRPr="00971ACE">
                      <w:rPr>
                        <w:sz w:val="16"/>
                        <w:szCs w:val="16"/>
                        <w:rPrChange w:id="814" w:author="James, Christin (DCYF)" w:date="2026-07-01T15:09:00Z" w16du:dateUtc="2026-07-01T22:09:00Z">
                          <w:rPr>
                            <w:sz w:val="14"/>
                            <w:szCs w:val="14"/>
                          </w:rPr>
                        </w:rPrChange>
                      </w:rPr>
                      <w:t>T</w:t>
                    </w:r>
                  </w:ins>
                </w:p>
              </w:tc>
              <w:tc>
                <w:tcPr>
                  <w:tcW w:w="366" w:type="dxa"/>
                  <w:shd w:val="clear" w:color="auto" w:fill="DAEEF3" w:themeFill="accent5" w:themeFillTint="33"/>
                </w:tcPr>
                <w:p w14:paraId="56F2F914" w14:textId="77777777" w:rsidR="009E06BF" w:rsidRPr="00971ACE" w:rsidRDefault="009E06BF">
                  <w:pPr>
                    <w:rPr>
                      <w:ins w:id="815" w:author="James, Christin (DCYF)" w:date="2026-07-01T15:03:00Z" w16du:dateUtc="2026-07-01T22:03:00Z"/>
                      <w:sz w:val="16"/>
                      <w:szCs w:val="16"/>
                      <w:rPrChange w:id="816" w:author="James, Christin (DCYF)" w:date="2026-07-01T15:09:00Z" w16du:dateUtc="2026-07-01T22:09:00Z">
                        <w:rPr>
                          <w:ins w:id="817" w:author="James, Christin (DCYF)" w:date="2026-07-01T15:03:00Z" w16du:dateUtc="2026-07-01T22:03:00Z"/>
                          <w:sz w:val="14"/>
                          <w:szCs w:val="14"/>
                        </w:rPr>
                      </w:rPrChange>
                    </w:rPr>
                  </w:pPr>
                  <w:ins w:id="818" w:author="James, Christin (DCYF)" w:date="2026-07-01T15:03:00Z" w16du:dateUtc="2026-07-01T22:03:00Z">
                    <w:r w:rsidRPr="00971ACE">
                      <w:rPr>
                        <w:sz w:val="16"/>
                        <w:szCs w:val="16"/>
                        <w:rPrChange w:id="819" w:author="James, Christin (DCYF)" w:date="2026-07-01T15:09:00Z" w16du:dateUtc="2026-07-01T22:09:00Z">
                          <w:rPr>
                            <w:sz w:val="14"/>
                            <w:szCs w:val="14"/>
                          </w:rPr>
                        </w:rPrChange>
                      </w:rPr>
                      <w:t>F</w:t>
                    </w:r>
                  </w:ins>
                </w:p>
              </w:tc>
              <w:tc>
                <w:tcPr>
                  <w:tcW w:w="366" w:type="dxa"/>
                  <w:shd w:val="clear" w:color="auto" w:fill="DAEEF3" w:themeFill="accent5" w:themeFillTint="33"/>
                </w:tcPr>
                <w:p w14:paraId="424A5380" w14:textId="77777777" w:rsidR="009E06BF" w:rsidRPr="00971ACE" w:rsidRDefault="009E06BF">
                  <w:pPr>
                    <w:rPr>
                      <w:ins w:id="820" w:author="James, Christin (DCYF)" w:date="2026-07-01T15:03:00Z" w16du:dateUtc="2026-07-01T22:03:00Z"/>
                      <w:sz w:val="16"/>
                      <w:szCs w:val="16"/>
                      <w:rPrChange w:id="821" w:author="James, Christin (DCYF)" w:date="2026-07-01T15:09:00Z" w16du:dateUtc="2026-07-01T22:09:00Z">
                        <w:rPr>
                          <w:ins w:id="822" w:author="James, Christin (DCYF)" w:date="2026-07-01T15:03:00Z" w16du:dateUtc="2026-07-01T22:03:00Z"/>
                          <w:sz w:val="14"/>
                          <w:szCs w:val="14"/>
                        </w:rPr>
                      </w:rPrChange>
                    </w:rPr>
                  </w:pPr>
                  <w:ins w:id="823" w:author="James, Christin (DCYF)" w:date="2026-07-01T15:03:00Z" w16du:dateUtc="2026-07-01T22:03:00Z">
                    <w:r w:rsidRPr="00971ACE">
                      <w:rPr>
                        <w:sz w:val="16"/>
                        <w:szCs w:val="16"/>
                        <w:rPrChange w:id="824" w:author="James, Christin (DCYF)" w:date="2026-07-01T15:09:00Z" w16du:dateUtc="2026-07-01T22:09:00Z">
                          <w:rPr>
                            <w:sz w:val="14"/>
                            <w:szCs w:val="14"/>
                          </w:rPr>
                        </w:rPrChange>
                      </w:rPr>
                      <w:t>S</w:t>
                    </w:r>
                  </w:ins>
                </w:p>
              </w:tc>
            </w:tr>
            <w:tr w:rsidR="009E06BF" w:rsidRPr="00971ACE" w14:paraId="33010217" w14:textId="77777777" w:rsidTr="70006B5F">
              <w:trPr>
                <w:ins w:id="825" w:author="James, Christin (DCYF)" w:date="2026-07-01T15:03:00Z"/>
              </w:trPr>
              <w:tc>
                <w:tcPr>
                  <w:tcW w:w="366" w:type="dxa"/>
                </w:tcPr>
                <w:p w14:paraId="0EC89734" w14:textId="77777777" w:rsidR="009E06BF" w:rsidRPr="00971ACE" w:rsidRDefault="009E06BF">
                  <w:pPr>
                    <w:rPr>
                      <w:ins w:id="826" w:author="James, Christin (DCYF)" w:date="2026-07-01T15:03:00Z" w16du:dateUtc="2026-07-01T22:03:00Z"/>
                      <w:sz w:val="16"/>
                      <w:szCs w:val="16"/>
                      <w:rPrChange w:id="827" w:author="James, Christin (DCYF)" w:date="2026-07-01T15:09:00Z" w16du:dateUtc="2026-07-01T22:09:00Z">
                        <w:rPr>
                          <w:ins w:id="828" w:author="James, Christin (DCYF)" w:date="2026-07-01T15:03:00Z" w16du:dateUtc="2026-07-01T22:03:00Z"/>
                          <w:sz w:val="14"/>
                          <w:szCs w:val="14"/>
                        </w:rPr>
                      </w:rPrChange>
                    </w:rPr>
                  </w:pPr>
                  <w:ins w:id="829" w:author="James, Christin (DCYF)" w:date="2026-07-01T15:03:00Z" w16du:dateUtc="2026-07-01T22:03:00Z">
                    <w:r w:rsidRPr="00971ACE">
                      <w:rPr>
                        <w:sz w:val="16"/>
                        <w:szCs w:val="16"/>
                        <w:rPrChange w:id="830" w:author="James, Christin (DCYF)" w:date="2026-07-01T15:09:00Z" w16du:dateUtc="2026-07-01T22:09:00Z">
                          <w:rPr>
                            <w:sz w:val="14"/>
                            <w:szCs w:val="14"/>
                          </w:rPr>
                        </w:rPrChange>
                      </w:rPr>
                      <w:t>1</w:t>
                    </w:r>
                  </w:ins>
                </w:p>
              </w:tc>
              <w:tc>
                <w:tcPr>
                  <w:tcW w:w="366" w:type="dxa"/>
                </w:tcPr>
                <w:p w14:paraId="405D68BA" w14:textId="77777777" w:rsidR="009E06BF" w:rsidRPr="00971ACE" w:rsidRDefault="009E06BF">
                  <w:pPr>
                    <w:rPr>
                      <w:ins w:id="831" w:author="James, Christin (DCYF)" w:date="2026-07-01T15:03:00Z" w16du:dateUtc="2026-07-01T22:03:00Z"/>
                      <w:sz w:val="16"/>
                      <w:szCs w:val="16"/>
                      <w:rPrChange w:id="832" w:author="James, Christin (DCYF)" w:date="2026-07-01T15:09:00Z" w16du:dateUtc="2026-07-01T22:09:00Z">
                        <w:rPr>
                          <w:ins w:id="833" w:author="James, Christin (DCYF)" w:date="2026-07-01T15:03:00Z" w16du:dateUtc="2026-07-01T22:03:00Z"/>
                          <w:sz w:val="14"/>
                          <w:szCs w:val="14"/>
                        </w:rPr>
                      </w:rPrChange>
                    </w:rPr>
                  </w:pPr>
                  <w:ins w:id="834" w:author="James, Christin (DCYF)" w:date="2026-07-01T15:03:00Z" w16du:dateUtc="2026-07-01T22:03:00Z">
                    <w:r w:rsidRPr="00971ACE">
                      <w:rPr>
                        <w:sz w:val="16"/>
                        <w:szCs w:val="16"/>
                        <w:rPrChange w:id="835" w:author="James, Christin (DCYF)" w:date="2026-07-01T15:09:00Z" w16du:dateUtc="2026-07-01T22:09:00Z">
                          <w:rPr>
                            <w:sz w:val="14"/>
                            <w:szCs w:val="14"/>
                          </w:rPr>
                        </w:rPrChange>
                      </w:rPr>
                      <w:t>2</w:t>
                    </w:r>
                  </w:ins>
                </w:p>
              </w:tc>
              <w:tc>
                <w:tcPr>
                  <w:tcW w:w="366" w:type="dxa"/>
                </w:tcPr>
                <w:p w14:paraId="5A87824F" w14:textId="77777777" w:rsidR="009E06BF" w:rsidRPr="00971ACE" w:rsidRDefault="009E06BF">
                  <w:pPr>
                    <w:rPr>
                      <w:ins w:id="836" w:author="James, Christin (DCYF)" w:date="2026-07-01T15:03:00Z" w16du:dateUtc="2026-07-01T22:03:00Z"/>
                      <w:sz w:val="16"/>
                      <w:szCs w:val="16"/>
                      <w:rPrChange w:id="837" w:author="James, Christin (DCYF)" w:date="2026-07-01T15:09:00Z" w16du:dateUtc="2026-07-01T22:09:00Z">
                        <w:rPr>
                          <w:ins w:id="838" w:author="James, Christin (DCYF)" w:date="2026-07-01T15:03:00Z" w16du:dateUtc="2026-07-01T22:03:00Z"/>
                          <w:sz w:val="14"/>
                          <w:szCs w:val="14"/>
                        </w:rPr>
                      </w:rPrChange>
                    </w:rPr>
                  </w:pPr>
                  <w:ins w:id="839" w:author="James, Christin (DCYF)" w:date="2026-07-01T15:03:00Z" w16du:dateUtc="2026-07-01T22:03:00Z">
                    <w:r w:rsidRPr="00971ACE">
                      <w:rPr>
                        <w:sz w:val="16"/>
                        <w:szCs w:val="16"/>
                        <w:rPrChange w:id="840" w:author="James, Christin (DCYF)" w:date="2026-07-01T15:09:00Z" w16du:dateUtc="2026-07-01T22:09:00Z">
                          <w:rPr>
                            <w:sz w:val="14"/>
                            <w:szCs w:val="14"/>
                          </w:rPr>
                        </w:rPrChange>
                      </w:rPr>
                      <w:t>3</w:t>
                    </w:r>
                  </w:ins>
                </w:p>
              </w:tc>
              <w:tc>
                <w:tcPr>
                  <w:tcW w:w="366" w:type="dxa"/>
                </w:tcPr>
                <w:p w14:paraId="1B9EE944" w14:textId="77777777" w:rsidR="009E06BF" w:rsidRPr="00971ACE" w:rsidRDefault="009E06BF">
                  <w:pPr>
                    <w:rPr>
                      <w:ins w:id="841" w:author="James, Christin (DCYF)" w:date="2026-07-01T15:03:00Z" w16du:dateUtc="2026-07-01T22:03:00Z"/>
                      <w:sz w:val="16"/>
                      <w:szCs w:val="16"/>
                      <w:rPrChange w:id="842" w:author="James, Christin (DCYF)" w:date="2026-07-01T15:09:00Z" w16du:dateUtc="2026-07-01T22:09:00Z">
                        <w:rPr>
                          <w:ins w:id="843" w:author="James, Christin (DCYF)" w:date="2026-07-01T15:03:00Z" w16du:dateUtc="2026-07-01T22:03:00Z"/>
                          <w:sz w:val="14"/>
                          <w:szCs w:val="14"/>
                        </w:rPr>
                      </w:rPrChange>
                    </w:rPr>
                  </w:pPr>
                  <w:ins w:id="844" w:author="James, Christin (DCYF)" w:date="2026-07-01T15:03:00Z" w16du:dateUtc="2026-07-01T22:03:00Z">
                    <w:r w:rsidRPr="00971ACE">
                      <w:rPr>
                        <w:sz w:val="16"/>
                        <w:szCs w:val="16"/>
                        <w:rPrChange w:id="845" w:author="James, Christin (DCYF)" w:date="2026-07-01T15:09:00Z" w16du:dateUtc="2026-07-01T22:09:00Z">
                          <w:rPr>
                            <w:sz w:val="14"/>
                            <w:szCs w:val="14"/>
                          </w:rPr>
                        </w:rPrChange>
                      </w:rPr>
                      <w:t>4</w:t>
                    </w:r>
                  </w:ins>
                </w:p>
              </w:tc>
              <w:tc>
                <w:tcPr>
                  <w:tcW w:w="366" w:type="dxa"/>
                </w:tcPr>
                <w:p w14:paraId="3A67A401" w14:textId="77777777" w:rsidR="009E06BF" w:rsidRPr="00971ACE" w:rsidRDefault="009E06BF">
                  <w:pPr>
                    <w:rPr>
                      <w:ins w:id="846" w:author="James, Christin (DCYF)" w:date="2026-07-01T15:03:00Z" w16du:dateUtc="2026-07-01T22:03:00Z"/>
                      <w:sz w:val="16"/>
                      <w:szCs w:val="16"/>
                      <w:rPrChange w:id="847" w:author="James, Christin (DCYF)" w:date="2026-07-01T15:09:00Z" w16du:dateUtc="2026-07-01T22:09:00Z">
                        <w:rPr>
                          <w:ins w:id="848" w:author="James, Christin (DCYF)" w:date="2026-07-01T15:03:00Z" w16du:dateUtc="2026-07-01T22:03:00Z"/>
                          <w:sz w:val="14"/>
                          <w:szCs w:val="14"/>
                        </w:rPr>
                      </w:rPrChange>
                    </w:rPr>
                  </w:pPr>
                  <w:ins w:id="849" w:author="James, Christin (DCYF)" w:date="2026-07-01T15:03:00Z" w16du:dateUtc="2026-07-01T22:03:00Z">
                    <w:r w:rsidRPr="00971ACE">
                      <w:rPr>
                        <w:sz w:val="16"/>
                        <w:szCs w:val="16"/>
                        <w:rPrChange w:id="850" w:author="James, Christin (DCYF)" w:date="2026-07-01T15:09:00Z" w16du:dateUtc="2026-07-01T22:09:00Z">
                          <w:rPr>
                            <w:sz w:val="14"/>
                            <w:szCs w:val="14"/>
                          </w:rPr>
                        </w:rPrChange>
                      </w:rPr>
                      <w:t>5</w:t>
                    </w:r>
                  </w:ins>
                </w:p>
              </w:tc>
              <w:tc>
                <w:tcPr>
                  <w:tcW w:w="366" w:type="dxa"/>
                </w:tcPr>
                <w:p w14:paraId="350B8D16" w14:textId="77777777" w:rsidR="009E06BF" w:rsidRPr="00971ACE" w:rsidRDefault="009E06BF">
                  <w:pPr>
                    <w:rPr>
                      <w:ins w:id="851" w:author="James, Christin (DCYF)" w:date="2026-07-01T15:03:00Z" w16du:dateUtc="2026-07-01T22:03:00Z"/>
                      <w:sz w:val="16"/>
                      <w:szCs w:val="16"/>
                      <w:rPrChange w:id="852" w:author="James, Christin (DCYF)" w:date="2026-07-01T15:09:00Z" w16du:dateUtc="2026-07-01T22:09:00Z">
                        <w:rPr>
                          <w:ins w:id="853" w:author="James, Christin (DCYF)" w:date="2026-07-01T15:03:00Z" w16du:dateUtc="2026-07-01T22:03:00Z"/>
                          <w:sz w:val="14"/>
                          <w:szCs w:val="14"/>
                        </w:rPr>
                      </w:rPrChange>
                    </w:rPr>
                  </w:pPr>
                  <w:ins w:id="854" w:author="James, Christin (DCYF)" w:date="2026-07-01T15:03:00Z" w16du:dateUtc="2026-07-01T22:03:00Z">
                    <w:r w:rsidRPr="00971ACE">
                      <w:rPr>
                        <w:sz w:val="16"/>
                        <w:szCs w:val="16"/>
                        <w:rPrChange w:id="855" w:author="James, Christin (DCYF)" w:date="2026-07-01T15:09:00Z" w16du:dateUtc="2026-07-01T22:09:00Z">
                          <w:rPr>
                            <w:sz w:val="14"/>
                            <w:szCs w:val="14"/>
                          </w:rPr>
                        </w:rPrChange>
                      </w:rPr>
                      <w:t>6</w:t>
                    </w:r>
                  </w:ins>
                </w:p>
              </w:tc>
              <w:tc>
                <w:tcPr>
                  <w:tcW w:w="366" w:type="dxa"/>
                </w:tcPr>
                <w:p w14:paraId="17304CDA" w14:textId="77777777" w:rsidR="009E06BF" w:rsidRPr="00971ACE" w:rsidRDefault="009E06BF">
                  <w:pPr>
                    <w:rPr>
                      <w:ins w:id="856" w:author="James, Christin (DCYF)" w:date="2026-07-01T15:03:00Z" w16du:dateUtc="2026-07-01T22:03:00Z"/>
                      <w:sz w:val="16"/>
                      <w:szCs w:val="16"/>
                      <w:rPrChange w:id="857" w:author="James, Christin (DCYF)" w:date="2026-07-01T15:09:00Z" w16du:dateUtc="2026-07-01T22:09:00Z">
                        <w:rPr>
                          <w:ins w:id="858" w:author="James, Christin (DCYF)" w:date="2026-07-01T15:03:00Z" w16du:dateUtc="2026-07-01T22:03:00Z"/>
                          <w:sz w:val="14"/>
                          <w:szCs w:val="14"/>
                        </w:rPr>
                      </w:rPrChange>
                    </w:rPr>
                  </w:pPr>
                  <w:ins w:id="859" w:author="James, Christin (DCYF)" w:date="2026-07-01T15:03:00Z" w16du:dateUtc="2026-07-01T22:03:00Z">
                    <w:r w:rsidRPr="00971ACE">
                      <w:rPr>
                        <w:sz w:val="16"/>
                        <w:szCs w:val="16"/>
                        <w:rPrChange w:id="860" w:author="James, Christin (DCYF)" w:date="2026-07-01T15:09:00Z" w16du:dateUtc="2026-07-01T22:09:00Z">
                          <w:rPr>
                            <w:sz w:val="14"/>
                            <w:szCs w:val="14"/>
                          </w:rPr>
                        </w:rPrChange>
                      </w:rPr>
                      <w:t>7</w:t>
                    </w:r>
                  </w:ins>
                </w:p>
              </w:tc>
            </w:tr>
            <w:tr w:rsidR="009E06BF" w:rsidRPr="00971ACE" w14:paraId="3AE26895" w14:textId="77777777" w:rsidTr="70006B5F">
              <w:trPr>
                <w:ins w:id="861" w:author="James, Christin (DCYF)" w:date="2026-07-01T15:03:00Z"/>
              </w:trPr>
              <w:tc>
                <w:tcPr>
                  <w:tcW w:w="366" w:type="dxa"/>
                </w:tcPr>
                <w:p w14:paraId="48B9FD5A" w14:textId="77777777" w:rsidR="009E06BF" w:rsidRPr="00971ACE" w:rsidRDefault="009E06BF">
                  <w:pPr>
                    <w:rPr>
                      <w:ins w:id="862" w:author="James, Christin (DCYF)" w:date="2026-07-01T15:03:00Z" w16du:dateUtc="2026-07-01T22:03:00Z"/>
                      <w:sz w:val="16"/>
                      <w:szCs w:val="16"/>
                      <w:rPrChange w:id="863" w:author="James, Christin (DCYF)" w:date="2026-07-01T15:09:00Z" w16du:dateUtc="2026-07-01T22:09:00Z">
                        <w:rPr>
                          <w:ins w:id="864" w:author="James, Christin (DCYF)" w:date="2026-07-01T15:03:00Z" w16du:dateUtc="2026-07-01T22:03:00Z"/>
                          <w:sz w:val="14"/>
                          <w:szCs w:val="14"/>
                        </w:rPr>
                      </w:rPrChange>
                    </w:rPr>
                  </w:pPr>
                  <w:ins w:id="865" w:author="James, Christin (DCYF)" w:date="2026-07-01T15:03:00Z" w16du:dateUtc="2026-07-01T22:03:00Z">
                    <w:r w:rsidRPr="00971ACE">
                      <w:rPr>
                        <w:sz w:val="16"/>
                        <w:szCs w:val="16"/>
                        <w:rPrChange w:id="866" w:author="James, Christin (DCYF)" w:date="2026-07-01T15:09:00Z" w16du:dateUtc="2026-07-01T22:09:00Z">
                          <w:rPr>
                            <w:sz w:val="14"/>
                            <w:szCs w:val="14"/>
                          </w:rPr>
                        </w:rPrChange>
                      </w:rPr>
                      <w:t>8</w:t>
                    </w:r>
                  </w:ins>
                </w:p>
              </w:tc>
              <w:tc>
                <w:tcPr>
                  <w:tcW w:w="366" w:type="dxa"/>
                </w:tcPr>
                <w:p w14:paraId="22394D19" w14:textId="77777777" w:rsidR="009E06BF" w:rsidRPr="00971ACE" w:rsidRDefault="009E06BF">
                  <w:pPr>
                    <w:rPr>
                      <w:ins w:id="867" w:author="James, Christin (DCYF)" w:date="2026-07-01T15:03:00Z" w16du:dateUtc="2026-07-01T22:03:00Z"/>
                      <w:sz w:val="16"/>
                      <w:szCs w:val="16"/>
                      <w:rPrChange w:id="868" w:author="James, Christin (DCYF)" w:date="2026-07-01T15:09:00Z" w16du:dateUtc="2026-07-01T22:09:00Z">
                        <w:rPr>
                          <w:ins w:id="869" w:author="James, Christin (DCYF)" w:date="2026-07-01T15:03:00Z" w16du:dateUtc="2026-07-01T22:03:00Z"/>
                          <w:sz w:val="14"/>
                          <w:szCs w:val="14"/>
                        </w:rPr>
                      </w:rPrChange>
                    </w:rPr>
                  </w:pPr>
                  <w:ins w:id="870" w:author="James, Christin (DCYF)" w:date="2026-07-01T15:03:00Z" w16du:dateUtc="2026-07-01T22:03:00Z">
                    <w:r w:rsidRPr="00971ACE">
                      <w:rPr>
                        <w:sz w:val="16"/>
                        <w:szCs w:val="16"/>
                        <w:rPrChange w:id="871" w:author="James, Christin (DCYF)" w:date="2026-07-01T15:09:00Z" w16du:dateUtc="2026-07-01T22:09:00Z">
                          <w:rPr>
                            <w:sz w:val="14"/>
                            <w:szCs w:val="14"/>
                          </w:rPr>
                        </w:rPrChange>
                      </w:rPr>
                      <w:t>9</w:t>
                    </w:r>
                  </w:ins>
                </w:p>
              </w:tc>
              <w:tc>
                <w:tcPr>
                  <w:tcW w:w="366" w:type="dxa"/>
                </w:tcPr>
                <w:p w14:paraId="0B4F8509" w14:textId="77777777" w:rsidR="009E06BF" w:rsidRPr="00971ACE" w:rsidRDefault="009E06BF">
                  <w:pPr>
                    <w:rPr>
                      <w:ins w:id="872" w:author="James, Christin (DCYF)" w:date="2026-07-01T15:03:00Z" w16du:dateUtc="2026-07-01T22:03:00Z"/>
                      <w:sz w:val="16"/>
                      <w:szCs w:val="16"/>
                      <w:rPrChange w:id="873" w:author="James, Christin (DCYF)" w:date="2026-07-01T15:09:00Z" w16du:dateUtc="2026-07-01T22:09:00Z">
                        <w:rPr>
                          <w:ins w:id="874" w:author="James, Christin (DCYF)" w:date="2026-07-01T15:03:00Z" w16du:dateUtc="2026-07-01T22:03:00Z"/>
                          <w:sz w:val="14"/>
                          <w:szCs w:val="14"/>
                        </w:rPr>
                      </w:rPrChange>
                    </w:rPr>
                  </w:pPr>
                  <w:ins w:id="875" w:author="James, Christin (DCYF)" w:date="2026-07-01T15:03:00Z" w16du:dateUtc="2026-07-01T22:03:00Z">
                    <w:r w:rsidRPr="00971ACE">
                      <w:rPr>
                        <w:sz w:val="16"/>
                        <w:szCs w:val="16"/>
                        <w:rPrChange w:id="876" w:author="James, Christin (DCYF)" w:date="2026-07-01T15:09:00Z" w16du:dateUtc="2026-07-01T22:09:00Z">
                          <w:rPr>
                            <w:sz w:val="14"/>
                            <w:szCs w:val="14"/>
                          </w:rPr>
                        </w:rPrChange>
                      </w:rPr>
                      <w:t>10</w:t>
                    </w:r>
                  </w:ins>
                </w:p>
              </w:tc>
              <w:tc>
                <w:tcPr>
                  <w:tcW w:w="366" w:type="dxa"/>
                </w:tcPr>
                <w:p w14:paraId="04AF72A7" w14:textId="77777777" w:rsidR="009E06BF" w:rsidRPr="00971ACE" w:rsidRDefault="009E06BF">
                  <w:pPr>
                    <w:rPr>
                      <w:ins w:id="877" w:author="James, Christin (DCYF)" w:date="2026-07-01T15:03:00Z" w16du:dateUtc="2026-07-01T22:03:00Z"/>
                      <w:sz w:val="16"/>
                      <w:szCs w:val="16"/>
                      <w:rPrChange w:id="878" w:author="James, Christin (DCYF)" w:date="2026-07-01T15:09:00Z" w16du:dateUtc="2026-07-01T22:09:00Z">
                        <w:rPr>
                          <w:ins w:id="879" w:author="James, Christin (DCYF)" w:date="2026-07-01T15:03:00Z" w16du:dateUtc="2026-07-01T22:03:00Z"/>
                          <w:sz w:val="14"/>
                          <w:szCs w:val="14"/>
                        </w:rPr>
                      </w:rPrChange>
                    </w:rPr>
                  </w:pPr>
                  <w:ins w:id="880" w:author="James, Christin (DCYF)" w:date="2026-07-01T15:03:00Z" w16du:dateUtc="2026-07-01T22:03:00Z">
                    <w:r w:rsidRPr="00971ACE">
                      <w:rPr>
                        <w:sz w:val="16"/>
                        <w:szCs w:val="16"/>
                        <w:rPrChange w:id="881" w:author="James, Christin (DCYF)" w:date="2026-07-01T15:09:00Z" w16du:dateUtc="2026-07-01T22:09:00Z">
                          <w:rPr>
                            <w:sz w:val="14"/>
                            <w:szCs w:val="14"/>
                          </w:rPr>
                        </w:rPrChange>
                      </w:rPr>
                      <w:t>11</w:t>
                    </w:r>
                  </w:ins>
                </w:p>
              </w:tc>
              <w:tc>
                <w:tcPr>
                  <w:tcW w:w="366" w:type="dxa"/>
                </w:tcPr>
                <w:p w14:paraId="59CE35FA" w14:textId="77777777" w:rsidR="009E06BF" w:rsidRPr="00971ACE" w:rsidRDefault="009E06BF">
                  <w:pPr>
                    <w:rPr>
                      <w:ins w:id="882" w:author="James, Christin (DCYF)" w:date="2026-07-01T15:03:00Z" w16du:dateUtc="2026-07-01T22:03:00Z"/>
                      <w:sz w:val="16"/>
                      <w:szCs w:val="16"/>
                      <w:rPrChange w:id="883" w:author="James, Christin (DCYF)" w:date="2026-07-01T15:09:00Z" w16du:dateUtc="2026-07-01T22:09:00Z">
                        <w:rPr>
                          <w:ins w:id="884" w:author="James, Christin (DCYF)" w:date="2026-07-01T15:03:00Z" w16du:dateUtc="2026-07-01T22:03:00Z"/>
                          <w:sz w:val="14"/>
                          <w:szCs w:val="14"/>
                        </w:rPr>
                      </w:rPrChange>
                    </w:rPr>
                  </w:pPr>
                  <w:ins w:id="885" w:author="James, Christin (DCYF)" w:date="2026-07-01T15:03:00Z" w16du:dateUtc="2026-07-01T22:03:00Z">
                    <w:r w:rsidRPr="00971ACE">
                      <w:rPr>
                        <w:sz w:val="16"/>
                        <w:szCs w:val="16"/>
                        <w:rPrChange w:id="886" w:author="James, Christin (DCYF)" w:date="2026-07-01T15:09:00Z" w16du:dateUtc="2026-07-01T22:09:00Z">
                          <w:rPr>
                            <w:sz w:val="14"/>
                            <w:szCs w:val="14"/>
                          </w:rPr>
                        </w:rPrChange>
                      </w:rPr>
                      <w:t>12</w:t>
                    </w:r>
                  </w:ins>
                </w:p>
              </w:tc>
              <w:tc>
                <w:tcPr>
                  <w:tcW w:w="366" w:type="dxa"/>
                </w:tcPr>
                <w:p w14:paraId="56F99255" w14:textId="77777777" w:rsidR="009E06BF" w:rsidRPr="00971ACE" w:rsidRDefault="009E06BF">
                  <w:pPr>
                    <w:rPr>
                      <w:ins w:id="887" w:author="James, Christin (DCYF)" w:date="2026-07-01T15:03:00Z" w16du:dateUtc="2026-07-01T22:03:00Z"/>
                      <w:sz w:val="16"/>
                      <w:szCs w:val="16"/>
                      <w:rPrChange w:id="888" w:author="James, Christin (DCYF)" w:date="2026-07-01T15:09:00Z" w16du:dateUtc="2026-07-01T22:09:00Z">
                        <w:rPr>
                          <w:ins w:id="889" w:author="James, Christin (DCYF)" w:date="2026-07-01T15:03:00Z" w16du:dateUtc="2026-07-01T22:03:00Z"/>
                          <w:sz w:val="14"/>
                          <w:szCs w:val="14"/>
                        </w:rPr>
                      </w:rPrChange>
                    </w:rPr>
                  </w:pPr>
                  <w:ins w:id="890" w:author="James, Christin (DCYF)" w:date="2026-07-01T15:03:00Z" w16du:dateUtc="2026-07-01T22:03:00Z">
                    <w:r w:rsidRPr="00971ACE">
                      <w:rPr>
                        <w:sz w:val="16"/>
                        <w:szCs w:val="16"/>
                        <w:rPrChange w:id="891" w:author="James, Christin (DCYF)" w:date="2026-07-01T15:09:00Z" w16du:dateUtc="2026-07-01T22:09:00Z">
                          <w:rPr>
                            <w:sz w:val="14"/>
                            <w:szCs w:val="14"/>
                          </w:rPr>
                        </w:rPrChange>
                      </w:rPr>
                      <w:t>13</w:t>
                    </w:r>
                  </w:ins>
                </w:p>
              </w:tc>
              <w:tc>
                <w:tcPr>
                  <w:tcW w:w="366" w:type="dxa"/>
                </w:tcPr>
                <w:p w14:paraId="3F6FB0E7" w14:textId="77777777" w:rsidR="009E06BF" w:rsidRPr="00971ACE" w:rsidRDefault="009E06BF">
                  <w:pPr>
                    <w:rPr>
                      <w:ins w:id="892" w:author="James, Christin (DCYF)" w:date="2026-07-01T15:03:00Z" w16du:dateUtc="2026-07-01T22:03:00Z"/>
                      <w:sz w:val="16"/>
                      <w:szCs w:val="16"/>
                      <w:rPrChange w:id="893" w:author="James, Christin (DCYF)" w:date="2026-07-01T15:09:00Z" w16du:dateUtc="2026-07-01T22:09:00Z">
                        <w:rPr>
                          <w:ins w:id="894" w:author="James, Christin (DCYF)" w:date="2026-07-01T15:03:00Z" w16du:dateUtc="2026-07-01T22:03:00Z"/>
                          <w:sz w:val="14"/>
                          <w:szCs w:val="14"/>
                        </w:rPr>
                      </w:rPrChange>
                    </w:rPr>
                  </w:pPr>
                  <w:ins w:id="895" w:author="James, Christin (DCYF)" w:date="2026-07-01T15:03:00Z" w16du:dateUtc="2026-07-01T22:03:00Z">
                    <w:r w:rsidRPr="00971ACE">
                      <w:rPr>
                        <w:sz w:val="16"/>
                        <w:szCs w:val="16"/>
                        <w:rPrChange w:id="896" w:author="James, Christin (DCYF)" w:date="2026-07-01T15:09:00Z" w16du:dateUtc="2026-07-01T22:09:00Z">
                          <w:rPr>
                            <w:sz w:val="14"/>
                            <w:szCs w:val="14"/>
                          </w:rPr>
                        </w:rPrChange>
                      </w:rPr>
                      <w:t>14</w:t>
                    </w:r>
                  </w:ins>
                </w:p>
              </w:tc>
            </w:tr>
            <w:tr w:rsidR="009E06BF" w:rsidRPr="00971ACE" w14:paraId="1A699536" w14:textId="77777777" w:rsidTr="70006B5F">
              <w:trPr>
                <w:ins w:id="897" w:author="James, Christin (DCYF)" w:date="2026-07-01T15:03:00Z"/>
              </w:trPr>
              <w:tc>
                <w:tcPr>
                  <w:tcW w:w="366" w:type="dxa"/>
                </w:tcPr>
                <w:p w14:paraId="1AD2EDBA" w14:textId="77777777" w:rsidR="009E06BF" w:rsidRPr="00971ACE" w:rsidRDefault="009E06BF">
                  <w:pPr>
                    <w:rPr>
                      <w:ins w:id="898" w:author="James, Christin (DCYF)" w:date="2026-07-01T15:03:00Z" w16du:dateUtc="2026-07-01T22:03:00Z"/>
                      <w:sz w:val="16"/>
                      <w:szCs w:val="16"/>
                      <w:rPrChange w:id="899" w:author="James, Christin (DCYF)" w:date="2026-07-01T15:09:00Z" w16du:dateUtc="2026-07-01T22:09:00Z">
                        <w:rPr>
                          <w:ins w:id="900" w:author="James, Christin (DCYF)" w:date="2026-07-01T15:03:00Z" w16du:dateUtc="2026-07-01T22:03:00Z"/>
                          <w:sz w:val="14"/>
                          <w:szCs w:val="14"/>
                        </w:rPr>
                      </w:rPrChange>
                    </w:rPr>
                  </w:pPr>
                  <w:ins w:id="901" w:author="James, Christin (DCYF)" w:date="2026-07-01T15:03:00Z" w16du:dateUtc="2026-07-01T22:03:00Z">
                    <w:r w:rsidRPr="00971ACE">
                      <w:rPr>
                        <w:sz w:val="16"/>
                        <w:szCs w:val="16"/>
                        <w:rPrChange w:id="902" w:author="James, Christin (DCYF)" w:date="2026-07-01T15:09:00Z" w16du:dateUtc="2026-07-01T22:09:00Z">
                          <w:rPr>
                            <w:sz w:val="14"/>
                            <w:szCs w:val="14"/>
                          </w:rPr>
                        </w:rPrChange>
                      </w:rPr>
                      <w:t>15</w:t>
                    </w:r>
                  </w:ins>
                </w:p>
              </w:tc>
              <w:tc>
                <w:tcPr>
                  <w:tcW w:w="366" w:type="dxa"/>
                </w:tcPr>
                <w:p w14:paraId="28F6CAFE" w14:textId="77777777" w:rsidR="009E06BF" w:rsidRPr="00971ACE" w:rsidRDefault="009E06BF">
                  <w:pPr>
                    <w:rPr>
                      <w:ins w:id="903" w:author="James, Christin (DCYF)" w:date="2026-07-01T15:03:00Z" w16du:dateUtc="2026-07-01T22:03:00Z"/>
                      <w:sz w:val="16"/>
                      <w:szCs w:val="16"/>
                      <w:rPrChange w:id="904" w:author="James, Christin (DCYF)" w:date="2026-07-01T15:09:00Z" w16du:dateUtc="2026-07-01T22:09:00Z">
                        <w:rPr>
                          <w:ins w:id="905" w:author="James, Christin (DCYF)" w:date="2026-07-01T15:03:00Z" w16du:dateUtc="2026-07-01T22:03:00Z"/>
                          <w:sz w:val="14"/>
                          <w:szCs w:val="14"/>
                        </w:rPr>
                      </w:rPrChange>
                    </w:rPr>
                  </w:pPr>
                  <w:ins w:id="906" w:author="James, Christin (DCYF)" w:date="2026-07-01T15:03:00Z" w16du:dateUtc="2026-07-01T22:03:00Z">
                    <w:r w:rsidRPr="00971ACE">
                      <w:rPr>
                        <w:sz w:val="16"/>
                        <w:szCs w:val="16"/>
                        <w:rPrChange w:id="907" w:author="James, Christin (DCYF)" w:date="2026-07-01T15:09:00Z" w16du:dateUtc="2026-07-01T22:09:00Z">
                          <w:rPr>
                            <w:sz w:val="14"/>
                            <w:szCs w:val="14"/>
                          </w:rPr>
                        </w:rPrChange>
                      </w:rPr>
                      <w:t>16</w:t>
                    </w:r>
                  </w:ins>
                </w:p>
              </w:tc>
              <w:tc>
                <w:tcPr>
                  <w:tcW w:w="366" w:type="dxa"/>
                </w:tcPr>
                <w:p w14:paraId="1ED6449F" w14:textId="77777777" w:rsidR="009E06BF" w:rsidRPr="00971ACE" w:rsidRDefault="009E06BF">
                  <w:pPr>
                    <w:rPr>
                      <w:ins w:id="908" w:author="James, Christin (DCYF)" w:date="2026-07-01T15:03:00Z" w16du:dateUtc="2026-07-01T22:03:00Z"/>
                      <w:sz w:val="16"/>
                      <w:szCs w:val="16"/>
                      <w:rPrChange w:id="909" w:author="James, Christin (DCYF)" w:date="2026-07-01T15:09:00Z" w16du:dateUtc="2026-07-01T22:09:00Z">
                        <w:rPr>
                          <w:ins w:id="910" w:author="James, Christin (DCYF)" w:date="2026-07-01T15:03:00Z" w16du:dateUtc="2026-07-01T22:03:00Z"/>
                          <w:sz w:val="14"/>
                          <w:szCs w:val="14"/>
                        </w:rPr>
                      </w:rPrChange>
                    </w:rPr>
                  </w:pPr>
                  <w:ins w:id="911" w:author="James, Christin (DCYF)" w:date="2026-07-01T15:03:00Z" w16du:dateUtc="2026-07-01T22:03:00Z">
                    <w:r w:rsidRPr="00971ACE">
                      <w:rPr>
                        <w:sz w:val="16"/>
                        <w:szCs w:val="16"/>
                        <w:rPrChange w:id="912" w:author="James, Christin (DCYF)" w:date="2026-07-01T15:09:00Z" w16du:dateUtc="2026-07-01T22:09:00Z">
                          <w:rPr>
                            <w:sz w:val="14"/>
                            <w:szCs w:val="14"/>
                          </w:rPr>
                        </w:rPrChange>
                      </w:rPr>
                      <w:t>17</w:t>
                    </w:r>
                  </w:ins>
                </w:p>
              </w:tc>
              <w:tc>
                <w:tcPr>
                  <w:tcW w:w="366" w:type="dxa"/>
                </w:tcPr>
                <w:p w14:paraId="1D135324" w14:textId="77777777" w:rsidR="009E06BF" w:rsidRPr="00971ACE" w:rsidRDefault="009E06BF">
                  <w:pPr>
                    <w:rPr>
                      <w:ins w:id="913" w:author="James, Christin (DCYF)" w:date="2026-07-01T15:03:00Z" w16du:dateUtc="2026-07-01T22:03:00Z"/>
                      <w:sz w:val="16"/>
                      <w:szCs w:val="16"/>
                      <w:rPrChange w:id="914" w:author="James, Christin (DCYF)" w:date="2026-07-01T15:09:00Z" w16du:dateUtc="2026-07-01T22:09:00Z">
                        <w:rPr>
                          <w:ins w:id="915" w:author="James, Christin (DCYF)" w:date="2026-07-01T15:03:00Z" w16du:dateUtc="2026-07-01T22:03:00Z"/>
                          <w:sz w:val="14"/>
                          <w:szCs w:val="14"/>
                        </w:rPr>
                      </w:rPrChange>
                    </w:rPr>
                  </w:pPr>
                  <w:ins w:id="916" w:author="James, Christin (DCYF)" w:date="2026-07-01T15:03:00Z" w16du:dateUtc="2026-07-01T22:03:00Z">
                    <w:r w:rsidRPr="00971ACE">
                      <w:rPr>
                        <w:sz w:val="16"/>
                        <w:szCs w:val="16"/>
                        <w:rPrChange w:id="917" w:author="James, Christin (DCYF)" w:date="2026-07-01T15:09:00Z" w16du:dateUtc="2026-07-01T22:09:00Z">
                          <w:rPr>
                            <w:sz w:val="14"/>
                            <w:szCs w:val="14"/>
                          </w:rPr>
                        </w:rPrChange>
                      </w:rPr>
                      <w:t>18</w:t>
                    </w:r>
                  </w:ins>
                </w:p>
              </w:tc>
              <w:tc>
                <w:tcPr>
                  <w:tcW w:w="366" w:type="dxa"/>
                </w:tcPr>
                <w:p w14:paraId="09695B95" w14:textId="77777777" w:rsidR="009E06BF" w:rsidRPr="00971ACE" w:rsidRDefault="009E06BF">
                  <w:pPr>
                    <w:rPr>
                      <w:ins w:id="918" w:author="James, Christin (DCYF)" w:date="2026-07-01T15:03:00Z" w16du:dateUtc="2026-07-01T22:03:00Z"/>
                      <w:sz w:val="16"/>
                      <w:szCs w:val="16"/>
                      <w:rPrChange w:id="919" w:author="James, Christin (DCYF)" w:date="2026-07-01T15:09:00Z" w16du:dateUtc="2026-07-01T22:09:00Z">
                        <w:rPr>
                          <w:ins w:id="920" w:author="James, Christin (DCYF)" w:date="2026-07-01T15:03:00Z" w16du:dateUtc="2026-07-01T22:03:00Z"/>
                          <w:sz w:val="14"/>
                          <w:szCs w:val="14"/>
                        </w:rPr>
                      </w:rPrChange>
                    </w:rPr>
                  </w:pPr>
                  <w:ins w:id="921" w:author="James, Christin (DCYF)" w:date="2026-07-01T15:03:00Z" w16du:dateUtc="2026-07-01T22:03:00Z">
                    <w:r w:rsidRPr="00971ACE">
                      <w:rPr>
                        <w:sz w:val="16"/>
                        <w:szCs w:val="16"/>
                        <w:rPrChange w:id="922" w:author="James, Christin (DCYF)" w:date="2026-07-01T15:09:00Z" w16du:dateUtc="2026-07-01T22:09:00Z">
                          <w:rPr>
                            <w:sz w:val="14"/>
                            <w:szCs w:val="14"/>
                          </w:rPr>
                        </w:rPrChange>
                      </w:rPr>
                      <w:t>19</w:t>
                    </w:r>
                  </w:ins>
                </w:p>
              </w:tc>
              <w:tc>
                <w:tcPr>
                  <w:tcW w:w="366" w:type="dxa"/>
                </w:tcPr>
                <w:p w14:paraId="29EB0BE4" w14:textId="77777777" w:rsidR="009E06BF" w:rsidRPr="00971ACE" w:rsidRDefault="009E06BF">
                  <w:pPr>
                    <w:rPr>
                      <w:ins w:id="923" w:author="James, Christin (DCYF)" w:date="2026-07-01T15:03:00Z" w16du:dateUtc="2026-07-01T22:03:00Z"/>
                      <w:sz w:val="16"/>
                      <w:szCs w:val="16"/>
                      <w:rPrChange w:id="924" w:author="James, Christin (DCYF)" w:date="2026-07-01T15:09:00Z" w16du:dateUtc="2026-07-01T22:09:00Z">
                        <w:rPr>
                          <w:ins w:id="925" w:author="James, Christin (DCYF)" w:date="2026-07-01T15:03:00Z" w16du:dateUtc="2026-07-01T22:03:00Z"/>
                          <w:sz w:val="14"/>
                          <w:szCs w:val="14"/>
                        </w:rPr>
                      </w:rPrChange>
                    </w:rPr>
                  </w:pPr>
                  <w:ins w:id="926" w:author="James, Christin (DCYF)" w:date="2026-07-01T15:03:00Z" w16du:dateUtc="2026-07-01T22:03:00Z">
                    <w:r w:rsidRPr="00971ACE">
                      <w:rPr>
                        <w:sz w:val="16"/>
                        <w:szCs w:val="16"/>
                        <w:rPrChange w:id="927" w:author="James, Christin (DCYF)" w:date="2026-07-01T15:09:00Z" w16du:dateUtc="2026-07-01T22:09:00Z">
                          <w:rPr>
                            <w:sz w:val="14"/>
                            <w:szCs w:val="14"/>
                          </w:rPr>
                        </w:rPrChange>
                      </w:rPr>
                      <w:t>20</w:t>
                    </w:r>
                  </w:ins>
                </w:p>
              </w:tc>
              <w:tc>
                <w:tcPr>
                  <w:tcW w:w="366" w:type="dxa"/>
                </w:tcPr>
                <w:p w14:paraId="3933FC7A" w14:textId="77777777" w:rsidR="009E06BF" w:rsidRPr="00971ACE" w:rsidRDefault="009E06BF">
                  <w:pPr>
                    <w:rPr>
                      <w:ins w:id="928" w:author="James, Christin (DCYF)" w:date="2026-07-01T15:03:00Z" w16du:dateUtc="2026-07-01T22:03:00Z"/>
                      <w:sz w:val="16"/>
                      <w:szCs w:val="16"/>
                      <w:rPrChange w:id="929" w:author="James, Christin (DCYF)" w:date="2026-07-01T15:09:00Z" w16du:dateUtc="2026-07-01T22:09:00Z">
                        <w:rPr>
                          <w:ins w:id="930" w:author="James, Christin (DCYF)" w:date="2026-07-01T15:03:00Z" w16du:dateUtc="2026-07-01T22:03:00Z"/>
                          <w:sz w:val="14"/>
                          <w:szCs w:val="14"/>
                        </w:rPr>
                      </w:rPrChange>
                    </w:rPr>
                  </w:pPr>
                  <w:ins w:id="931" w:author="James, Christin (DCYF)" w:date="2026-07-01T15:03:00Z" w16du:dateUtc="2026-07-01T22:03:00Z">
                    <w:r w:rsidRPr="00971ACE">
                      <w:rPr>
                        <w:sz w:val="16"/>
                        <w:szCs w:val="16"/>
                        <w:rPrChange w:id="932" w:author="James, Christin (DCYF)" w:date="2026-07-01T15:09:00Z" w16du:dateUtc="2026-07-01T22:09:00Z">
                          <w:rPr>
                            <w:sz w:val="14"/>
                            <w:szCs w:val="14"/>
                          </w:rPr>
                        </w:rPrChange>
                      </w:rPr>
                      <w:t>21</w:t>
                    </w:r>
                  </w:ins>
                </w:p>
              </w:tc>
            </w:tr>
            <w:tr w:rsidR="009E06BF" w:rsidRPr="00971ACE" w14:paraId="07DDF989" w14:textId="77777777" w:rsidTr="70006B5F">
              <w:trPr>
                <w:ins w:id="933" w:author="James, Christin (DCYF)" w:date="2026-07-01T15:03:00Z"/>
              </w:trPr>
              <w:tc>
                <w:tcPr>
                  <w:tcW w:w="366" w:type="dxa"/>
                </w:tcPr>
                <w:p w14:paraId="5F8DF7A1" w14:textId="77777777" w:rsidR="009E06BF" w:rsidRPr="00971ACE" w:rsidRDefault="009E06BF">
                  <w:pPr>
                    <w:rPr>
                      <w:ins w:id="934" w:author="James, Christin (DCYF)" w:date="2026-07-01T15:03:00Z" w16du:dateUtc="2026-07-01T22:03:00Z"/>
                      <w:sz w:val="16"/>
                      <w:szCs w:val="16"/>
                      <w:rPrChange w:id="935" w:author="James, Christin (DCYF)" w:date="2026-07-01T15:09:00Z" w16du:dateUtc="2026-07-01T22:09:00Z">
                        <w:rPr>
                          <w:ins w:id="936" w:author="James, Christin (DCYF)" w:date="2026-07-01T15:03:00Z" w16du:dateUtc="2026-07-01T22:03:00Z"/>
                          <w:sz w:val="14"/>
                          <w:szCs w:val="14"/>
                        </w:rPr>
                      </w:rPrChange>
                    </w:rPr>
                  </w:pPr>
                  <w:ins w:id="937" w:author="James, Christin (DCYF)" w:date="2026-07-01T15:03:00Z" w16du:dateUtc="2026-07-01T22:03:00Z">
                    <w:r w:rsidRPr="00971ACE">
                      <w:rPr>
                        <w:sz w:val="16"/>
                        <w:szCs w:val="16"/>
                        <w:rPrChange w:id="938" w:author="James, Christin (DCYF)" w:date="2026-07-01T15:09:00Z" w16du:dateUtc="2026-07-01T22:09:00Z">
                          <w:rPr>
                            <w:sz w:val="14"/>
                            <w:szCs w:val="14"/>
                          </w:rPr>
                        </w:rPrChange>
                      </w:rPr>
                      <w:t>22</w:t>
                    </w:r>
                  </w:ins>
                </w:p>
              </w:tc>
              <w:tc>
                <w:tcPr>
                  <w:tcW w:w="366" w:type="dxa"/>
                </w:tcPr>
                <w:p w14:paraId="6461D279" w14:textId="77777777" w:rsidR="009E06BF" w:rsidRPr="00971ACE" w:rsidRDefault="009E06BF">
                  <w:pPr>
                    <w:rPr>
                      <w:ins w:id="939" w:author="James, Christin (DCYF)" w:date="2026-07-01T15:03:00Z" w16du:dateUtc="2026-07-01T22:03:00Z"/>
                      <w:sz w:val="16"/>
                      <w:szCs w:val="16"/>
                      <w:rPrChange w:id="940" w:author="James, Christin (DCYF)" w:date="2026-07-01T15:09:00Z" w16du:dateUtc="2026-07-01T22:09:00Z">
                        <w:rPr>
                          <w:ins w:id="941" w:author="James, Christin (DCYF)" w:date="2026-07-01T15:03:00Z" w16du:dateUtc="2026-07-01T22:03:00Z"/>
                          <w:sz w:val="14"/>
                          <w:szCs w:val="14"/>
                        </w:rPr>
                      </w:rPrChange>
                    </w:rPr>
                  </w:pPr>
                  <w:ins w:id="942" w:author="James, Christin (DCYF)" w:date="2026-07-01T15:03:00Z" w16du:dateUtc="2026-07-01T22:03:00Z">
                    <w:r w:rsidRPr="00971ACE">
                      <w:rPr>
                        <w:sz w:val="16"/>
                        <w:szCs w:val="16"/>
                        <w:rPrChange w:id="943" w:author="James, Christin (DCYF)" w:date="2026-07-01T15:09:00Z" w16du:dateUtc="2026-07-01T22:09:00Z">
                          <w:rPr>
                            <w:sz w:val="14"/>
                            <w:szCs w:val="14"/>
                          </w:rPr>
                        </w:rPrChange>
                      </w:rPr>
                      <w:t>23</w:t>
                    </w:r>
                  </w:ins>
                </w:p>
              </w:tc>
              <w:tc>
                <w:tcPr>
                  <w:tcW w:w="366" w:type="dxa"/>
                </w:tcPr>
                <w:p w14:paraId="17D456E2" w14:textId="77777777" w:rsidR="009E06BF" w:rsidRPr="00971ACE" w:rsidRDefault="009E06BF">
                  <w:pPr>
                    <w:rPr>
                      <w:ins w:id="944" w:author="James, Christin (DCYF)" w:date="2026-07-01T15:03:00Z" w16du:dateUtc="2026-07-01T22:03:00Z"/>
                      <w:sz w:val="16"/>
                      <w:szCs w:val="16"/>
                      <w:rPrChange w:id="945" w:author="James, Christin (DCYF)" w:date="2026-07-01T15:09:00Z" w16du:dateUtc="2026-07-01T22:09:00Z">
                        <w:rPr>
                          <w:ins w:id="946" w:author="James, Christin (DCYF)" w:date="2026-07-01T15:03:00Z" w16du:dateUtc="2026-07-01T22:03:00Z"/>
                          <w:sz w:val="14"/>
                          <w:szCs w:val="14"/>
                        </w:rPr>
                      </w:rPrChange>
                    </w:rPr>
                  </w:pPr>
                  <w:ins w:id="947" w:author="James, Christin (DCYF)" w:date="2026-07-01T15:03:00Z" w16du:dateUtc="2026-07-01T22:03:00Z">
                    <w:r w:rsidRPr="00971ACE">
                      <w:rPr>
                        <w:sz w:val="16"/>
                        <w:szCs w:val="16"/>
                        <w:rPrChange w:id="948" w:author="James, Christin (DCYF)" w:date="2026-07-01T15:09:00Z" w16du:dateUtc="2026-07-01T22:09:00Z">
                          <w:rPr>
                            <w:sz w:val="14"/>
                            <w:szCs w:val="14"/>
                          </w:rPr>
                        </w:rPrChange>
                      </w:rPr>
                      <w:t>24</w:t>
                    </w:r>
                  </w:ins>
                </w:p>
              </w:tc>
              <w:tc>
                <w:tcPr>
                  <w:tcW w:w="366" w:type="dxa"/>
                </w:tcPr>
                <w:p w14:paraId="4815D74B" w14:textId="77777777" w:rsidR="009E06BF" w:rsidRPr="00971ACE" w:rsidRDefault="009E06BF">
                  <w:pPr>
                    <w:rPr>
                      <w:ins w:id="949" w:author="James, Christin (DCYF)" w:date="2026-07-01T15:03:00Z" w16du:dateUtc="2026-07-01T22:03:00Z"/>
                      <w:sz w:val="16"/>
                      <w:szCs w:val="16"/>
                      <w:rPrChange w:id="950" w:author="James, Christin (DCYF)" w:date="2026-07-01T15:09:00Z" w16du:dateUtc="2026-07-01T22:09:00Z">
                        <w:rPr>
                          <w:ins w:id="951" w:author="James, Christin (DCYF)" w:date="2026-07-01T15:03:00Z" w16du:dateUtc="2026-07-01T22:03:00Z"/>
                          <w:sz w:val="14"/>
                          <w:szCs w:val="14"/>
                        </w:rPr>
                      </w:rPrChange>
                    </w:rPr>
                  </w:pPr>
                  <w:ins w:id="952" w:author="James, Christin (DCYF)" w:date="2026-07-01T15:03:00Z" w16du:dateUtc="2026-07-01T22:03:00Z">
                    <w:r w:rsidRPr="00971ACE">
                      <w:rPr>
                        <w:sz w:val="16"/>
                        <w:szCs w:val="16"/>
                        <w:rPrChange w:id="953" w:author="James, Christin (DCYF)" w:date="2026-07-01T15:09:00Z" w16du:dateUtc="2026-07-01T22:09:00Z">
                          <w:rPr>
                            <w:sz w:val="14"/>
                            <w:szCs w:val="14"/>
                          </w:rPr>
                        </w:rPrChange>
                      </w:rPr>
                      <w:t>25</w:t>
                    </w:r>
                  </w:ins>
                </w:p>
              </w:tc>
              <w:tc>
                <w:tcPr>
                  <w:tcW w:w="366" w:type="dxa"/>
                </w:tcPr>
                <w:p w14:paraId="08F1451F" w14:textId="77777777" w:rsidR="009E06BF" w:rsidRPr="00971ACE" w:rsidRDefault="009E06BF">
                  <w:pPr>
                    <w:rPr>
                      <w:ins w:id="954" w:author="James, Christin (DCYF)" w:date="2026-07-01T15:03:00Z" w16du:dateUtc="2026-07-01T22:03:00Z"/>
                      <w:sz w:val="16"/>
                      <w:szCs w:val="16"/>
                      <w:rPrChange w:id="955" w:author="James, Christin (DCYF)" w:date="2026-07-01T15:09:00Z" w16du:dateUtc="2026-07-01T22:09:00Z">
                        <w:rPr>
                          <w:ins w:id="956" w:author="James, Christin (DCYF)" w:date="2026-07-01T15:03:00Z" w16du:dateUtc="2026-07-01T22:03:00Z"/>
                          <w:sz w:val="14"/>
                          <w:szCs w:val="14"/>
                        </w:rPr>
                      </w:rPrChange>
                    </w:rPr>
                  </w:pPr>
                  <w:ins w:id="957" w:author="James, Christin (DCYF)" w:date="2026-07-01T15:03:00Z" w16du:dateUtc="2026-07-01T22:03:00Z">
                    <w:r w:rsidRPr="00971ACE">
                      <w:rPr>
                        <w:sz w:val="16"/>
                        <w:szCs w:val="16"/>
                        <w:rPrChange w:id="958" w:author="James, Christin (DCYF)" w:date="2026-07-01T15:09:00Z" w16du:dateUtc="2026-07-01T22:09:00Z">
                          <w:rPr>
                            <w:sz w:val="14"/>
                            <w:szCs w:val="14"/>
                          </w:rPr>
                        </w:rPrChange>
                      </w:rPr>
                      <w:t>26</w:t>
                    </w:r>
                  </w:ins>
                </w:p>
              </w:tc>
              <w:tc>
                <w:tcPr>
                  <w:tcW w:w="366" w:type="dxa"/>
                </w:tcPr>
                <w:p w14:paraId="2AF566D1" w14:textId="7BBC7184" w:rsidR="009E06BF" w:rsidRPr="00971ACE" w:rsidRDefault="2397A9F0">
                  <w:pPr>
                    <w:rPr>
                      <w:ins w:id="959" w:author="James, Christin (DCYF)" w:date="2026-07-01T15:03:00Z" w16du:dateUtc="2026-07-01T22:03:00Z"/>
                      <w:sz w:val="16"/>
                      <w:szCs w:val="16"/>
                      <w:rPrChange w:id="960" w:author="James, Christin (DCYF)" w:date="2026-07-01T15:09:00Z" w16du:dateUtc="2026-07-01T22:09:00Z">
                        <w:rPr>
                          <w:ins w:id="961" w:author="James, Christin (DCYF)" w:date="2026-07-01T15:03:00Z" w16du:dateUtc="2026-07-01T22:03:00Z"/>
                          <w:sz w:val="14"/>
                          <w:szCs w:val="14"/>
                        </w:rPr>
                      </w:rPrChange>
                    </w:rPr>
                  </w:pPr>
                  <w:ins w:id="962" w:author="Ramynke, Jason (DCYF)" w:date="2026-07-07T18:38:00Z" w16du:dateUtc="2026-07-07T18:38:05Z">
                    <w:r w:rsidRPr="70006B5F">
                      <w:rPr>
                        <w:sz w:val="16"/>
                        <w:szCs w:val="16"/>
                      </w:rPr>
                      <w:t>27</w:t>
                    </w:r>
                  </w:ins>
                </w:p>
              </w:tc>
              <w:tc>
                <w:tcPr>
                  <w:tcW w:w="366" w:type="dxa"/>
                </w:tcPr>
                <w:p w14:paraId="23762E61" w14:textId="2C8CF68B" w:rsidR="009E06BF" w:rsidRPr="00971ACE" w:rsidRDefault="2397A9F0">
                  <w:pPr>
                    <w:rPr>
                      <w:ins w:id="963" w:author="James, Christin (DCYF)" w:date="2026-07-01T15:03:00Z" w16du:dateUtc="2026-07-01T22:03:00Z"/>
                      <w:sz w:val="16"/>
                      <w:szCs w:val="16"/>
                      <w:rPrChange w:id="964" w:author="James, Christin (DCYF)" w:date="2026-07-01T15:09:00Z" w16du:dateUtc="2026-07-01T22:09:00Z">
                        <w:rPr>
                          <w:ins w:id="965" w:author="James, Christin (DCYF)" w:date="2026-07-01T15:03:00Z" w16du:dateUtc="2026-07-01T22:03:00Z"/>
                          <w:sz w:val="14"/>
                          <w:szCs w:val="14"/>
                        </w:rPr>
                      </w:rPrChange>
                    </w:rPr>
                  </w:pPr>
                  <w:ins w:id="966" w:author="Ramynke, Jason (DCYF)" w:date="2026-07-07T18:38:00Z" w16du:dateUtc="2026-07-07T18:38:11Z">
                    <w:r w:rsidRPr="70006B5F">
                      <w:rPr>
                        <w:sz w:val="16"/>
                        <w:szCs w:val="16"/>
                      </w:rPr>
                      <w:t>28</w:t>
                    </w:r>
                  </w:ins>
                </w:p>
              </w:tc>
            </w:tr>
            <w:tr w:rsidR="009E06BF" w:rsidRPr="00971ACE" w14:paraId="590F8131" w14:textId="77777777" w:rsidTr="70006B5F">
              <w:trPr>
                <w:ins w:id="967" w:author="James, Christin (DCYF)" w:date="2026-07-01T15:03:00Z"/>
              </w:trPr>
              <w:tc>
                <w:tcPr>
                  <w:tcW w:w="366" w:type="dxa"/>
                </w:tcPr>
                <w:p w14:paraId="69BABC62" w14:textId="77777777" w:rsidR="009E06BF" w:rsidRPr="00971ACE" w:rsidRDefault="009E06BF">
                  <w:pPr>
                    <w:rPr>
                      <w:ins w:id="968" w:author="James, Christin (DCYF)" w:date="2026-07-01T15:03:00Z" w16du:dateUtc="2026-07-01T22:03:00Z"/>
                      <w:sz w:val="16"/>
                      <w:szCs w:val="16"/>
                      <w:rPrChange w:id="969" w:author="James, Christin (DCYF)" w:date="2026-07-01T15:09:00Z" w16du:dateUtc="2026-07-01T22:09:00Z">
                        <w:rPr>
                          <w:ins w:id="970" w:author="James, Christin (DCYF)" w:date="2026-07-01T15:03:00Z" w16du:dateUtc="2026-07-01T22:03:00Z"/>
                          <w:sz w:val="14"/>
                          <w:szCs w:val="14"/>
                        </w:rPr>
                      </w:rPrChange>
                    </w:rPr>
                  </w:pPr>
                  <w:ins w:id="971" w:author="James, Christin (DCYF)" w:date="2026-07-01T15:03:00Z" w16du:dateUtc="2026-07-01T22:03:00Z">
                    <w:r w:rsidRPr="00971ACE">
                      <w:rPr>
                        <w:sz w:val="16"/>
                        <w:szCs w:val="16"/>
                        <w:rPrChange w:id="972" w:author="James, Christin (DCYF)" w:date="2026-07-01T15:09:00Z" w16du:dateUtc="2026-07-01T22:09:00Z">
                          <w:rPr>
                            <w:sz w:val="14"/>
                            <w:szCs w:val="14"/>
                          </w:rPr>
                        </w:rPrChange>
                      </w:rPr>
                      <w:t>29</w:t>
                    </w:r>
                  </w:ins>
                </w:p>
              </w:tc>
              <w:tc>
                <w:tcPr>
                  <w:tcW w:w="366" w:type="dxa"/>
                </w:tcPr>
                <w:p w14:paraId="3BD9DD9C" w14:textId="77777777" w:rsidR="009E06BF" w:rsidRPr="00971ACE" w:rsidRDefault="009E06BF">
                  <w:pPr>
                    <w:rPr>
                      <w:ins w:id="973" w:author="James, Christin (DCYF)" w:date="2026-07-01T15:03:00Z" w16du:dateUtc="2026-07-01T22:03:00Z"/>
                      <w:sz w:val="16"/>
                      <w:szCs w:val="16"/>
                      <w:rPrChange w:id="974" w:author="James, Christin (DCYF)" w:date="2026-07-01T15:09:00Z" w16du:dateUtc="2026-07-01T22:09:00Z">
                        <w:rPr>
                          <w:ins w:id="975" w:author="James, Christin (DCYF)" w:date="2026-07-01T15:03:00Z" w16du:dateUtc="2026-07-01T22:03:00Z"/>
                          <w:sz w:val="14"/>
                          <w:szCs w:val="14"/>
                        </w:rPr>
                      </w:rPrChange>
                    </w:rPr>
                  </w:pPr>
                  <w:ins w:id="976" w:author="James, Christin (DCYF)" w:date="2026-07-01T15:03:00Z" w16du:dateUtc="2026-07-01T22:03:00Z">
                    <w:r w:rsidRPr="00971ACE">
                      <w:rPr>
                        <w:sz w:val="16"/>
                        <w:szCs w:val="16"/>
                        <w:rPrChange w:id="977" w:author="James, Christin (DCYF)" w:date="2026-07-01T15:09:00Z" w16du:dateUtc="2026-07-01T22:09:00Z">
                          <w:rPr>
                            <w:sz w:val="14"/>
                            <w:szCs w:val="14"/>
                          </w:rPr>
                        </w:rPrChange>
                      </w:rPr>
                      <w:t>30</w:t>
                    </w:r>
                  </w:ins>
                </w:p>
              </w:tc>
              <w:tc>
                <w:tcPr>
                  <w:tcW w:w="366" w:type="dxa"/>
                </w:tcPr>
                <w:p w14:paraId="301773A1" w14:textId="77777777" w:rsidR="009E06BF" w:rsidRPr="00971ACE" w:rsidRDefault="009E06BF">
                  <w:pPr>
                    <w:rPr>
                      <w:ins w:id="978" w:author="James, Christin (DCYF)" w:date="2026-07-01T15:03:00Z" w16du:dateUtc="2026-07-01T22:03:00Z"/>
                      <w:sz w:val="16"/>
                      <w:szCs w:val="16"/>
                      <w:rPrChange w:id="979" w:author="James, Christin (DCYF)" w:date="2026-07-01T15:09:00Z" w16du:dateUtc="2026-07-01T22:09:00Z">
                        <w:rPr>
                          <w:ins w:id="980" w:author="James, Christin (DCYF)" w:date="2026-07-01T15:03:00Z" w16du:dateUtc="2026-07-01T22:03:00Z"/>
                          <w:sz w:val="14"/>
                          <w:szCs w:val="14"/>
                        </w:rPr>
                      </w:rPrChange>
                    </w:rPr>
                  </w:pPr>
                  <w:ins w:id="981" w:author="James, Christin (DCYF)" w:date="2026-07-01T15:03:00Z" w16du:dateUtc="2026-07-01T22:03:00Z">
                    <w:r w:rsidRPr="00971ACE">
                      <w:rPr>
                        <w:sz w:val="16"/>
                        <w:szCs w:val="16"/>
                        <w:rPrChange w:id="982" w:author="James, Christin (DCYF)" w:date="2026-07-01T15:09:00Z" w16du:dateUtc="2026-07-01T22:09:00Z">
                          <w:rPr>
                            <w:sz w:val="14"/>
                            <w:szCs w:val="14"/>
                          </w:rPr>
                        </w:rPrChange>
                      </w:rPr>
                      <w:t>31</w:t>
                    </w:r>
                  </w:ins>
                </w:p>
              </w:tc>
              <w:tc>
                <w:tcPr>
                  <w:tcW w:w="366" w:type="dxa"/>
                </w:tcPr>
                <w:p w14:paraId="0EBBA5AF" w14:textId="77777777" w:rsidR="009E06BF" w:rsidRPr="00971ACE" w:rsidRDefault="009E06BF">
                  <w:pPr>
                    <w:rPr>
                      <w:ins w:id="983" w:author="James, Christin (DCYF)" w:date="2026-07-01T15:03:00Z" w16du:dateUtc="2026-07-01T22:03:00Z"/>
                      <w:sz w:val="16"/>
                      <w:szCs w:val="16"/>
                      <w:rPrChange w:id="984" w:author="James, Christin (DCYF)" w:date="2026-07-01T15:09:00Z" w16du:dateUtc="2026-07-01T22:09:00Z">
                        <w:rPr>
                          <w:ins w:id="985" w:author="James, Christin (DCYF)" w:date="2026-07-01T15:03:00Z" w16du:dateUtc="2026-07-01T22:03:00Z"/>
                          <w:sz w:val="14"/>
                          <w:szCs w:val="14"/>
                        </w:rPr>
                      </w:rPrChange>
                    </w:rPr>
                  </w:pPr>
                </w:p>
              </w:tc>
              <w:tc>
                <w:tcPr>
                  <w:tcW w:w="366" w:type="dxa"/>
                </w:tcPr>
                <w:p w14:paraId="4FCFD4E8" w14:textId="77777777" w:rsidR="009E06BF" w:rsidRPr="00971ACE" w:rsidRDefault="009E06BF">
                  <w:pPr>
                    <w:rPr>
                      <w:ins w:id="986" w:author="James, Christin (DCYF)" w:date="2026-07-01T15:03:00Z" w16du:dateUtc="2026-07-01T22:03:00Z"/>
                      <w:sz w:val="16"/>
                      <w:szCs w:val="16"/>
                      <w:rPrChange w:id="987" w:author="James, Christin (DCYF)" w:date="2026-07-01T15:09:00Z" w16du:dateUtc="2026-07-01T22:09:00Z">
                        <w:rPr>
                          <w:ins w:id="988" w:author="James, Christin (DCYF)" w:date="2026-07-01T15:03:00Z" w16du:dateUtc="2026-07-01T22:03:00Z"/>
                          <w:sz w:val="14"/>
                          <w:szCs w:val="14"/>
                        </w:rPr>
                      </w:rPrChange>
                    </w:rPr>
                  </w:pPr>
                </w:p>
              </w:tc>
              <w:tc>
                <w:tcPr>
                  <w:tcW w:w="366" w:type="dxa"/>
                </w:tcPr>
                <w:p w14:paraId="7327BA2B" w14:textId="77777777" w:rsidR="009E06BF" w:rsidRPr="00971ACE" w:rsidRDefault="009E06BF">
                  <w:pPr>
                    <w:rPr>
                      <w:ins w:id="989" w:author="James, Christin (DCYF)" w:date="2026-07-01T15:03:00Z" w16du:dateUtc="2026-07-01T22:03:00Z"/>
                      <w:sz w:val="16"/>
                      <w:szCs w:val="16"/>
                      <w:rPrChange w:id="990" w:author="James, Christin (DCYF)" w:date="2026-07-01T15:09:00Z" w16du:dateUtc="2026-07-01T22:09:00Z">
                        <w:rPr>
                          <w:ins w:id="991" w:author="James, Christin (DCYF)" w:date="2026-07-01T15:03:00Z" w16du:dateUtc="2026-07-01T22:03:00Z"/>
                          <w:sz w:val="14"/>
                          <w:szCs w:val="14"/>
                        </w:rPr>
                      </w:rPrChange>
                    </w:rPr>
                  </w:pPr>
                </w:p>
              </w:tc>
              <w:tc>
                <w:tcPr>
                  <w:tcW w:w="366" w:type="dxa"/>
                </w:tcPr>
                <w:p w14:paraId="561E076B" w14:textId="77777777" w:rsidR="009E06BF" w:rsidRPr="00971ACE" w:rsidRDefault="009E06BF">
                  <w:pPr>
                    <w:rPr>
                      <w:ins w:id="992" w:author="James, Christin (DCYF)" w:date="2026-07-01T15:03:00Z" w16du:dateUtc="2026-07-01T22:03:00Z"/>
                      <w:sz w:val="16"/>
                      <w:szCs w:val="16"/>
                      <w:rPrChange w:id="993" w:author="James, Christin (DCYF)" w:date="2026-07-01T15:09:00Z" w16du:dateUtc="2026-07-01T22:09:00Z">
                        <w:rPr>
                          <w:ins w:id="994" w:author="James, Christin (DCYF)" w:date="2026-07-01T15:03:00Z" w16du:dateUtc="2026-07-01T22:03:00Z"/>
                          <w:sz w:val="14"/>
                          <w:szCs w:val="14"/>
                        </w:rPr>
                      </w:rPrChange>
                    </w:rPr>
                  </w:pPr>
                </w:p>
              </w:tc>
            </w:tr>
          </w:tbl>
          <w:p w14:paraId="42DC0F2A" w14:textId="77777777" w:rsidR="009E06BF" w:rsidRPr="009E06BF" w:rsidRDefault="009E06BF">
            <w:pPr>
              <w:contextualSpacing/>
              <w:rPr>
                <w:ins w:id="995" w:author="James, Christin (DCYF)" w:date="2026-07-01T15:03:00Z" w16du:dateUtc="2026-07-01T22:03:00Z"/>
                <w:rFonts w:ascii="Calibri" w:hAnsi="Calibri" w:cs="Calibri"/>
                <w:sz w:val="18"/>
                <w:szCs w:val="18"/>
                <w:rPrChange w:id="996" w:author="James, Christin (DCYF)" w:date="2026-07-01T15:03:00Z" w16du:dateUtc="2026-07-01T22:03:00Z">
                  <w:rPr>
                    <w:ins w:id="997" w:author="James, Christin (DCYF)" w:date="2026-07-01T15:03:00Z" w16du:dateUtc="2026-07-01T22:03:00Z"/>
                    <w:rFonts w:ascii="Calibri" w:hAnsi="Calibri" w:cs="Calibri"/>
                    <w:sz w:val="24"/>
                    <w:szCs w:val="24"/>
                  </w:rPr>
                </w:rPrChange>
              </w:rPr>
            </w:pPr>
          </w:p>
        </w:tc>
      </w:tr>
      <w:tr w:rsidR="009E06BF" w:rsidRPr="009E06BF" w14:paraId="7578AE74" w14:textId="77777777" w:rsidTr="23F26365">
        <w:trPr>
          <w:gridAfter w:val="2"/>
          <w:wAfter w:w="19" w:type="dxa"/>
          <w:ins w:id="998" w:author="James, Christin (DCYF)" w:date="2026-07-01T15:03:00Z"/>
          <w:trPrChange w:id="999" w:author="Ramynke, Jason (DCYF)" w:date="2026-07-07T18:40:00Z" w16du:dateUtc="2026-07-01T22:04:00Z">
            <w:trPr>
              <w:gridBefore w:val="1"/>
              <w:gridAfter w:val="2"/>
            </w:trPr>
          </w:trPrChange>
        </w:trPr>
        <w:tc>
          <w:tcPr>
            <w:tcW w:w="1440" w:type="dxa"/>
            <w:tcPrChange w:id="1000" w:author="Ramynke, Jason (DCYF)" w:date="2026-07-07T18:40:00Z" w16du:dateUtc="2026-07-01T22:04:00Z">
              <w:tcPr>
                <w:tcW w:w="1785" w:type="dxa"/>
              </w:tcPr>
            </w:tcPrChange>
          </w:tcPr>
          <w:p w14:paraId="6FB404DF" w14:textId="77777777" w:rsidR="009E06BF" w:rsidRPr="009E06BF" w:rsidRDefault="009E06BF">
            <w:pPr>
              <w:contextualSpacing/>
              <w:rPr>
                <w:ins w:id="1001" w:author="James, Christin (DCYF)" w:date="2026-07-01T15:03:00Z" w16du:dateUtc="2026-07-01T22:03:00Z"/>
                <w:rFonts w:cs="Calibri"/>
                <w:sz w:val="18"/>
                <w:szCs w:val="18"/>
                <w:rPrChange w:id="1002" w:author="James, Christin (DCYF)" w:date="2026-07-01T15:03:00Z" w16du:dateUtc="2026-07-01T22:03:00Z">
                  <w:rPr>
                    <w:ins w:id="1003" w:author="James, Christin (DCYF)" w:date="2026-07-01T15:03:00Z" w16du:dateUtc="2026-07-01T22:03:00Z"/>
                    <w:rFonts w:cs="Calibri"/>
                  </w:rPr>
                </w:rPrChange>
              </w:rPr>
            </w:pPr>
            <w:ins w:id="1004" w:author="James, Christin (DCYF)" w:date="2026-07-01T15:03:00Z" w16du:dateUtc="2026-07-01T22:03:00Z">
              <w:r w:rsidRPr="009E06BF">
                <w:rPr>
                  <w:rFonts w:cs="Calibri"/>
                  <w:sz w:val="18"/>
                  <w:szCs w:val="18"/>
                  <w:rPrChange w:id="1005" w:author="James, Christin (DCYF)" w:date="2026-07-01T15:03:00Z" w16du:dateUtc="2026-07-01T22:03:00Z">
                    <w:rPr>
                      <w:rFonts w:cs="Calibri"/>
                    </w:rPr>
                  </w:rPrChange>
                </w:rPr>
                <w:t xml:space="preserve">23 full day units </w:t>
              </w:r>
            </w:ins>
          </w:p>
          <w:p w14:paraId="682BD638" w14:textId="77777777" w:rsidR="009E06BF" w:rsidRPr="009E06BF" w:rsidRDefault="009E06BF">
            <w:pPr>
              <w:contextualSpacing/>
              <w:rPr>
                <w:ins w:id="1006" w:author="James, Christin (DCYF)" w:date="2026-07-01T15:03:00Z" w16du:dateUtc="2026-07-01T22:03:00Z"/>
                <w:rFonts w:cs="Calibri"/>
                <w:sz w:val="18"/>
                <w:szCs w:val="18"/>
                <w:rPrChange w:id="1007" w:author="James, Christin (DCYF)" w:date="2026-07-01T15:03:00Z" w16du:dateUtc="2026-07-01T22:03:00Z">
                  <w:rPr>
                    <w:ins w:id="1008" w:author="James, Christin (DCYF)" w:date="2026-07-01T15:03:00Z" w16du:dateUtc="2026-07-01T22:03:00Z"/>
                    <w:rFonts w:cs="Calibri"/>
                  </w:rPr>
                </w:rPrChange>
              </w:rPr>
            </w:pPr>
            <w:ins w:id="1009" w:author="James, Christin (DCYF)" w:date="2026-07-01T15:03:00Z" w16du:dateUtc="2026-07-01T22:03:00Z">
              <w:r w:rsidRPr="009E06BF">
                <w:rPr>
                  <w:rFonts w:cs="Calibri"/>
                  <w:sz w:val="18"/>
                  <w:szCs w:val="18"/>
                  <w:rPrChange w:id="1010" w:author="James, Christin (DCYF)" w:date="2026-07-01T15:03:00Z" w16du:dateUtc="2026-07-01T22:03:00Z">
                    <w:rPr>
                      <w:rFonts w:cs="Calibri"/>
                    </w:rPr>
                  </w:rPrChange>
                </w:rPr>
                <w:t>23 overtime units</w:t>
              </w:r>
            </w:ins>
          </w:p>
        </w:tc>
        <w:tc>
          <w:tcPr>
            <w:tcW w:w="1725" w:type="dxa"/>
            <w:tcPrChange w:id="1011" w:author="Ramynke, Jason (DCYF)" w:date="2026-07-07T18:40:00Z" w16du:dateUtc="2026-07-01T22:04:00Z">
              <w:tcPr>
                <w:tcW w:w="2192" w:type="dxa"/>
              </w:tcPr>
            </w:tcPrChange>
          </w:tcPr>
          <w:p w14:paraId="74C6223E" w14:textId="77777777" w:rsidR="009E06BF" w:rsidRPr="009E06BF" w:rsidRDefault="009E06BF">
            <w:pPr>
              <w:contextualSpacing/>
              <w:rPr>
                <w:ins w:id="1012" w:author="James, Christin (DCYF)" w:date="2026-07-01T15:03:00Z" w16du:dateUtc="2026-07-01T22:03:00Z"/>
                <w:rFonts w:cs="Calibri"/>
                <w:sz w:val="18"/>
                <w:szCs w:val="18"/>
                <w:rPrChange w:id="1013" w:author="James, Christin (DCYF)" w:date="2026-07-01T15:03:00Z" w16du:dateUtc="2026-07-01T22:03:00Z">
                  <w:rPr>
                    <w:ins w:id="1014" w:author="James, Christin (DCYF)" w:date="2026-07-01T15:03:00Z" w16du:dateUtc="2026-07-01T22:03:00Z"/>
                    <w:rFonts w:cs="Calibri"/>
                  </w:rPr>
                </w:rPrChange>
              </w:rPr>
            </w:pPr>
            <w:ins w:id="1015" w:author="James, Christin (DCYF)" w:date="2026-07-01T15:03:00Z" w16du:dateUtc="2026-07-01T22:03:00Z">
              <w:r w:rsidRPr="009E06BF">
                <w:rPr>
                  <w:rFonts w:cs="Calibri"/>
                  <w:sz w:val="18"/>
                  <w:szCs w:val="18"/>
                  <w:rPrChange w:id="1016" w:author="James, Christin (DCYF)" w:date="2026-07-01T15:03:00Z" w16du:dateUtc="2026-07-01T22:03:00Z">
                    <w:rPr>
                      <w:rFonts w:cs="Calibri"/>
                    </w:rPr>
                  </w:rPrChange>
                </w:rPr>
                <w:t>Monday through Friday: 11 hours each day</w:t>
              </w:r>
            </w:ins>
          </w:p>
        </w:tc>
        <w:tc>
          <w:tcPr>
            <w:tcW w:w="1470" w:type="dxa"/>
            <w:tcPrChange w:id="1017" w:author="Ramynke, Jason (DCYF)" w:date="2026-07-07T18:40:00Z" w16du:dateUtc="2026-07-01T22:04:00Z">
              <w:tcPr>
                <w:tcW w:w="1861" w:type="dxa"/>
              </w:tcPr>
            </w:tcPrChange>
          </w:tcPr>
          <w:p w14:paraId="701CA70C" w14:textId="77777777" w:rsidR="009E06BF" w:rsidRPr="009E06BF" w:rsidRDefault="009E06BF">
            <w:pPr>
              <w:contextualSpacing/>
              <w:rPr>
                <w:ins w:id="1018" w:author="James, Christin (DCYF)" w:date="2026-07-01T15:03:00Z" w16du:dateUtc="2026-07-01T22:03:00Z"/>
                <w:rFonts w:cs="Calibri"/>
                <w:sz w:val="18"/>
                <w:szCs w:val="18"/>
                <w:rPrChange w:id="1019" w:author="James, Christin (DCYF)" w:date="2026-07-01T15:03:00Z" w16du:dateUtc="2026-07-01T22:03:00Z">
                  <w:rPr>
                    <w:ins w:id="1020" w:author="James, Christin (DCYF)" w:date="2026-07-01T15:03:00Z" w16du:dateUtc="2026-07-01T22:03:00Z"/>
                    <w:rFonts w:cs="Calibri"/>
                  </w:rPr>
                </w:rPrChange>
              </w:rPr>
            </w:pPr>
            <w:ins w:id="1021" w:author="James, Christin (DCYF)" w:date="2026-07-01T15:03:00Z" w16du:dateUtc="2026-07-01T22:03:00Z">
              <w:r w:rsidRPr="009E06BF">
                <w:rPr>
                  <w:rFonts w:cs="Calibri"/>
                  <w:sz w:val="18"/>
                  <w:szCs w:val="18"/>
                  <w:rPrChange w:id="1022" w:author="James, Christin (DCYF)" w:date="2026-07-01T15:03:00Z" w16du:dateUtc="2026-07-01T22:03:00Z">
                    <w:rPr>
                      <w:rFonts w:cs="Calibri"/>
                    </w:rPr>
                  </w:rPrChange>
                </w:rPr>
                <w:t>17 days of care.</w:t>
              </w:r>
            </w:ins>
          </w:p>
          <w:p w14:paraId="16416163" w14:textId="77777777" w:rsidR="009E06BF" w:rsidRPr="009E06BF" w:rsidRDefault="009E06BF">
            <w:pPr>
              <w:contextualSpacing/>
              <w:rPr>
                <w:ins w:id="1023" w:author="James, Christin (DCYF)" w:date="2026-07-01T15:03:00Z" w16du:dateUtc="2026-07-01T22:03:00Z"/>
                <w:rFonts w:cs="Calibri"/>
                <w:sz w:val="18"/>
                <w:szCs w:val="18"/>
                <w:rPrChange w:id="1024" w:author="James, Christin (DCYF)" w:date="2026-07-01T15:03:00Z" w16du:dateUtc="2026-07-01T22:03:00Z">
                  <w:rPr>
                    <w:ins w:id="1025" w:author="James, Christin (DCYF)" w:date="2026-07-01T15:03:00Z" w16du:dateUtc="2026-07-01T22:03:00Z"/>
                    <w:rFonts w:cs="Calibri"/>
                  </w:rPr>
                </w:rPrChange>
              </w:rPr>
            </w:pPr>
            <w:ins w:id="1026" w:author="James, Christin (DCYF)" w:date="2026-07-01T15:03:00Z" w16du:dateUtc="2026-07-01T22:03:00Z">
              <w:r w:rsidRPr="009E06BF">
                <w:rPr>
                  <w:rFonts w:cs="Calibri"/>
                  <w:sz w:val="18"/>
                  <w:szCs w:val="18"/>
                  <w:rPrChange w:id="1027" w:author="James, Christin (DCYF)" w:date="2026-07-01T15:03:00Z" w16du:dateUtc="2026-07-01T22:03:00Z">
                    <w:rPr>
                      <w:rFonts w:cs="Calibri"/>
                    </w:rPr>
                  </w:rPrChange>
                </w:rPr>
                <w:t>10 days, 8 hours each day. 7 days, 11 hours each day.</w:t>
              </w:r>
            </w:ins>
          </w:p>
        </w:tc>
        <w:tc>
          <w:tcPr>
            <w:tcW w:w="1393" w:type="dxa"/>
            <w:tcPrChange w:id="1028" w:author="Ramynke, Jason (DCYF)" w:date="2026-07-07T18:40:00Z" w16du:dateUtc="2026-07-01T22:04:00Z">
              <w:tcPr>
                <w:tcW w:w="1155" w:type="dxa"/>
                <w:gridSpan w:val="2"/>
              </w:tcPr>
            </w:tcPrChange>
          </w:tcPr>
          <w:p w14:paraId="64A7DE19" w14:textId="435C5DFF" w:rsidR="006C59E6" w:rsidRPr="00961F94" w:rsidRDefault="009E06BF" w:rsidP="70006B5F">
            <w:pPr>
              <w:contextualSpacing/>
              <w:rPr>
                <w:rFonts w:eastAsia="Segoe UI" w:cs="Segoe UI"/>
                <w:color w:val="242424"/>
                <w:sz w:val="18"/>
                <w:szCs w:val="18"/>
                <w:rPrChange w:id="1029" w:author="James, Christin (DCYF)" w:date="2026-07-07T14:09:00Z" w16du:dateUtc="2026-07-07T21:09:00Z">
                  <w:rPr>
                    <w:rFonts w:ascii="Segoe UI" w:eastAsia="Segoe UI" w:hAnsi="Segoe UI" w:cs="Segoe UI"/>
                    <w:color w:val="242424"/>
                    <w:sz w:val="21"/>
                    <w:szCs w:val="21"/>
                  </w:rPr>
                </w:rPrChange>
              </w:rPr>
            </w:pPr>
            <w:ins w:id="1030" w:author="James, Christin (DCYF)" w:date="2026-07-01T15:03:00Z" w16du:dateUtc="2026-07-01T22:03:00Z">
              <w:del w:id="1031" w:author="Ramynke, Jason (DCYF)" w:date="2026-07-07T18:42:00Z" w16du:dateUtc="2026-07-07T18:42:18Z">
                <w:r w:rsidRPr="009F2118" w:rsidDel="009E06BF">
                  <w:rPr>
                    <w:rFonts w:cs="Calibri"/>
                    <w:sz w:val="18"/>
                    <w:szCs w:val="18"/>
                    <w:u w:val="single"/>
                    <w:rPrChange w:id="1032" w:author="James, Christin (DCYF)" w:date="2026-07-07T14:10:00Z" w16du:dateUtc="2026-07-07T21:10:00Z">
                      <w:rPr>
                        <w:rFonts w:cs="Calibri"/>
                      </w:rPr>
                    </w:rPrChange>
                  </w:rPr>
                  <w:delText>Option D</w:delText>
                </w:r>
              </w:del>
            </w:ins>
            <w:ins w:id="1033" w:author="Ramynke, Jason (DCYF)" w:date="2026-07-07T18:42:00Z" w16du:dateUtc="2026-07-07T18:42:18Z">
              <w:del w:id="1034" w:author="James, Christin (DCYF)" w:date="2026-07-07T14:10:00Z" w16du:dateUtc="2026-07-07T21:10:00Z">
                <w:r w:rsidR="5CE05E09" w:rsidRPr="009F2118" w:rsidDel="009F2118">
                  <w:rPr>
                    <w:rFonts w:eastAsia="Segoe UI" w:cs="Segoe UI"/>
                    <w:color w:val="242424"/>
                    <w:sz w:val="18"/>
                    <w:szCs w:val="18"/>
                    <w:u w:val="single"/>
                    <w:rPrChange w:id="1035" w:author="James, Christin (DCYF)" w:date="2026-07-07T14:10:00Z" w16du:dateUtc="2026-07-07T21:10:00Z">
                      <w:rPr>
                        <w:rFonts w:ascii="Segoe UI" w:eastAsia="Segoe UI" w:hAnsi="Segoe UI" w:cs="Segoe UI"/>
                        <w:color w:val="242424"/>
                        <w:sz w:val="21"/>
                        <w:szCs w:val="21"/>
                        <w:u w:val="single"/>
                      </w:rPr>
                    </w:rPrChange>
                  </w:rPr>
                  <w:delText xml:space="preserve"> </w:delText>
                </w:r>
              </w:del>
            </w:ins>
            <w:r w:rsidR="00FC01FB" w:rsidRPr="009F2118">
              <w:rPr>
                <w:rFonts w:eastAsia="Segoe UI" w:cs="Segoe UI"/>
                <w:color w:val="242424"/>
                <w:sz w:val="18"/>
                <w:szCs w:val="18"/>
                <w:u w:val="single"/>
                <w:rPrChange w:id="1036" w:author="James, Christin (DCYF)" w:date="2026-07-07T14:10:00Z" w16du:dateUtc="2026-07-07T21:10:00Z">
                  <w:rPr>
                    <w:rFonts w:ascii="Segoe UI" w:eastAsia="Segoe UI" w:hAnsi="Segoe UI" w:cs="Segoe UI"/>
                    <w:color w:val="242424"/>
                    <w:sz w:val="21"/>
                    <w:szCs w:val="21"/>
                    <w:u w:val="single"/>
                  </w:rPr>
                </w:rPrChange>
              </w:rPr>
              <w:t xml:space="preserve">For </w:t>
            </w:r>
            <w:r w:rsidR="006C59E6" w:rsidRPr="009F2118">
              <w:rPr>
                <w:rFonts w:eastAsia="Segoe UI" w:cs="Segoe UI"/>
                <w:color w:val="242424"/>
                <w:sz w:val="18"/>
                <w:szCs w:val="18"/>
                <w:u w:val="single"/>
                <w:rPrChange w:id="1037" w:author="James, Christin (DCYF)" w:date="2026-07-07T14:10:00Z" w16du:dateUtc="2026-07-07T21:10:00Z">
                  <w:rPr>
                    <w:rFonts w:ascii="Segoe UI" w:eastAsia="Segoe UI" w:hAnsi="Segoe UI" w:cs="Segoe UI"/>
                    <w:color w:val="242424"/>
                    <w:sz w:val="21"/>
                    <w:szCs w:val="21"/>
                    <w:u w:val="single"/>
                  </w:rPr>
                </w:rPrChange>
              </w:rPr>
              <w:t>base care:</w:t>
            </w:r>
            <w:r w:rsidR="006C59E6" w:rsidRPr="00961F94">
              <w:rPr>
                <w:rFonts w:eastAsia="Segoe UI" w:cs="Segoe UI"/>
                <w:color w:val="242424"/>
                <w:sz w:val="18"/>
                <w:szCs w:val="18"/>
                <w:rPrChange w:id="1038" w:author="James, Christin (DCYF)" w:date="2026-07-07T14:09:00Z" w16du:dateUtc="2026-07-07T21:09:00Z">
                  <w:rPr>
                    <w:rFonts w:ascii="Segoe UI" w:eastAsia="Segoe UI" w:hAnsi="Segoe UI" w:cs="Segoe UI"/>
                    <w:color w:val="242424"/>
                    <w:sz w:val="21"/>
                    <w:szCs w:val="21"/>
                    <w:u w:val="single"/>
                  </w:rPr>
                </w:rPrChange>
              </w:rPr>
              <w:t xml:space="preserve"> </w:t>
            </w:r>
            <w:ins w:id="1039" w:author="Ramynke, Jason (DCYF)" w:date="2026-07-07T18:42:00Z" w16du:dateUtc="2026-07-07T18:42:18Z">
              <w:r w:rsidR="5CE05E09" w:rsidRPr="00961F94">
                <w:rPr>
                  <w:rFonts w:eastAsia="Segoe UI" w:cs="Segoe UI"/>
                  <w:color w:val="242424"/>
                  <w:sz w:val="18"/>
                  <w:szCs w:val="18"/>
                  <w:rPrChange w:id="1040" w:author="James, Christin (DCYF)" w:date="2026-07-07T14:09:00Z" w16du:dateUtc="2026-07-07T21:09:00Z">
                    <w:rPr>
                      <w:rFonts w:ascii="Segoe UI" w:eastAsia="Segoe UI" w:hAnsi="Segoe UI" w:cs="Segoe UI"/>
                      <w:color w:val="242424"/>
                      <w:sz w:val="21"/>
                      <w:szCs w:val="21"/>
                      <w:u w:val="single"/>
                    </w:rPr>
                  </w:rPrChange>
                </w:rPr>
                <w:t>Child attends 16 days or more, you may claim</w:t>
              </w:r>
            </w:ins>
            <w:ins w:id="1041" w:author="James, Christin (DCYF)" w:date="2026-07-07T13:58:00Z" w16du:dateUtc="2026-07-07T20:58:00Z">
              <w:r w:rsidR="0014182C" w:rsidRPr="00961F94">
                <w:rPr>
                  <w:rFonts w:eastAsia="Segoe UI" w:cs="Segoe UI"/>
                  <w:color w:val="242424"/>
                  <w:sz w:val="18"/>
                  <w:szCs w:val="18"/>
                  <w:rPrChange w:id="1042" w:author="James, Christin (DCYF)" w:date="2026-07-07T14:09:00Z" w16du:dateUtc="2026-07-07T21:09:00Z">
                    <w:rPr>
                      <w:rFonts w:ascii="Segoe UI" w:eastAsia="Segoe UI" w:hAnsi="Segoe UI" w:cs="Segoe UI"/>
                      <w:color w:val="242424"/>
                      <w:sz w:val="18"/>
                      <w:szCs w:val="18"/>
                    </w:rPr>
                  </w:rPrChange>
                </w:rPr>
                <w:t xml:space="preserve"> </w:t>
              </w:r>
            </w:ins>
            <w:ins w:id="1043" w:author="Ramynke, Jason (DCYF)" w:date="2026-07-07T18:42:00Z" w16du:dateUtc="2026-07-07T18:42:18Z">
              <w:del w:id="1044" w:author="James, Christin (DCYF)" w:date="2026-07-07T13:58:00Z" w16du:dateUtc="2026-07-07T20:58:00Z">
                <w:r w:rsidR="5CE05E09" w:rsidRPr="00961F94" w:rsidDel="0014182C">
                  <w:rPr>
                    <w:rFonts w:eastAsia="Segoe UI" w:cs="Segoe UI"/>
                    <w:color w:val="242424"/>
                    <w:sz w:val="18"/>
                    <w:szCs w:val="18"/>
                    <w:rPrChange w:id="1045" w:author="James, Christin (DCYF)" w:date="2026-07-07T14:09:00Z" w16du:dateUtc="2026-07-07T21:09:00Z">
                      <w:rPr>
                        <w:rFonts w:ascii="Segoe UI" w:eastAsia="Segoe UI" w:hAnsi="Segoe UI" w:cs="Segoe UI"/>
                        <w:color w:val="242424"/>
                        <w:sz w:val="21"/>
                        <w:szCs w:val="21"/>
                        <w:u w:val="single"/>
                      </w:rPr>
                    </w:rPrChange>
                  </w:rPr>
                  <w:delText xml:space="preserve"> </w:delText>
                </w:r>
                <w:r w:rsidR="5CE05E09" w:rsidRPr="00961F94" w:rsidDel="0014182C">
                  <w:rPr>
                    <w:rFonts w:eastAsia="Segoe UI" w:cs="Segoe UI"/>
                    <w:strike/>
                    <w:color w:val="242424"/>
                    <w:sz w:val="18"/>
                    <w:szCs w:val="18"/>
                    <w:rPrChange w:id="1046" w:author="James, Christin (DCYF)" w:date="2026-07-07T14:09:00Z" w16du:dateUtc="2026-07-07T21:09:00Z">
                      <w:rPr>
                        <w:rFonts w:ascii="Segoe UI" w:eastAsia="Segoe UI" w:hAnsi="Segoe UI" w:cs="Segoe UI"/>
                        <w:strike/>
                        <w:color w:val="242424"/>
                        <w:sz w:val="21"/>
                        <w:szCs w:val="21"/>
                        <w:u w:val="single"/>
                      </w:rPr>
                    </w:rPrChange>
                  </w:rPr>
                  <w:delText>bill</w:delText>
                </w:r>
                <w:r w:rsidR="5CE05E09" w:rsidRPr="00961F94" w:rsidDel="0014182C">
                  <w:rPr>
                    <w:rFonts w:eastAsia="Segoe UI" w:cs="Segoe UI"/>
                    <w:b/>
                    <w:bCs/>
                    <w:strike/>
                    <w:color w:val="242424"/>
                    <w:sz w:val="18"/>
                    <w:szCs w:val="18"/>
                    <w:rPrChange w:id="1047" w:author="James, Christin (DCYF)" w:date="2026-07-07T14:09:00Z" w16du:dateUtc="2026-07-07T21:09:00Z">
                      <w:rPr>
                        <w:rFonts w:ascii="Segoe UI" w:eastAsia="Segoe UI" w:hAnsi="Segoe UI" w:cs="Segoe UI"/>
                        <w:b/>
                        <w:bCs/>
                        <w:strike/>
                        <w:color w:val="242424"/>
                        <w:sz w:val="21"/>
                        <w:szCs w:val="21"/>
                        <w:u w:val="single"/>
                      </w:rPr>
                    </w:rPrChange>
                  </w:rPr>
                  <w:delText xml:space="preserve"> </w:delText>
                </w:r>
              </w:del>
              <w:r w:rsidR="5CE05E09" w:rsidRPr="00961F94">
                <w:rPr>
                  <w:rFonts w:eastAsia="Segoe UI" w:cs="Segoe UI"/>
                  <w:b/>
                  <w:bCs/>
                  <w:color w:val="242424"/>
                  <w:sz w:val="18"/>
                  <w:szCs w:val="18"/>
                  <w:rPrChange w:id="1048" w:author="James, Christin (DCYF)" w:date="2026-07-07T14:09:00Z" w16du:dateUtc="2026-07-07T21:09:00Z">
                    <w:rPr>
                      <w:rFonts w:ascii="Segoe UI" w:eastAsia="Segoe UI" w:hAnsi="Segoe UI" w:cs="Segoe UI"/>
                      <w:b/>
                      <w:bCs/>
                      <w:color w:val="242424"/>
                      <w:sz w:val="21"/>
                      <w:szCs w:val="21"/>
                      <w:u w:val="single"/>
                    </w:rPr>
                  </w:rPrChange>
                </w:rPr>
                <w:t>up to</w:t>
              </w:r>
              <w:r w:rsidR="5CE05E09" w:rsidRPr="00961F94">
                <w:rPr>
                  <w:rFonts w:eastAsia="Segoe UI" w:cs="Segoe UI"/>
                  <w:color w:val="242424"/>
                  <w:sz w:val="18"/>
                  <w:szCs w:val="18"/>
                  <w:rPrChange w:id="1049" w:author="James, Christin (DCYF)" w:date="2026-07-07T14:09:00Z" w16du:dateUtc="2026-07-07T21:09:00Z">
                    <w:rPr>
                      <w:rFonts w:ascii="Segoe UI" w:eastAsia="Segoe UI" w:hAnsi="Segoe UI" w:cs="Segoe UI"/>
                      <w:color w:val="242424"/>
                      <w:sz w:val="21"/>
                      <w:szCs w:val="21"/>
                      <w:u w:val="single"/>
                    </w:rPr>
                  </w:rPrChange>
                </w:rPr>
                <w:t xml:space="preserve"> the full number of </w:t>
              </w:r>
              <w:del w:id="1050" w:author="James, Christin (DCYF)" w:date="2026-07-07T13:58:00Z" w16du:dateUtc="2026-07-07T20:58:00Z">
                <w:r w:rsidR="5CE05E09" w:rsidRPr="00961F94" w:rsidDel="0014182C">
                  <w:rPr>
                    <w:rFonts w:eastAsia="Segoe UI" w:cs="Segoe UI"/>
                    <w:strike/>
                    <w:color w:val="242424"/>
                    <w:sz w:val="18"/>
                    <w:szCs w:val="18"/>
                    <w:rPrChange w:id="1051" w:author="James, Christin (DCYF)" w:date="2026-07-07T14:09:00Z" w16du:dateUtc="2026-07-07T21:09:00Z">
                      <w:rPr>
                        <w:rFonts w:ascii="Segoe UI" w:eastAsia="Segoe UI" w:hAnsi="Segoe UI" w:cs="Segoe UI"/>
                        <w:strike/>
                        <w:color w:val="242424"/>
                        <w:sz w:val="21"/>
                        <w:szCs w:val="21"/>
                        <w:u w:val="single"/>
                      </w:rPr>
                    </w:rPrChange>
                  </w:rPr>
                  <w:delText>billable</w:delText>
                </w:r>
              </w:del>
            </w:ins>
            <w:del w:id="1052" w:author="James, Christin (DCYF)" w:date="2026-07-07T13:58:00Z" w16du:dateUtc="2026-07-07T20:58:00Z">
              <w:r w:rsidR="00E619FB" w:rsidRPr="00961F94" w:rsidDel="0014182C">
                <w:rPr>
                  <w:rFonts w:eastAsia="Segoe UI" w:cs="Segoe UI"/>
                  <w:strike/>
                  <w:color w:val="242424"/>
                  <w:sz w:val="18"/>
                  <w:szCs w:val="18"/>
                  <w:rPrChange w:id="1053" w:author="James, Christin (DCYF)" w:date="2026-07-07T14:09:00Z" w16du:dateUtc="2026-07-07T21:09:00Z">
                    <w:rPr>
                      <w:rFonts w:ascii="Segoe UI" w:eastAsia="Segoe UI" w:hAnsi="Segoe UI" w:cs="Segoe UI"/>
                      <w:strike/>
                      <w:color w:val="242424"/>
                      <w:sz w:val="21"/>
                      <w:szCs w:val="21"/>
                      <w:u w:val="single"/>
                    </w:rPr>
                  </w:rPrChange>
                </w:rPr>
                <w:delText xml:space="preserve"> </w:delText>
              </w:r>
            </w:del>
            <w:ins w:id="1054" w:author="Ramynke, Jason (DCYF)" w:date="2026-07-07T18:42:00Z" w16du:dateUtc="2026-07-07T18:42:18Z">
              <w:r w:rsidR="5CE05E09" w:rsidRPr="00961F94">
                <w:rPr>
                  <w:rFonts w:eastAsia="Segoe UI" w:cs="Segoe UI"/>
                  <w:color w:val="242424"/>
                  <w:sz w:val="18"/>
                  <w:szCs w:val="18"/>
                  <w:rPrChange w:id="1055" w:author="James, Christin (DCYF)" w:date="2026-07-07T14:09:00Z" w16du:dateUtc="2026-07-07T21:09:00Z">
                    <w:rPr>
                      <w:rFonts w:ascii="Segoe UI" w:eastAsia="Segoe UI" w:hAnsi="Segoe UI" w:cs="Segoe UI"/>
                      <w:color w:val="242424"/>
                      <w:sz w:val="21"/>
                      <w:szCs w:val="21"/>
                      <w:u w:val="single"/>
                    </w:rPr>
                  </w:rPrChange>
                </w:rPr>
                <w:t>eligible days</w:t>
              </w:r>
            </w:ins>
            <w:ins w:id="1056" w:author="James, Christin (DCYF)" w:date="2026-07-07T14:09:00Z" w16du:dateUtc="2026-07-07T21:09:00Z">
              <w:r w:rsidR="00961F94" w:rsidRPr="00961F94">
                <w:rPr>
                  <w:rFonts w:eastAsia="Segoe UI" w:cs="Segoe UI"/>
                  <w:color w:val="242424"/>
                  <w:sz w:val="18"/>
                  <w:szCs w:val="18"/>
                  <w:rPrChange w:id="1057" w:author="James, Christin (DCYF)" w:date="2026-07-07T14:09:00Z" w16du:dateUtc="2026-07-07T21:09:00Z">
                    <w:rPr>
                      <w:rFonts w:ascii="Segoe UI" w:eastAsia="Segoe UI" w:hAnsi="Segoe UI" w:cs="Segoe UI"/>
                      <w:color w:val="242424"/>
                      <w:sz w:val="18"/>
                      <w:szCs w:val="18"/>
                    </w:rPr>
                  </w:rPrChange>
                </w:rPr>
                <w:t>.</w:t>
              </w:r>
            </w:ins>
            <w:ins w:id="1058" w:author="Ramynke, Jason (DCYF)" w:date="2026-07-07T18:42:00Z" w16du:dateUtc="2026-07-07T18:42:18Z">
              <w:r w:rsidR="5CE05E09" w:rsidRPr="00961F94">
                <w:rPr>
                  <w:rFonts w:eastAsia="Segoe UI" w:cs="Segoe UI"/>
                  <w:color w:val="242424"/>
                  <w:sz w:val="18"/>
                  <w:szCs w:val="18"/>
                  <w:rPrChange w:id="1059" w:author="James, Christin (DCYF)" w:date="2026-07-07T14:09:00Z" w16du:dateUtc="2026-07-07T21:09:00Z">
                    <w:rPr>
                      <w:rFonts w:ascii="Segoe UI" w:eastAsia="Segoe UI" w:hAnsi="Segoe UI" w:cs="Segoe UI"/>
                      <w:color w:val="242424"/>
                      <w:sz w:val="21"/>
                      <w:szCs w:val="21"/>
                    </w:rPr>
                  </w:rPrChange>
                </w:rPr>
                <w:t xml:space="preserve"> </w:t>
              </w:r>
            </w:ins>
          </w:p>
          <w:p w14:paraId="64F3A0E8" w14:textId="77777777" w:rsidR="00275479" w:rsidRPr="00961F94" w:rsidRDefault="00275479" w:rsidP="70006B5F">
            <w:pPr>
              <w:contextualSpacing/>
              <w:rPr>
                <w:ins w:id="1060" w:author="James, Christin (DCYF)" w:date="2026-07-07T13:56:00Z" w16du:dateUtc="2026-07-07T20:56:00Z"/>
                <w:rFonts w:eastAsia="Segoe UI" w:cs="Segoe UI"/>
                <w:color w:val="242424"/>
                <w:sz w:val="18"/>
                <w:szCs w:val="18"/>
                <w:rPrChange w:id="1061" w:author="James, Christin (DCYF)" w:date="2026-07-07T14:09:00Z" w16du:dateUtc="2026-07-07T21:09:00Z">
                  <w:rPr>
                    <w:ins w:id="1062" w:author="James, Christin (DCYF)" w:date="2026-07-07T13:56:00Z" w16du:dateUtc="2026-07-07T20:56:00Z"/>
                    <w:rFonts w:ascii="Segoe UI" w:eastAsia="Segoe UI" w:hAnsi="Segoe UI" w:cs="Segoe UI"/>
                    <w:color w:val="242424"/>
                    <w:sz w:val="18"/>
                    <w:szCs w:val="18"/>
                  </w:rPr>
                </w:rPrChange>
              </w:rPr>
            </w:pPr>
          </w:p>
          <w:p w14:paraId="6541C756" w14:textId="708978FE" w:rsidR="009E06BF" w:rsidRPr="00961F94" w:rsidRDefault="006C59E6" w:rsidP="70006B5F">
            <w:pPr>
              <w:contextualSpacing/>
              <w:rPr>
                <w:ins w:id="1063" w:author="James, Christin (DCYF)" w:date="2026-07-01T15:03:00Z" w16du:dateUtc="2026-07-01T22:03:00Z"/>
                <w:rFonts w:cs="Calibri"/>
                <w:sz w:val="18"/>
                <w:szCs w:val="18"/>
                <w:rPrChange w:id="1064" w:author="James, Christin (DCYF)" w:date="2026-07-07T14:09:00Z" w16du:dateUtc="2026-07-07T21:09:00Z">
                  <w:rPr>
                    <w:ins w:id="1065" w:author="James, Christin (DCYF)" w:date="2026-07-01T15:03:00Z" w16du:dateUtc="2026-07-01T22:03:00Z"/>
                    <w:rFonts w:cs="Calibri"/>
                  </w:rPr>
                </w:rPrChange>
              </w:rPr>
            </w:pPr>
            <w:r w:rsidRPr="009F2118">
              <w:rPr>
                <w:rFonts w:eastAsia="Segoe UI" w:cs="Segoe UI"/>
                <w:color w:val="242424"/>
                <w:sz w:val="18"/>
                <w:szCs w:val="18"/>
                <w:u w:val="single"/>
                <w:rPrChange w:id="1066" w:author="James, Christin (DCYF)" w:date="2026-07-07T14:10:00Z" w16du:dateUtc="2026-07-07T21:10:00Z">
                  <w:rPr>
                    <w:rFonts w:ascii="Segoe UI" w:eastAsia="Segoe UI" w:hAnsi="Segoe UI" w:cs="Segoe UI"/>
                    <w:color w:val="242424"/>
                    <w:sz w:val="21"/>
                    <w:szCs w:val="21"/>
                  </w:rPr>
                </w:rPrChange>
              </w:rPr>
              <w:t>For overtime care:</w:t>
            </w:r>
            <w:ins w:id="1067" w:author="Ramynke, Jason (DCYF)" w:date="2026-07-07T18:42:00Z" w16du:dateUtc="2026-07-07T18:42:18Z">
              <w:r w:rsidR="5CE05E09" w:rsidRPr="00961F94">
                <w:rPr>
                  <w:sz w:val="18"/>
                  <w:szCs w:val="18"/>
                </w:rPr>
                <w:t xml:space="preserve"> </w:t>
              </w:r>
            </w:ins>
            <w:r w:rsidR="00912BA9" w:rsidRPr="00961F94">
              <w:rPr>
                <w:sz w:val="18"/>
                <w:szCs w:val="18"/>
              </w:rPr>
              <w:t xml:space="preserve">Child attends </w:t>
            </w:r>
            <w:ins w:id="1068" w:author="James, Christin (DCYF)" w:date="2026-07-07T13:51:00Z" w16du:dateUtc="2026-07-07T20:51:00Z">
              <w:r w:rsidR="00D34E25" w:rsidRPr="00961F94">
                <w:rPr>
                  <w:sz w:val="18"/>
                  <w:szCs w:val="18"/>
                </w:rPr>
                <w:t xml:space="preserve">8 days or less, you may claim </w:t>
              </w:r>
              <w:r w:rsidR="00D34E25" w:rsidRPr="00961F94">
                <w:rPr>
                  <w:b/>
                  <w:bCs/>
                  <w:sz w:val="18"/>
                  <w:szCs w:val="18"/>
                  <w:rPrChange w:id="1069" w:author="James, Christin (DCYF)" w:date="2026-07-07T14:09:00Z" w16du:dateUtc="2026-07-07T21:09:00Z">
                    <w:rPr>
                      <w:sz w:val="18"/>
                      <w:szCs w:val="18"/>
                    </w:rPr>
                  </w:rPrChange>
                </w:rPr>
                <w:t>up to</w:t>
              </w:r>
              <w:r w:rsidR="00D34E25" w:rsidRPr="00961F94">
                <w:rPr>
                  <w:sz w:val="18"/>
                  <w:szCs w:val="18"/>
                </w:rPr>
                <w:t xml:space="preserve"> 11 days</w:t>
              </w:r>
              <w:r w:rsidR="00E870CB" w:rsidRPr="00961F94">
                <w:rPr>
                  <w:sz w:val="18"/>
                  <w:szCs w:val="18"/>
                </w:rPr>
                <w:t>.</w:t>
              </w:r>
            </w:ins>
          </w:p>
        </w:tc>
        <w:tc>
          <w:tcPr>
            <w:tcW w:w="2097" w:type="dxa"/>
            <w:tcPrChange w:id="1070" w:author="Ramynke, Jason (DCYF)" w:date="2026-07-07T18:40:00Z" w16du:dateUtc="2026-07-01T22:04:00Z">
              <w:tcPr>
                <w:tcW w:w="3787" w:type="dxa"/>
              </w:tcPr>
            </w:tcPrChange>
          </w:tcPr>
          <w:p w14:paraId="27892D2C" w14:textId="0F44875C" w:rsidR="009E06BF" w:rsidRPr="009E06BF" w:rsidRDefault="009E06BF" w:rsidP="70006B5F">
            <w:pPr>
              <w:contextualSpacing/>
              <w:rPr>
                <w:ins w:id="1071" w:author="James, Christin (DCYF)" w:date="2026-07-01T15:03:00Z" w16du:dateUtc="2026-07-01T22:03:00Z"/>
                <w:rFonts w:cs="Calibri"/>
                <w:sz w:val="18"/>
                <w:szCs w:val="18"/>
                <w:rPrChange w:id="1072" w:author="James, Christin (DCYF)" w:date="2026-07-01T15:03:00Z" w16du:dateUtc="2026-07-01T22:03:00Z">
                  <w:rPr>
                    <w:ins w:id="1073" w:author="James, Christin (DCYF)" w:date="2026-07-01T15:03:00Z" w16du:dateUtc="2026-07-01T22:03:00Z"/>
                    <w:rFonts w:cs="Calibri"/>
                  </w:rPr>
                </w:rPrChange>
              </w:rPr>
            </w:pPr>
            <w:ins w:id="1074" w:author="James, Christin (DCYF)" w:date="2026-07-01T15:03:00Z" w16du:dateUtc="2026-07-01T22:03:00Z">
              <w:r w:rsidRPr="70006B5F">
                <w:rPr>
                  <w:rFonts w:cs="Calibri"/>
                  <w:sz w:val="18"/>
                  <w:szCs w:val="18"/>
                  <w:rPrChange w:id="1075" w:author="James, Christin (DCYF)" w:date="2026-07-01T15:03:00Z" w16du:dateUtc="2026-07-01T22:03:00Z">
                    <w:rPr>
                      <w:rFonts w:cs="Calibri"/>
                    </w:rPr>
                  </w:rPrChange>
                </w:rPr>
                <w:t xml:space="preserve">22 full day units and </w:t>
              </w:r>
            </w:ins>
            <w:ins w:id="1076" w:author="Ramynke, Jason (DCYF)" w:date="2026-07-07T18:44:00Z" w16du:dateUtc="2026-07-07T18:44:44Z">
              <w:r w:rsidR="6539CFDC" w:rsidRPr="70006B5F">
                <w:rPr>
                  <w:rFonts w:cs="Calibri"/>
                  <w:sz w:val="18"/>
                  <w:szCs w:val="18"/>
                </w:rPr>
                <w:t>11</w:t>
              </w:r>
            </w:ins>
            <w:ins w:id="1077" w:author="James, Christin (DCYF)" w:date="2026-07-01T15:03:00Z" w16du:dateUtc="2026-07-01T22:03:00Z">
              <w:del w:id="1078" w:author="Ramynke, Jason (DCYF)" w:date="2026-07-07T18:44:00Z" w16du:dateUtc="2026-07-07T18:44:45Z">
                <w:r w:rsidRPr="70006B5F" w:rsidDel="009E06BF">
                  <w:rPr>
                    <w:rFonts w:cs="Calibri"/>
                    <w:sz w:val="18"/>
                    <w:szCs w:val="18"/>
                    <w:rPrChange w:id="1079" w:author="James, Christin (DCYF)" w:date="2026-07-01T15:03:00Z" w16du:dateUtc="2026-07-01T22:03:00Z">
                      <w:rPr>
                        <w:rFonts w:cs="Calibri"/>
                      </w:rPr>
                    </w:rPrChange>
                  </w:rPr>
                  <w:delText>7</w:delText>
                </w:r>
              </w:del>
              <w:r w:rsidRPr="70006B5F">
                <w:rPr>
                  <w:rFonts w:cs="Calibri"/>
                  <w:sz w:val="18"/>
                  <w:szCs w:val="18"/>
                  <w:rPrChange w:id="1080" w:author="James, Christin (DCYF)" w:date="2026-07-01T15:03:00Z" w16du:dateUtc="2026-07-01T22:03:00Z">
                    <w:rPr>
                      <w:rFonts w:cs="Calibri"/>
                    </w:rPr>
                  </w:rPrChange>
                </w:rPr>
                <w:t xml:space="preserve"> overtime units</w:t>
              </w:r>
            </w:ins>
          </w:p>
          <w:p w14:paraId="5496BF49" w14:textId="77777777" w:rsidR="009E06BF" w:rsidRPr="009E06BF" w:rsidRDefault="009E06BF">
            <w:pPr>
              <w:contextualSpacing/>
              <w:rPr>
                <w:ins w:id="1081" w:author="James, Christin (DCYF)" w:date="2026-07-01T15:03:00Z" w16du:dateUtc="2026-07-01T22:03:00Z"/>
                <w:rFonts w:cs="Calibri"/>
                <w:sz w:val="18"/>
                <w:szCs w:val="18"/>
                <w:rPrChange w:id="1082" w:author="James, Christin (DCYF)" w:date="2026-07-01T15:03:00Z" w16du:dateUtc="2026-07-01T22:03:00Z">
                  <w:rPr>
                    <w:ins w:id="1083" w:author="James, Christin (DCYF)" w:date="2026-07-01T15:03:00Z" w16du:dateUtc="2026-07-01T22:03:00Z"/>
                    <w:rFonts w:cs="Calibri"/>
                  </w:rPr>
                </w:rPrChange>
              </w:rPr>
            </w:pPr>
          </w:p>
          <w:p w14:paraId="3635263E" w14:textId="77777777" w:rsidR="009E06BF" w:rsidRPr="009E06BF" w:rsidRDefault="009E06BF">
            <w:pPr>
              <w:contextualSpacing/>
              <w:rPr>
                <w:ins w:id="1084" w:author="James, Christin (DCYF)" w:date="2026-07-01T15:03:00Z" w16du:dateUtc="2026-07-01T22:03:00Z"/>
                <w:rFonts w:cs="Calibri"/>
                <w:sz w:val="18"/>
                <w:szCs w:val="18"/>
                <w:rPrChange w:id="1085" w:author="James, Christin (DCYF)" w:date="2026-07-01T15:03:00Z" w16du:dateUtc="2026-07-01T22:03:00Z">
                  <w:rPr>
                    <w:ins w:id="1086" w:author="James, Christin (DCYF)" w:date="2026-07-01T15:03:00Z" w16du:dateUtc="2026-07-01T22:03:00Z"/>
                    <w:rFonts w:cs="Calibri"/>
                  </w:rPr>
                </w:rPrChange>
              </w:rPr>
            </w:pPr>
            <w:ins w:id="1087" w:author="James, Christin (DCYF)" w:date="2026-07-01T15:03:00Z" w16du:dateUtc="2026-07-01T22:03:00Z">
              <w:r w:rsidRPr="009E06BF">
                <w:rPr>
                  <w:rFonts w:cs="Calibri"/>
                  <w:sz w:val="18"/>
                  <w:szCs w:val="18"/>
                  <w:rPrChange w:id="1088" w:author="James, Christin (DCYF)" w:date="2026-07-01T15:03:00Z" w16du:dateUtc="2026-07-01T22:03:00Z">
                    <w:rPr>
                      <w:rFonts w:cs="Calibri"/>
                    </w:rPr>
                  </w:rPrChange>
                </w:rPr>
                <w:t>Days attended: 17 full days</w:t>
              </w:r>
            </w:ins>
          </w:p>
          <w:p w14:paraId="3008E062" w14:textId="77777777" w:rsidR="009E06BF" w:rsidRPr="009E06BF" w:rsidRDefault="009E06BF">
            <w:pPr>
              <w:contextualSpacing/>
              <w:rPr>
                <w:ins w:id="1089" w:author="James, Christin (DCYF)" w:date="2026-07-01T15:03:00Z" w16du:dateUtc="2026-07-01T22:03:00Z"/>
                <w:rFonts w:cs="Calibri"/>
                <w:sz w:val="18"/>
                <w:szCs w:val="18"/>
                <w:rPrChange w:id="1090" w:author="James, Christin (DCYF)" w:date="2026-07-01T15:03:00Z" w16du:dateUtc="2026-07-01T22:03:00Z">
                  <w:rPr>
                    <w:ins w:id="1091" w:author="James, Christin (DCYF)" w:date="2026-07-01T15:03:00Z" w16du:dateUtc="2026-07-01T22:03:00Z"/>
                    <w:rFonts w:cs="Calibri"/>
                  </w:rPr>
                </w:rPrChange>
              </w:rPr>
            </w:pPr>
            <w:ins w:id="1092" w:author="James, Christin (DCYF)" w:date="2026-07-01T15:03:00Z" w16du:dateUtc="2026-07-01T22:03:00Z">
              <w:r w:rsidRPr="009E06BF">
                <w:rPr>
                  <w:rFonts w:cs="Calibri"/>
                  <w:sz w:val="18"/>
                  <w:szCs w:val="18"/>
                  <w:rPrChange w:id="1093" w:author="James, Christin (DCYF)" w:date="2026-07-01T15:03:00Z" w16du:dateUtc="2026-07-01T22:03:00Z">
                    <w:rPr>
                      <w:rFonts w:cs="Calibri"/>
                    </w:rPr>
                  </w:rPrChange>
                </w:rPr>
                <w:t>Holidays: 0 days</w:t>
              </w:r>
            </w:ins>
          </w:p>
          <w:p w14:paraId="5F94CA7E" w14:textId="77777777" w:rsidR="009E06BF" w:rsidRPr="009E06BF" w:rsidRDefault="009E06BF">
            <w:pPr>
              <w:contextualSpacing/>
              <w:rPr>
                <w:ins w:id="1094" w:author="James, Christin (DCYF)" w:date="2026-07-01T15:03:00Z" w16du:dateUtc="2026-07-01T22:03:00Z"/>
                <w:rFonts w:cs="Calibri"/>
                <w:sz w:val="18"/>
                <w:szCs w:val="18"/>
                <w:rPrChange w:id="1095" w:author="James, Christin (DCYF)" w:date="2026-07-01T15:03:00Z" w16du:dateUtc="2026-07-01T22:03:00Z">
                  <w:rPr>
                    <w:ins w:id="1096" w:author="James, Christin (DCYF)" w:date="2026-07-01T15:03:00Z" w16du:dateUtc="2026-07-01T22:03:00Z"/>
                    <w:rFonts w:cs="Calibri"/>
                  </w:rPr>
                </w:rPrChange>
              </w:rPr>
            </w:pPr>
            <w:ins w:id="1097" w:author="James, Christin (DCYF)" w:date="2026-07-01T15:03:00Z" w16du:dateUtc="2026-07-01T22:03:00Z">
              <w:r w:rsidRPr="009E06BF">
                <w:rPr>
                  <w:rFonts w:cs="Calibri"/>
                  <w:sz w:val="18"/>
                  <w:szCs w:val="18"/>
                  <w:rPrChange w:id="1098" w:author="James, Christin (DCYF)" w:date="2026-07-01T15:03:00Z" w16du:dateUtc="2026-07-01T22:03:00Z">
                    <w:rPr>
                      <w:rFonts w:cs="Calibri"/>
                    </w:rPr>
                  </w:rPrChange>
                </w:rPr>
                <w:t>Professional training days: 0 days</w:t>
              </w:r>
            </w:ins>
          </w:p>
          <w:p w14:paraId="6A293B22" w14:textId="0B3D4AEC" w:rsidR="009E06BF" w:rsidRPr="009E06BF" w:rsidRDefault="009E06BF" w:rsidP="70006B5F">
            <w:pPr>
              <w:contextualSpacing/>
              <w:rPr>
                <w:ins w:id="1099" w:author="James, Christin (DCYF)" w:date="2026-07-01T15:03:00Z" w16du:dateUtc="2026-07-01T22:03:00Z"/>
                <w:rFonts w:cs="Calibri"/>
                <w:sz w:val="18"/>
                <w:szCs w:val="18"/>
                <w:rPrChange w:id="1100" w:author="James, Christin (DCYF)" w:date="2026-07-01T15:03:00Z" w16du:dateUtc="2026-07-01T22:03:00Z">
                  <w:rPr>
                    <w:ins w:id="1101" w:author="James, Christin (DCYF)" w:date="2026-07-01T15:03:00Z" w16du:dateUtc="2026-07-01T22:03:00Z"/>
                    <w:rFonts w:cs="Calibri"/>
                  </w:rPr>
                </w:rPrChange>
              </w:rPr>
            </w:pPr>
            <w:ins w:id="1102" w:author="James, Christin (DCYF)" w:date="2026-07-01T15:03:00Z" w16du:dateUtc="2026-07-01T22:03:00Z">
              <w:r w:rsidRPr="70006B5F">
                <w:rPr>
                  <w:rFonts w:cs="Calibri"/>
                  <w:sz w:val="18"/>
                  <w:szCs w:val="18"/>
                  <w:rPrChange w:id="1103" w:author="James, Christin (DCYF)" w:date="2026-07-01T15:03:00Z" w16du:dateUtc="2026-07-01T22:03:00Z">
                    <w:rPr>
                      <w:rFonts w:cs="Calibri"/>
                    </w:rPr>
                  </w:rPrChange>
                </w:rPr>
                <w:t>Additional eligible days: 5 full</w:t>
              </w:r>
            </w:ins>
            <w:ins w:id="1104" w:author="Ramynke, Jason (DCYF)" w:date="2026-07-07T18:43:00Z" w16du:dateUtc="2026-07-07T18:43:36Z">
              <w:r w:rsidR="203880A4" w:rsidRPr="70006B5F">
                <w:rPr>
                  <w:rFonts w:cs="Calibri"/>
                  <w:sz w:val="18"/>
                  <w:szCs w:val="18"/>
                </w:rPr>
                <w:t xml:space="preserve"> absent</w:t>
              </w:r>
            </w:ins>
            <w:ins w:id="1105" w:author="James, Christin (DCYF)" w:date="2026-07-01T15:03:00Z" w16du:dateUtc="2026-07-01T22:03:00Z">
              <w:r w:rsidRPr="70006B5F">
                <w:rPr>
                  <w:rFonts w:cs="Calibri"/>
                  <w:sz w:val="18"/>
                  <w:szCs w:val="18"/>
                  <w:rPrChange w:id="1106" w:author="James, Christin (DCYF)" w:date="2026-07-01T15:03:00Z" w16du:dateUtc="2026-07-01T22:03:00Z">
                    <w:rPr>
                      <w:rFonts w:cs="Calibri"/>
                    </w:rPr>
                  </w:rPrChange>
                </w:rPr>
                <w:t xml:space="preserve"> days</w:t>
              </w:r>
            </w:ins>
          </w:p>
          <w:p w14:paraId="4ACE6EC1" w14:textId="77777777" w:rsidR="009E06BF" w:rsidRPr="009E06BF" w:rsidRDefault="009E06BF">
            <w:pPr>
              <w:contextualSpacing/>
              <w:rPr>
                <w:ins w:id="1107" w:author="James, Christin (DCYF)" w:date="2026-07-01T15:03:00Z" w16du:dateUtc="2026-07-01T22:03:00Z"/>
                <w:rFonts w:cs="Calibri"/>
                <w:sz w:val="18"/>
                <w:szCs w:val="18"/>
                <w:rPrChange w:id="1108" w:author="James, Christin (DCYF)" w:date="2026-07-01T15:03:00Z" w16du:dateUtc="2026-07-01T22:03:00Z">
                  <w:rPr>
                    <w:ins w:id="1109" w:author="James, Christin (DCYF)" w:date="2026-07-01T15:03:00Z" w16du:dateUtc="2026-07-01T22:03:00Z"/>
                    <w:rFonts w:cs="Calibri"/>
                  </w:rPr>
                </w:rPrChange>
              </w:rPr>
            </w:pPr>
            <w:ins w:id="1110" w:author="James, Christin (DCYF)" w:date="2026-07-01T15:03:00Z" w16du:dateUtc="2026-07-01T22:03:00Z">
              <w:r w:rsidRPr="009E06BF">
                <w:rPr>
                  <w:rFonts w:cs="Calibri"/>
                  <w:sz w:val="18"/>
                  <w:szCs w:val="18"/>
                  <w:rPrChange w:id="1111" w:author="James, Christin (DCYF)" w:date="2026-07-01T15:03:00Z" w16du:dateUtc="2026-07-01T22:03:00Z">
                    <w:rPr>
                      <w:rFonts w:cs="Calibri"/>
                    </w:rPr>
                  </w:rPrChange>
                </w:rPr>
                <w:t> </w:t>
              </w:r>
            </w:ins>
          </w:p>
          <w:p w14:paraId="1DE5B270" w14:textId="59C4D9D1" w:rsidR="009E06BF" w:rsidRPr="009E06BF" w:rsidRDefault="009E06BF" w:rsidP="70006B5F">
            <w:pPr>
              <w:contextualSpacing/>
              <w:rPr>
                <w:ins w:id="1112" w:author="Ramynke, Jason (DCYF)" w:date="2026-07-07T18:46:00Z" w16du:dateUtc="2026-07-07T18:46:04Z"/>
                <w:rFonts w:cs="Calibri"/>
                <w:sz w:val="18"/>
                <w:szCs w:val="18"/>
                <w:rPrChange w:id="1113" w:author="Unknown" w16du:dateUtc="2026-07-01T22:03:00Z">
                  <w:rPr>
                    <w:ins w:id="1114" w:author="Ramynke, Jason (DCYF)" w:date="2026-07-07T18:46:00Z" w16du:dateUtc="2026-07-07T18:46:04Z"/>
                  </w:rPr>
                </w:rPrChange>
              </w:rPr>
            </w:pPr>
            <w:ins w:id="1115" w:author="James, Christin (DCYF)" w:date="2026-07-01T15:03:00Z" w16du:dateUtc="2026-07-01T22:03:00Z">
              <w:r w:rsidRPr="70006B5F">
                <w:rPr>
                  <w:rFonts w:cs="Calibri"/>
                  <w:sz w:val="18"/>
                  <w:szCs w:val="18"/>
                  <w:rPrChange w:id="1116" w:author="James, Christin (DCYF)" w:date="2026-07-01T15:03:00Z" w16du:dateUtc="2026-07-01T22:03:00Z">
                    <w:rPr>
                      <w:rFonts w:cs="Calibri"/>
                    </w:rPr>
                  </w:rPrChange>
                </w:rPr>
                <w:t>Overtime attended: 7 Overtime Days</w:t>
              </w:r>
            </w:ins>
            <w:ins w:id="1117" w:author="Ramynke, Jason (DCYF)" w:date="2026-07-07T18:44:00Z" w16du:dateUtc="2026-07-07T18:44:59Z">
              <w:r w:rsidR="323F8717" w:rsidRPr="70006B5F">
                <w:rPr>
                  <w:rFonts w:cs="Calibri"/>
                  <w:sz w:val="18"/>
                  <w:szCs w:val="18"/>
                </w:rPr>
                <w:t>.</w:t>
              </w:r>
            </w:ins>
            <w:ins w:id="1118" w:author="Ramynke, Jason (DCYF)" w:date="2026-07-07T18:45:00Z" w16du:dateUtc="2026-07-07T18:45:00Z">
              <w:r w:rsidR="323F8717" w:rsidRPr="70006B5F">
                <w:rPr>
                  <w:rFonts w:cs="Calibri"/>
                  <w:sz w:val="18"/>
                  <w:szCs w:val="18"/>
                </w:rPr>
                <w:t xml:space="preserve"> </w:t>
              </w:r>
            </w:ins>
            <w:ins w:id="1119" w:author="Ramynke, Jason (DCYF)" w:date="2026-07-07T18:46:00Z" w16du:dateUtc="2026-07-07T18:46:01Z">
              <w:r w:rsidR="5ADA7560" w:rsidRPr="70006B5F">
                <w:rPr>
                  <w:rFonts w:cs="Calibri"/>
                  <w:sz w:val="18"/>
                  <w:szCs w:val="18"/>
                </w:rPr>
                <w:t xml:space="preserve"> </w:t>
              </w:r>
            </w:ins>
          </w:p>
          <w:p w14:paraId="266C7F78" w14:textId="1D6CD197" w:rsidR="009E06BF" w:rsidRPr="009E06BF" w:rsidRDefault="5ADA7560" w:rsidP="70006B5F">
            <w:pPr>
              <w:contextualSpacing/>
              <w:rPr>
                <w:ins w:id="1120" w:author="Ramynke, Jason (DCYF)" w:date="2026-07-07T18:46:00Z" w16du:dateUtc="2026-07-07T18:46:14Z"/>
                <w:rFonts w:cs="Calibri"/>
                <w:sz w:val="18"/>
                <w:szCs w:val="18"/>
                <w:rPrChange w:id="1121" w:author="Unknown" w16du:dateUtc="2026-07-01T22:03:00Z">
                  <w:rPr>
                    <w:ins w:id="1122" w:author="Ramynke, Jason (DCYF)" w:date="2026-07-07T18:46:00Z" w16du:dateUtc="2026-07-07T18:46:14Z"/>
                  </w:rPr>
                </w:rPrChange>
              </w:rPr>
            </w:pPr>
            <w:ins w:id="1123" w:author="Ramynke, Jason (DCYF)" w:date="2026-07-07T18:46:00Z" w16du:dateUtc="2026-07-07T18:46:14Z">
              <w:r w:rsidRPr="70006B5F">
                <w:rPr>
                  <w:rFonts w:cs="Calibri"/>
                  <w:sz w:val="18"/>
                  <w:szCs w:val="18"/>
                </w:rPr>
                <w:t>Overtime Holidays: 0 days</w:t>
              </w:r>
            </w:ins>
          </w:p>
          <w:p w14:paraId="501A04C0" w14:textId="666B02F7" w:rsidR="009E06BF" w:rsidRPr="009E06BF" w:rsidRDefault="5ADA7560" w:rsidP="70006B5F">
            <w:pPr>
              <w:contextualSpacing/>
              <w:rPr>
                <w:ins w:id="1124" w:author="Ramynke, Jason (DCYF)" w:date="2026-07-07T18:46:00Z" w16du:dateUtc="2026-07-07T18:46:25Z"/>
                <w:rFonts w:cs="Calibri"/>
                <w:sz w:val="18"/>
                <w:szCs w:val="18"/>
                <w:rPrChange w:id="1125" w:author="Unknown" w16du:dateUtc="2026-07-01T22:03:00Z">
                  <w:rPr>
                    <w:ins w:id="1126" w:author="Ramynke, Jason (DCYF)" w:date="2026-07-07T18:46:00Z" w16du:dateUtc="2026-07-07T18:46:25Z"/>
                  </w:rPr>
                </w:rPrChange>
              </w:rPr>
            </w:pPr>
            <w:ins w:id="1127" w:author="Ramynke, Jason (DCYF)" w:date="2026-07-07T18:46:00Z" w16du:dateUtc="2026-07-07T18:46:23Z">
              <w:r w:rsidRPr="70006B5F">
                <w:rPr>
                  <w:rFonts w:cs="Calibri"/>
                  <w:sz w:val="18"/>
                  <w:szCs w:val="18"/>
                </w:rPr>
                <w:t xml:space="preserve">Overtime Professional </w:t>
              </w:r>
            </w:ins>
            <w:r w:rsidR="00E619FB" w:rsidRPr="70006B5F">
              <w:rPr>
                <w:rFonts w:cs="Calibri"/>
                <w:sz w:val="18"/>
                <w:szCs w:val="18"/>
              </w:rPr>
              <w:t>development</w:t>
            </w:r>
            <w:ins w:id="1128" w:author="Ramynke, Jason (DCYF)" w:date="2026-07-07T18:46:00Z" w16du:dateUtc="2026-07-07T18:46:23Z">
              <w:r w:rsidRPr="70006B5F">
                <w:rPr>
                  <w:rFonts w:cs="Calibri"/>
                  <w:sz w:val="18"/>
                  <w:szCs w:val="18"/>
                </w:rPr>
                <w:t xml:space="preserve"> days: 0 days</w:t>
              </w:r>
            </w:ins>
          </w:p>
          <w:p w14:paraId="6C7BAF10" w14:textId="6975EC05" w:rsidR="009E06BF" w:rsidRPr="009E06BF" w:rsidRDefault="5ADA7560" w:rsidP="70006B5F">
            <w:pPr>
              <w:contextualSpacing/>
              <w:rPr>
                <w:ins w:id="1129" w:author="James, Christin (DCYF)" w:date="2026-07-01T15:03:00Z" w16du:dateUtc="2026-07-01T22:03:00Z"/>
                <w:rFonts w:cs="Calibri"/>
                <w:sz w:val="18"/>
                <w:szCs w:val="18"/>
                <w:rPrChange w:id="1130" w:author="James, Christin (DCYF)" w:date="2026-07-01T15:03:00Z" w16du:dateUtc="2026-07-01T22:03:00Z">
                  <w:rPr>
                    <w:ins w:id="1131" w:author="James, Christin (DCYF)" w:date="2026-07-01T15:03:00Z" w16du:dateUtc="2026-07-01T22:03:00Z"/>
                    <w:rFonts w:cs="Calibri"/>
                  </w:rPr>
                </w:rPrChange>
              </w:rPr>
            </w:pPr>
            <w:ins w:id="1132" w:author="Ramynke, Jason (DCYF)" w:date="2026-07-07T18:46:00Z" w16du:dateUtc="2026-07-07T18:46:35Z">
              <w:r w:rsidRPr="70006B5F">
                <w:rPr>
                  <w:rFonts w:cs="Calibri"/>
                  <w:sz w:val="18"/>
                  <w:szCs w:val="18"/>
                </w:rPr>
                <w:t xml:space="preserve">Absent days: 4 total allowed for overtime. </w:t>
              </w:r>
            </w:ins>
          </w:p>
        </w:tc>
        <w:tc>
          <w:tcPr>
            <w:tcW w:w="3265" w:type="dxa"/>
            <w:gridSpan w:val="2"/>
            <w:tcPrChange w:id="1133" w:author="Ramynke, Jason (DCYF)" w:date="2026-07-07T18:40:00Z" w16du:dateUtc="2026-07-01T22:04:00Z">
              <w:tcPr>
                <w:tcW w:w="3260" w:type="dxa"/>
              </w:tcPr>
            </w:tcPrChange>
          </w:tcPr>
          <w:p w14:paraId="5FF7E78E" w14:textId="77777777" w:rsidR="009E06BF" w:rsidRPr="009E06BF" w:rsidRDefault="009E06BF">
            <w:pPr>
              <w:contextualSpacing/>
              <w:rPr>
                <w:ins w:id="1134" w:author="James, Christin (DCYF)" w:date="2026-07-01T15:03:00Z" w16du:dateUtc="2026-07-01T22:03:00Z"/>
                <w:rFonts w:ascii="Calibri" w:hAnsi="Calibri" w:cs="Calibri"/>
                <w:noProof/>
                <w:sz w:val="18"/>
                <w:szCs w:val="18"/>
                <w:rPrChange w:id="1135" w:author="James, Christin (DCYF)" w:date="2026-07-01T15:03:00Z" w16du:dateUtc="2026-07-01T22:03:00Z">
                  <w:rPr>
                    <w:ins w:id="1136" w:author="James, Christin (DCYF)" w:date="2026-07-01T15:03:00Z" w16du:dateUtc="2026-07-01T22:03:00Z"/>
                    <w:rFonts w:ascii="Calibri" w:hAnsi="Calibri" w:cs="Calibri"/>
                    <w:noProof/>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424A643B" w14:textId="77777777" w:rsidTr="70006B5F">
              <w:trPr>
                <w:ins w:id="1137" w:author="James, Christin (DCYF)" w:date="2026-07-01T15:03:00Z"/>
              </w:trPr>
              <w:tc>
                <w:tcPr>
                  <w:tcW w:w="2562" w:type="dxa"/>
                  <w:gridSpan w:val="7"/>
                </w:tcPr>
                <w:p w14:paraId="447B1E68" w14:textId="77777777" w:rsidR="009E06BF" w:rsidRPr="00971ACE" w:rsidRDefault="009E06BF">
                  <w:pPr>
                    <w:rPr>
                      <w:ins w:id="1138" w:author="James, Christin (DCYF)" w:date="2026-07-01T15:03:00Z" w16du:dateUtc="2026-07-01T22:03:00Z"/>
                      <w:sz w:val="16"/>
                      <w:szCs w:val="16"/>
                      <w:rPrChange w:id="1139" w:author="James, Christin (DCYF)" w:date="2026-07-01T15:09:00Z" w16du:dateUtc="2026-07-01T22:09:00Z">
                        <w:rPr>
                          <w:ins w:id="1140" w:author="James, Christin (DCYF)" w:date="2026-07-01T15:03:00Z" w16du:dateUtc="2026-07-01T22:03:00Z"/>
                          <w:sz w:val="14"/>
                          <w:szCs w:val="14"/>
                        </w:rPr>
                      </w:rPrChange>
                    </w:rPr>
                  </w:pPr>
                  <w:ins w:id="1141" w:author="James, Christin (DCYF)" w:date="2026-07-01T15:03:00Z" w16du:dateUtc="2026-07-01T22:03:00Z">
                    <w:r w:rsidRPr="00971ACE">
                      <w:rPr>
                        <w:sz w:val="16"/>
                        <w:szCs w:val="16"/>
                        <w:rPrChange w:id="1142" w:author="James, Christin (DCYF)" w:date="2026-07-01T15:09:00Z" w16du:dateUtc="2026-07-01T22:09:00Z">
                          <w:rPr>
                            <w:sz w:val="14"/>
                            <w:szCs w:val="14"/>
                          </w:rPr>
                        </w:rPrChange>
                      </w:rPr>
                      <w:t>March 2026</w:t>
                    </w:r>
                  </w:ins>
                </w:p>
              </w:tc>
            </w:tr>
            <w:tr w:rsidR="009E06BF" w:rsidRPr="00971ACE" w14:paraId="6B12D012" w14:textId="77777777" w:rsidTr="70006B5F">
              <w:trPr>
                <w:ins w:id="1143" w:author="James, Christin (DCYF)" w:date="2026-07-01T15:03:00Z"/>
              </w:trPr>
              <w:tc>
                <w:tcPr>
                  <w:tcW w:w="366" w:type="dxa"/>
                  <w:shd w:val="clear" w:color="auto" w:fill="DAEEF3" w:themeFill="accent5" w:themeFillTint="33"/>
                </w:tcPr>
                <w:p w14:paraId="3AF40D37" w14:textId="77777777" w:rsidR="009E06BF" w:rsidRPr="00971ACE" w:rsidRDefault="009E06BF">
                  <w:pPr>
                    <w:rPr>
                      <w:ins w:id="1144" w:author="James, Christin (DCYF)" w:date="2026-07-01T15:03:00Z" w16du:dateUtc="2026-07-01T22:03:00Z"/>
                      <w:sz w:val="16"/>
                      <w:szCs w:val="16"/>
                      <w:rPrChange w:id="1145" w:author="James, Christin (DCYF)" w:date="2026-07-01T15:09:00Z" w16du:dateUtc="2026-07-01T22:09:00Z">
                        <w:rPr>
                          <w:ins w:id="1146" w:author="James, Christin (DCYF)" w:date="2026-07-01T15:03:00Z" w16du:dateUtc="2026-07-01T22:03:00Z"/>
                          <w:sz w:val="14"/>
                          <w:szCs w:val="14"/>
                        </w:rPr>
                      </w:rPrChange>
                    </w:rPr>
                  </w:pPr>
                  <w:ins w:id="1147" w:author="James, Christin (DCYF)" w:date="2026-07-01T15:03:00Z" w16du:dateUtc="2026-07-01T22:03:00Z">
                    <w:r w:rsidRPr="00971ACE">
                      <w:rPr>
                        <w:sz w:val="16"/>
                        <w:szCs w:val="16"/>
                        <w:rPrChange w:id="1148" w:author="James, Christin (DCYF)" w:date="2026-07-01T15:09:00Z" w16du:dateUtc="2026-07-01T22:09:00Z">
                          <w:rPr>
                            <w:sz w:val="14"/>
                            <w:szCs w:val="14"/>
                          </w:rPr>
                        </w:rPrChange>
                      </w:rPr>
                      <w:t>S</w:t>
                    </w:r>
                  </w:ins>
                </w:p>
              </w:tc>
              <w:tc>
                <w:tcPr>
                  <w:tcW w:w="366" w:type="dxa"/>
                  <w:shd w:val="clear" w:color="auto" w:fill="DAEEF3" w:themeFill="accent5" w:themeFillTint="33"/>
                </w:tcPr>
                <w:p w14:paraId="3FABD265" w14:textId="77777777" w:rsidR="009E06BF" w:rsidRPr="00971ACE" w:rsidRDefault="009E06BF">
                  <w:pPr>
                    <w:rPr>
                      <w:ins w:id="1149" w:author="James, Christin (DCYF)" w:date="2026-07-01T15:03:00Z" w16du:dateUtc="2026-07-01T22:03:00Z"/>
                      <w:sz w:val="16"/>
                      <w:szCs w:val="16"/>
                      <w:rPrChange w:id="1150" w:author="James, Christin (DCYF)" w:date="2026-07-01T15:09:00Z" w16du:dateUtc="2026-07-01T22:09:00Z">
                        <w:rPr>
                          <w:ins w:id="1151" w:author="James, Christin (DCYF)" w:date="2026-07-01T15:03:00Z" w16du:dateUtc="2026-07-01T22:03:00Z"/>
                          <w:sz w:val="14"/>
                          <w:szCs w:val="14"/>
                        </w:rPr>
                      </w:rPrChange>
                    </w:rPr>
                  </w:pPr>
                  <w:ins w:id="1152" w:author="James, Christin (DCYF)" w:date="2026-07-01T15:03:00Z" w16du:dateUtc="2026-07-01T22:03:00Z">
                    <w:r w:rsidRPr="00971ACE">
                      <w:rPr>
                        <w:sz w:val="16"/>
                        <w:szCs w:val="16"/>
                        <w:rPrChange w:id="1153" w:author="James, Christin (DCYF)" w:date="2026-07-01T15:09:00Z" w16du:dateUtc="2026-07-01T22:09:00Z">
                          <w:rPr>
                            <w:sz w:val="14"/>
                            <w:szCs w:val="14"/>
                          </w:rPr>
                        </w:rPrChange>
                      </w:rPr>
                      <w:t>M</w:t>
                    </w:r>
                  </w:ins>
                </w:p>
              </w:tc>
              <w:tc>
                <w:tcPr>
                  <w:tcW w:w="366" w:type="dxa"/>
                  <w:shd w:val="clear" w:color="auto" w:fill="DAEEF3" w:themeFill="accent5" w:themeFillTint="33"/>
                </w:tcPr>
                <w:p w14:paraId="3DB3373F" w14:textId="77777777" w:rsidR="009E06BF" w:rsidRPr="00971ACE" w:rsidRDefault="009E06BF">
                  <w:pPr>
                    <w:rPr>
                      <w:ins w:id="1154" w:author="James, Christin (DCYF)" w:date="2026-07-01T15:03:00Z" w16du:dateUtc="2026-07-01T22:03:00Z"/>
                      <w:sz w:val="16"/>
                      <w:szCs w:val="16"/>
                      <w:rPrChange w:id="1155" w:author="James, Christin (DCYF)" w:date="2026-07-01T15:09:00Z" w16du:dateUtc="2026-07-01T22:09:00Z">
                        <w:rPr>
                          <w:ins w:id="1156" w:author="James, Christin (DCYF)" w:date="2026-07-01T15:03:00Z" w16du:dateUtc="2026-07-01T22:03:00Z"/>
                          <w:sz w:val="14"/>
                          <w:szCs w:val="14"/>
                        </w:rPr>
                      </w:rPrChange>
                    </w:rPr>
                  </w:pPr>
                  <w:ins w:id="1157" w:author="James, Christin (DCYF)" w:date="2026-07-01T15:03:00Z" w16du:dateUtc="2026-07-01T22:03:00Z">
                    <w:r w:rsidRPr="00971ACE">
                      <w:rPr>
                        <w:sz w:val="16"/>
                        <w:szCs w:val="16"/>
                        <w:rPrChange w:id="1158" w:author="James, Christin (DCYF)" w:date="2026-07-01T15:09:00Z" w16du:dateUtc="2026-07-01T22:09:00Z">
                          <w:rPr>
                            <w:sz w:val="14"/>
                            <w:szCs w:val="14"/>
                          </w:rPr>
                        </w:rPrChange>
                      </w:rPr>
                      <w:t>T</w:t>
                    </w:r>
                  </w:ins>
                </w:p>
              </w:tc>
              <w:tc>
                <w:tcPr>
                  <w:tcW w:w="366" w:type="dxa"/>
                  <w:shd w:val="clear" w:color="auto" w:fill="DAEEF3" w:themeFill="accent5" w:themeFillTint="33"/>
                </w:tcPr>
                <w:p w14:paraId="1F5B3B76" w14:textId="77777777" w:rsidR="009E06BF" w:rsidRPr="00971ACE" w:rsidRDefault="009E06BF">
                  <w:pPr>
                    <w:rPr>
                      <w:ins w:id="1159" w:author="James, Christin (DCYF)" w:date="2026-07-01T15:03:00Z" w16du:dateUtc="2026-07-01T22:03:00Z"/>
                      <w:sz w:val="16"/>
                      <w:szCs w:val="16"/>
                      <w:rPrChange w:id="1160" w:author="James, Christin (DCYF)" w:date="2026-07-01T15:09:00Z" w16du:dateUtc="2026-07-01T22:09:00Z">
                        <w:rPr>
                          <w:ins w:id="1161" w:author="James, Christin (DCYF)" w:date="2026-07-01T15:03:00Z" w16du:dateUtc="2026-07-01T22:03:00Z"/>
                          <w:sz w:val="14"/>
                          <w:szCs w:val="14"/>
                        </w:rPr>
                      </w:rPrChange>
                    </w:rPr>
                  </w:pPr>
                  <w:ins w:id="1162" w:author="James, Christin (DCYF)" w:date="2026-07-01T15:03:00Z" w16du:dateUtc="2026-07-01T22:03:00Z">
                    <w:r w:rsidRPr="00971ACE">
                      <w:rPr>
                        <w:sz w:val="16"/>
                        <w:szCs w:val="16"/>
                        <w:rPrChange w:id="1163" w:author="James, Christin (DCYF)" w:date="2026-07-01T15:09:00Z" w16du:dateUtc="2026-07-01T22:09:00Z">
                          <w:rPr>
                            <w:sz w:val="14"/>
                            <w:szCs w:val="14"/>
                          </w:rPr>
                        </w:rPrChange>
                      </w:rPr>
                      <w:t>W</w:t>
                    </w:r>
                  </w:ins>
                </w:p>
              </w:tc>
              <w:tc>
                <w:tcPr>
                  <w:tcW w:w="366" w:type="dxa"/>
                  <w:shd w:val="clear" w:color="auto" w:fill="DAEEF3" w:themeFill="accent5" w:themeFillTint="33"/>
                </w:tcPr>
                <w:p w14:paraId="0A04F3F7" w14:textId="77777777" w:rsidR="009E06BF" w:rsidRPr="00971ACE" w:rsidRDefault="009E06BF">
                  <w:pPr>
                    <w:rPr>
                      <w:ins w:id="1164" w:author="James, Christin (DCYF)" w:date="2026-07-01T15:03:00Z" w16du:dateUtc="2026-07-01T22:03:00Z"/>
                      <w:sz w:val="16"/>
                      <w:szCs w:val="16"/>
                      <w:rPrChange w:id="1165" w:author="James, Christin (DCYF)" w:date="2026-07-01T15:09:00Z" w16du:dateUtc="2026-07-01T22:09:00Z">
                        <w:rPr>
                          <w:ins w:id="1166" w:author="James, Christin (DCYF)" w:date="2026-07-01T15:03:00Z" w16du:dateUtc="2026-07-01T22:03:00Z"/>
                          <w:sz w:val="14"/>
                          <w:szCs w:val="14"/>
                        </w:rPr>
                      </w:rPrChange>
                    </w:rPr>
                  </w:pPr>
                  <w:ins w:id="1167" w:author="James, Christin (DCYF)" w:date="2026-07-01T15:03:00Z" w16du:dateUtc="2026-07-01T22:03:00Z">
                    <w:r w:rsidRPr="00971ACE">
                      <w:rPr>
                        <w:sz w:val="16"/>
                        <w:szCs w:val="16"/>
                        <w:rPrChange w:id="1168" w:author="James, Christin (DCYF)" w:date="2026-07-01T15:09:00Z" w16du:dateUtc="2026-07-01T22:09:00Z">
                          <w:rPr>
                            <w:sz w:val="14"/>
                            <w:szCs w:val="14"/>
                          </w:rPr>
                        </w:rPrChange>
                      </w:rPr>
                      <w:t>T</w:t>
                    </w:r>
                  </w:ins>
                </w:p>
              </w:tc>
              <w:tc>
                <w:tcPr>
                  <w:tcW w:w="366" w:type="dxa"/>
                  <w:shd w:val="clear" w:color="auto" w:fill="DAEEF3" w:themeFill="accent5" w:themeFillTint="33"/>
                </w:tcPr>
                <w:p w14:paraId="7B0FF2E4" w14:textId="77777777" w:rsidR="009E06BF" w:rsidRPr="00971ACE" w:rsidRDefault="009E06BF">
                  <w:pPr>
                    <w:rPr>
                      <w:ins w:id="1169" w:author="James, Christin (DCYF)" w:date="2026-07-01T15:03:00Z" w16du:dateUtc="2026-07-01T22:03:00Z"/>
                      <w:sz w:val="16"/>
                      <w:szCs w:val="16"/>
                      <w:rPrChange w:id="1170" w:author="James, Christin (DCYF)" w:date="2026-07-01T15:09:00Z" w16du:dateUtc="2026-07-01T22:09:00Z">
                        <w:rPr>
                          <w:ins w:id="1171" w:author="James, Christin (DCYF)" w:date="2026-07-01T15:03:00Z" w16du:dateUtc="2026-07-01T22:03:00Z"/>
                          <w:sz w:val="14"/>
                          <w:szCs w:val="14"/>
                        </w:rPr>
                      </w:rPrChange>
                    </w:rPr>
                  </w:pPr>
                  <w:ins w:id="1172" w:author="James, Christin (DCYF)" w:date="2026-07-01T15:03:00Z" w16du:dateUtc="2026-07-01T22:03:00Z">
                    <w:r w:rsidRPr="00971ACE">
                      <w:rPr>
                        <w:sz w:val="16"/>
                        <w:szCs w:val="16"/>
                        <w:rPrChange w:id="1173" w:author="James, Christin (DCYF)" w:date="2026-07-01T15:09:00Z" w16du:dateUtc="2026-07-01T22:09:00Z">
                          <w:rPr>
                            <w:sz w:val="14"/>
                            <w:szCs w:val="14"/>
                          </w:rPr>
                        </w:rPrChange>
                      </w:rPr>
                      <w:t>F</w:t>
                    </w:r>
                  </w:ins>
                </w:p>
              </w:tc>
              <w:tc>
                <w:tcPr>
                  <w:tcW w:w="366" w:type="dxa"/>
                  <w:shd w:val="clear" w:color="auto" w:fill="DAEEF3" w:themeFill="accent5" w:themeFillTint="33"/>
                </w:tcPr>
                <w:p w14:paraId="2DE5FC75" w14:textId="77777777" w:rsidR="009E06BF" w:rsidRPr="00971ACE" w:rsidRDefault="009E06BF">
                  <w:pPr>
                    <w:rPr>
                      <w:ins w:id="1174" w:author="James, Christin (DCYF)" w:date="2026-07-01T15:03:00Z" w16du:dateUtc="2026-07-01T22:03:00Z"/>
                      <w:sz w:val="16"/>
                      <w:szCs w:val="16"/>
                      <w:rPrChange w:id="1175" w:author="James, Christin (DCYF)" w:date="2026-07-01T15:09:00Z" w16du:dateUtc="2026-07-01T22:09:00Z">
                        <w:rPr>
                          <w:ins w:id="1176" w:author="James, Christin (DCYF)" w:date="2026-07-01T15:03:00Z" w16du:dateUtc="2026-07-01T22:03:00Z"/>
                          <w:sz w:val="14"/>
                          <w:szCs w:val="14"/>
                        </w:rPr>
                      </w:rPrChange>
                    </w:rPr>
                  </w:pPr>
                  <w:ins w:id="1177" w:author="James, Christin (DCYF)" w:date="2026-07-01T15:03:00Z" w16du:dateUtc="2026-07-01T22:03:00Z">
                    <w:r w:rsidRPr="00971ACE">
                      <w:rPr>
                        <w:sz w:val="16"/>
                        <w:szCs w:val="16"/>
                        <w:rPrChange w:id="1178" w:author="James, Christin (DCYF)" w:date="2026-07-01T15:09:00Z" w16du:dateUtc="2026-07-01T22:09:00Z">
                          <w:rPr>
                            <w:sz w:val="14"/>
                            <w:szCs w:val="14"/>
                          </w:rPr>
                        </w:rPrChange>
                      </w:rPr>
                      <w:t>S</w:t>
                    </w:r>
                  </w:ins>
                </w:p>
              </w:tc>
            </w:tr>
            <w:tr w:rsidR="009E06BF" w:rsidRPr="00971ACE" w14:paraId="4633DAC2" w14:textId="77777777" w:rsidTr="70006B5F">
              <w:trPr>
                <w:ins w:id="1179" w:author="James, Christin (DCYF)" w:date="2026-07-01T15:03:00Z"/>
              </w:trPr>
              <w:tc>
                <w:tcPr>
                  <w:tcW w:w="366" w:type="dxa"/>
                </w:tcPr>
                <w:p w14:paraId="4BC52BE3" w14:textId="77777777" w:rsidR="009E06BF" w:rsidRPr="00971ACE" w:rsidRDefault="009E06BF">
                  <w:pPr>
                    <w:rPr>
                      <w:ins w:id="1180" w:author="James, Christin (DCYF)" w:date="2026-07-01T15:03:00Z" w16du:dateUtc="2026-07-01T22:03:00Z"/>
                      <w:sz w:val="16"/>
                      <w:szCs w:val="16"/>
                      <w:rPrChange w:id="1181" w:author="James, Christin (DCYF)" w:date="2026-07-01T15:09:00Z" w16du:dateUtc="2026-07-01T22:09:00Z">
                        <w:rPr>
                          <w:ins w:id="1182" w:author="James, Christin (DCYF)" w:date="2026-07-01T15:03:00Z" w16du:dateUtc="2026-07-01T22:03:00Z"/>
                          <w:sz w:val="14"/>
                          <w:szCs w:val="14"/>
                        </w:rPr>
                      </w:rPrChange>
                    </w:rPr>
                  </w:pPr>
                  <w:ins w:id="1183" w:author="James, Christin (DCYF)" w:date="2026-07-01T15:03:00Z" w16du:dateUtc="2026-07-01T22:03:00Z">
                    <w:r w:rsidRPr="00971ACE">
                      <w:rPr>
                        <w:sz w:val="16"/>
                        <w:szCs w:val="16"/>
                        <w:rPrChange w:id="1184" w:author="James, Christin (DCYF)" w:date="2026-07-01T15:09:00Z" w16du:dateUtc="2026-07-01T22:09:00Z">
                          <w:rPr>
                            <w:sz w:val="14"/>
                            <w:szCs w:val="14"/>
                          </w:rPr>
                        </w:rPrChange>
                      </w:rPr>
                      <w:t>1</w:t>
                    </w:r>
                  </w:ins>
                </w:p>
              </w:tc>
              <w:tc>
                <w:tcPr>
                  <w:tcW w:w="366" w:type="dxa"/>
                </w:tcPr>
                <w:p w14:paraId="66318C4A" w14:textId="77777777" w:rsidR="009E06BF" w:rsidRPr="00971ACE" w:rsidRDefault="009E06BF">
                  <w:pPr>
                    <w:rPr>
                      <w:ins w:id="1185" w:author="James, Christin (DCYF)" w:date="2026-07-01T15:03:00Z" w16du:dateUtc="2026-07-01T22:03:00Z"/>
                      <w:sz w:val="16"/>
                      <w:szCs w:val="16"/>
                      <w:rPrChange w:id="1186" w:author="James, Christin (DCYF)" w:date="2026-07-01T15:09:00Z" w16du:dateUtc="2026-07-01T22:09:00Z">
                        <w:rPr>
                          <w:ins w:id="1187" w:author="James, Christin (DCYF)" w:date="2026-07-01T15:03:00Z" w16du:dateUtc="2026-07-01T22:03:00Z"/>
                          <w:sz w:val="14"/>
                          <w:szCs w:val="14"/>
                        </w:rPr>
                      </w:rPrChange>
                    </w:rPr>
                  </w:pPr>
                  <w:ins w:id="1188" w:author="James, Christin (DCYF)" w:date="2026-07-01T15:03:00Z" w16du:dateUtc="2026-07-01T22:03:00Z">
                    <w:r w:rsidRPr="00971ACE">
                      <w:rPr>
                        <w:sz w:val="16"/>
                        <w:szCs w:val="16"/>
                        <w:rPrChange w:id="1189" w:author="James, Christin (DCYF)" w:date="2026-07-01T15:09:00Z" w16du:dateUtc="2026-07-01T22:09:00Z">
                          <w:rPr>
                            <w:sz w:val="14"/>
                            <w:szCs w:val="14"/>
                          </w:rPr>
                        </w:rPrChange>
                      </w:rPr>
                      <w:t>2</w:t>
                    </w:r>
                  </w:ins>
                </w:p>
              </w:tc>
              <w:tc>
                <w:tcPr>
                  <w:tcW w:w="366" w:type="dxa"/>
                </w:tcPr>
                <w:p w14:paraId="15DFD125" w14:textId="77777777" w:rsidR="009E06BF" w:rsidRPr="00971ACE" w:rsidRDefault="009E06BF">
                  <w:pPr>
                    <w:rPr>
                      <w:ins w:id="1190" w:author="James, Christin (DCYF)" w:date="2026-07-01T15:03:00Z" w16du:dateUtc="2026-07-01T22:03:00Z"/>
                      <w:sz w:val="16"/>
                      <w:szCs w:val="16"/>
                      <w:rPrChange w:id="1191" w:author="James, Christin (DCYF)" w:date="2026-07-01T15:09:00Z" w16du:dateUtc="2026-07-01T22:09:00Z">
                        <w:rPr>
                          <w:ins w:id="1192" w:author="James, Christin (DCYF)" w:date="2026-07-01T15:03:00Z" w16du:dateUtc="2026-07-01T22:03:00Z"/>
                          <w:sz w:val="14"/>
                          <w:szCs w:val="14"/>
                        </w:rPr>
                      </w:rPrChange>
                    </w:rPr>
                  </w:pPr>
                  <w:ins w:id="1193" w:author="James, Christin (DCYF)" w:date="2026-07-01T15:03:00Z" w16du:dateUtc="2026-07-01T22:03:00Z">
                    <w:r w:rsidRPr="00971ACE">
                      <w:rPr>
                        <w:sz w:val="16"/>
                        <w:szCs w:val="16"/>
                        <w:rPrChange w:id="1194" w:author="James, Christin (DCYF)" w:date="2026-07-01T15:09:00Z" w16du:dateUtc="2026-07-01T22:09:00Z">
                          <w:rPr>
                            <w:sz w:val="14"/>
                            <w:szCs w:val="14"/>
                          </w:rPr>
                        </w:rPrChange>
                      </w:rPr>
                      <w:t>3</w:t>
                    </w:r>
                  </w:ins>
                </w:p>
              </w:tc>
              <w:tc>
                <w:tcPr>
                  <w:tcW w:w="366" w:type="dxa"/>
                </w:tcPr>
                <w:p w14:paraId="46673F40" w14:textId="77777777" w:rsidR="009E06BF" w:rsidRPr="00971ACE" w:rsidRDefault="009E06BF">
                  <w:pPr>
                    <w:rPr>
                      <w:ins w:id="1195" w:author="James, Christin (DCYF)" w:date="2026-07-01T15:03:00Z" w16du:dateUtc="2026-07-01T22:03:00Z"/>
                      <w:sz w:val="16"/>
                      <w:szCs w:val="16"/>
                      <w:rPrChange w:id="1196" w:author="James, Christin (DCYF)" w:date="2026-07-01T15:09:00Z" w16du:dateUtc="2026-07-01T22:09:00Z">
                        <w:rPr>
                          <w:ins w:id="1197" w:author="James, Christin (DCYF)" w:date="2026-07-01T15:03:00Z" w16du:dateUtc="2026-07-01T22:03:00Z"/>
                          <w:sz w:val="14"/>
                          <w:szCs w:val="14"/>
                        </w:rPr>
                      </w:rPrChange>
                    </w:rPr>
                  </w:pPr>
                  <w:ins w:id="1198" w:author="James, Christin (DCYF)" w:date="2026-07-01T15:03:00Z" w16du:dateUtc="2026-07-01T22:03:00Z">
                    <w:r w:rsidRPr="00971ACE">
                      <w:rPr>
                        <w:sz w:val="16"/>
                        <w:szCs w:val="16"/>
                        <w:rPrChange w:id="1199" w:author="James, Christin (DCYF)" w:date="2026-07-01T15:09:00Z" w16du:dateUtc="2026-07-01T22:09:00Z">
                          <w:rPr>
                            <w:sz w:val="14"/>
                            <w:szCs w:val="14"/>
                          </w:rPr>
                        </w:rPrChange>
                      </w:rPr>
                      <w:t>4</w:t>
                    </w:r>
                  </w:ins>
                </w:p>
              </w:tc>
              <w:tc>
                <w:tcPr>
                  <w:tcW w:w="366" w:type="dxa"/>
                </w:tcPr>
                <w:p w14:paraId="01F246AE" w14:textId="77777777" w:rsidR="009E06BF" w:rsidRPr="00971ACE" w:rsidRDefault="009E06BF">
                  <w:pPr>
                    <w:rPr>
                      <w:ins w:id="1200" w:author="James, Christin (DCYF)" w:date="2026-07-01T15:03:00Z" w16du:dateUtc="2026-07-01T22:03:00Z"/>
                      <w:sz w:val="16"/>
                      <w:szCs w:val="16"/>
                      <w:rPrChange w:id="1201" w:author="James, Christin (DCYF)" w:date="2026-07-01T15:09:00Z" w16du:dateUtc="2026-07-01T22:09:00Z">
                        <w:rPr>
                          <w:ins w:id="1202" w:author="James, Christin (DCYF)" w:date="2026-07-01T15:03:00Z" w16du:dateUtc="2026-07-01T22:03:00Z"/>
                          <w:sz w:val="14"/>
                          <w:szCs w:val="14"/>
                        </w:rPr>
                      </w:rPrChange>
                    </w:rPr>
                  </w:pPr>
                  <w:ins w:id="1203" w:author="James, Christin (DCYF)" w:date="2026-07-01T15:03:00Z" w16du:dateUtc="2026-07-01T22:03:00Z">
                    <w:r w:rsidRPr="00971ACE">
                      <w:rPr>
                        <w:sz w:val="16"/>
                        <w:szCs w:val="16"/>
                        <w:rPrChange w:id="1204" w:author="James, Christin (DCYF)" w:date="2026-07-01T15:09:00Z" w16du:dateUtc="2026-07-01T22:09:00Z">
                          <w:rPr>
                            <w:sz w:val="14"/>
                            <w:szCs w:val="14"/>
                          </w:rPr>
                        </w:rPrChange>
                      </w:rPr>
                      <w:t>5</w:t>
                    </w:r>
                  </w:ins>
                </w:p>
              </w:tc>
              <w:tc>
                <w:tcPr>
                  <w:tcW w:w="366" w:type="dxa"/>
                </w:tcPr>
                <w:p w14:paraId="468E3F2D" w14:textId="77777777" w:rsidR="009E06BF" w:rsidRPr="00971ACE" w:rsidRDefault="009E06BF">
                  <w:pPr>
                    <w:rPr>
                      <w:ins w:id="1205" w:author="James, Christin (DCYF)" w:date="2026-07-01T15:03:00Z" w16du:dateUtc="2026-07-01T22:03:00Z"/>
                      <w:sz w:val="16"/>
                      <w:szCs w:val="16"/>
                      <w:rPrChange w:id="1206" w:author="James, Christin (DCYF)" w:date="2026-07-01T15:09:00Z" w16du:dateUtc="2026-07-01T22:09:00Z">
                        <w:rPr>
                          <w:ins w:id="1207" w:author="James, Christin (DCYF)" w:date="2026-07-01T15:03:00Z" w16du:dateUtc="2026-07-01T22:03:00Z"/>
                          <w:sz w:val="14"/>
                          <w:szCs w:val="14"/>
                        </w:rPr>
                      </w:rPrChange>
                    </w:rPr>
                  </w:pPr>
                  <w:ins w:id="1208" w:author="James, Christin (DCYF)" w:date="2026-07-01T15:03:00Z" w16du:dateUtc="2026-07-01T22:03:00Z">
                    <w:r w:rsidRPr="00971ACE">
                      <w:rPr>
                        <w:sz w:val="16"/>
                        <w:szCs w:val="16"/>
                        <w:rPrChange w:id="1209" w:author="James, Christin (DCYF)" w:date="2026-07-01T15:09:00Z" w16du:dateUtc="2026-07-01T22:09:00Z">
                          <w:rPr>
                            <w:sz w:val="14"/>
                            <w:szCs w:val="14"/>
                          </w:rPr>
                        </w:rPrChange>
                      </w:rPr>
                      <w:t>6</w:t>
                    </w:r>
                  </w:ins>
                </w:p>
              </w:tc>
              <w:tc>
                <w:tcPr>
                  <w:tcW w:w="366" w:type="dxa"/>
                </w:tcPr>
                <w:p w14:paraId="5A1A8381" w14:textId="77777777" w:rsidR="009E06BF" w:rsidRPr="00971ACE" w:rsidRDefault="009E06BF">
                  <w:pPr>
                    <w:rPr>
                      <w:ins w:id="1210" w:author="James, Christin (DCYF)" w:date="2026-07-01T15:03:00Z" w16du:dateUtc="2026-07-01T22:03:00Z"/>
                      <w:sz w:val="16"/>
                      <w:szCs w:val="16"/>
                      <w:rPrChange w:id="1211" w:author="James, Christin (DCYF)" w:date="2026-07-01T15:09:00Z" w16du:dateUtc="2026-07-01T22:09:00Z">
                        <w:rPr>
                          <w:ins w:id="1212" w:author="James, Christin (DCYF)" w:date="2026-07-01T15:03:00Z" w16du:dateUtc="2026-07-01T22:03:00Z"/>
                          <w:sz w:val="14"/>
                          <w:szCs w:val="14"/>
                        </w:rPr>
                      </w:rPrChange>
                    </w:rPr>
                  </w:pPr>
                  <w:ins w:id="1213" w:author="James, Christin (DCYF)" w:date="2026-07-01T15:03:00Z" w16du:dateUtc="2026-07-01T22:03:00Z">
                    <w:r w:rsidRPr="00971ACE">
                      <w:rPr>
                        <w:sz w:val="16"/>
                        <w:szCs w:val="16"/>
                        <w:rPrChange w:id="1214" w:author="James, Christin (DCYF)" w:date="2026-07-01T15:09:00Z" w16du:dateUtc="2026-07-01T22:09:00Z">
                          <w:rPr>
                            <w:sz w:val="14"/>
                            <w:szCs w:val="14"/>
                          </w:rPr>
                        </w:rPrChange>
                      </w:rPr>
                      <w:t>7</w:t>
                    </w:r>
                  </w:ins>
                </w:p>
              </w:tc>
            </w:tr>
            <w:tr w:rsidR="009E06BF" w:rsidRPr="00971ACE" w14:paraId="773F8193" w14:textId="77777777" w:rsidTr="70006B5F">
              <w:trPr>
                <w:ins w:id="1215" w:author="James, Christin (DCYF)" w:date="2026-07-01T15:03:00Z"/>
              </w:trPr>
              <w:tc>
                <w:tcPr>
                  <w:tcW w:w="366" w:type="dxa"/>
                </w:tcPr>
                <w:p w14:paraId="4E5C17B9" w14:textId="77777777" w:rsidR="009E06BF" w:rsidRPr="00971ACE" w:rsidRDefault="009E06BF">
                  <w:pPr>
                    <w:rPr>
                      <w:ins w:id="1216" w:author="James, Christin (DCYF)" w:date="2026-07-01T15:03:00Z" w16du:dateUtc="2026-07-01T22:03:00Z"/>
                      <w:sz w:val="16"/>
                      <w:szCs w:val="16"/>
                      <w:rPrChange w:id="1217" w:author="James, Christin (DCYF)" w:date="2026-07-01T15:09:00Z" w16du:dateUtc="2026-07-01T22:09:00Z">
                        <w:rPr>
                          <w:ins w:id="1218" w:author="James, Christin (DCYF)" w:date="2026-07-01T15:03:00Z" w16du:dateUtc="2026-07-01T22:03:00Z"/>
                          <w:sz w:val="14"/>
                          <w:szCs w:val="14"/>
                        </w:rPr>
                      </w:rPrChange>
                    </w:rPr>
                  </w:pPr>
                  <w:ins w:id="1219" w:author="James, Christin (DCYF)" w:date="2026-07-01T15:03:00Z" w16du:dateUtc="2026-07-01T22:03:00Z">
                    <w:r w:rsidRPr="00971ACE">
                      <w:rPr>
                        <w:sz w:val="16"/>
                        <w:szCs w:val="16"/>
                        <w:rPrChange w:id="1220" w:author="James, Christin (DCYF)" w:date="2026-07-01T15:09:00Z" w16du:dateUtc="2026-07-01T22:09:00Z">
                          <w:rPr>
                            <w:sz w:val="14"/>
                            <w:szCs w:val="14"/>
                          </w:rPr>
                        </w:rPrChange>
                      </w:rPr>
                      <w:t>8</w:t>
                    </w:r>
                  </w:ins>
                </w:p>
              </w:tc>
              <w:tc>
                <w:tcPr>
                  <w:tcW w:w="366" w:type="dxa"/>
                </w:tcPr>
                <w:p w14:paraId="3E06E67B" w14:textId="77777777" w:rsidR="009E06BF" w:rsidRPr="00971ACE" w:rsidRDefault="009E06BF">
                  <w:pPr>
                    <w:rPr>
                      <w:ins w:id="1221" w:author="James, Christin (DCYF)" w:date="2026-07-01T15:03:00Z" w16du:dateUtc="2026-07-01T22:03:00Z"/>
                      <w:sz w:val="16"/>
                      <w:szCs w:val="16"/>
                      <w:rPrChange w:id="1222" w:author="James, Christin (DCYF)" w:date="2026-07-01T15:09:00Z" w16du:dateUtc="2026-07-01T22:09:00Z">
                        <w:rPr>
                          <w:ins w:id="1223" w:author="James, Christin (DCYF)" w:date="2026-07-01T15:03:00Z" w16du:dateUtc="2026-07-01T22:03:00Z"/>
                          <w:sz w:val="14"/>
                          <w:szCs w:val="14"/>
                        </w:rPr>
                      </w:rPrChange>
                    </w:rPr>
                  </w:pPr>
                  <w:ins w:id="1224" w:author="James, Christin (DCYF)" w:date="2026-07-01T15:03:00Z" w16du:dateUtc="2026-07-01T22:03:00Z">
                    <w:r w:rsidRPr="00971ACE">
                      <w:rPr>
                        <w:sz w:val="16"/>
                        <w:szCs w:val="16"/>
                        <w:rPrChange w:id="1225" w:author="James, Christin (DCYF)" w:date="2026-07-01T15:09:00Z" w16du:dateUtc="2026-07-01T22:09:00Z">
                          <w:rPr>
                            <w:sz w:val="14"/>
                            <w:szCs w:val="14"/>
                          </w:rPr>
                        </w:rPrChange>
                      </w:rPr>
                      <w:t>9</w:t>
                    </w:r>
                  </w:ins>
                </w:p>
              </w:tc>
              <w:tc>
                <w:tcPr>
                  <w:tcW w:w="366" w:type="dxa"/>
                </w:tcPr>
                <w:p w14:paraId="29C4C118" w14:textId="77777777" w:rsidR="009E06BF" w:rsidRPr="00971ACE" w:rsidRDefault="009E06BF">
                  <w:pPr>
                    <w:rPr>
                      <w:ins w:id="1226" w:author="James, Christin (DCYF)" w:date="2026-07-01T15:03:00Z" w16du:dateUtc="2026-07-01T22:03:00Z"/>
                      <w:sz w:val="16"/>
                      <w:szCs w:val="16"/>
                      <w:rPrChange w:id="1227" w:author="James, Christin (DCYF)" w:date="2026-07-01T15:09:00Z" w16du:dateUtc="2026-07-01T22:09:00Z">
                        <w:rPr>
                          <w:ins w:id="1228" w:author="James, Christin (DCYF)" w:date="2026-07-01T15:03:00Z" w16du:dateUtc="2026-07-01T22:03:00Z"/>
                          <w:sz w:val="14"/>
                          <w:szCs w:val="14"/>
                        </w:rPr>
                      </w:rPrChange>
                    </w:rPr>
                  </w:pPr>
                  <w:ins w:id="1229" w:author="James, Christin (DCYF)" w:date="2026-07-01T15:03:00Z" w16du:dateUtc="2026-07-01T22:03:00Z">
                    <w:r w:rsidRPr="00971ACE">
                      <w:rPr>
                        <w:sz w:val="16"/>
                        <w:szCs w:val="16"/>
                        <w:rPrChange w:id="1230" w:author="James, Christin (DCYF)" w:date="2026-07-01T15:09:00Z" w16du:dateUtc="2026-07-01T22:09:00Z">
                          <w:rPr>
                            <w:sz w:val="14"/>
                            <w:szCs w:val="14"/>
                          </w:rPr>
                        </w:rPrChange>
                      </w:rPr>
                      <w:t>10</w:t>
                    </w:r>
                  </w:ins>
                </w:p>
              </w:tc>
              <w:tc>
                <w:tcPr>
                  <w:tcW w:w="366" w:type="dxa"/>
                </w:tcPr>
                <w:p w14:paraId="7C308956" w14:textId="77777777" w:rsidR="009E06BF" w:rsidRPr="00971ACE" w:rsidRDefault="009E06BF">
                  <w:pPr>
                    <w:rPr>
                      <w:ins w:id="1231" w:author="James, Christin (DCYF)" w:date="2026-07-01T15:03:00Z" w16du:dateUtc="2026-07-01T22:03:00Z"/>
                      <w:sz w:val="16"/>
                      <w:szCs w:val="16"/>
                      <w:rPrChange w:id="1232" w:author="James, Christin (DCYF)" w:date="2026-07-01T15:09:00Z" w16du:dateUtc="2026-07-01T22:09:00Z">
                        <w:rPr>
                          <w:ins w:id="1233" w:author="James, Christin (DCYF)" w:date="2026-07-01T15:03:00Z" w16du:dateUtc="2026-07-01T22:03:00Z"/>
                          <w:sz w:val="14"/>
                          <w:szCs w:val="14"/>
                        </w:rPr>
                      </w:rPrChange>
                    </w:rPr>
                  </w:pPr>
                  <w:ins w:id="1234" w:author="James, Christin (DCYF)" w:date="2026-07-01T15:03:00Z" w16du:dateUtc="2026-07-01T22:03:00Z">
                    <w:r w:rsidRPr="00971ACE">
                      <w:rPr>
                        <w:sz w:val="16"/>
                        <w:szCs w:val="16"/>
                        <w:rPrChange w:id="1235" w:author="James, Christin (DCYF)" w:date="2026-07-01T15:09:00Z" w16du:dateUtc="2026-07-01T22:09:00Z">
                          <w:rPr>
                            <w:sz w:val="14"/>
                            <w:szCs w:val="14"/>
                          </w:rPr>
                        </w:rPrChange>
                      </w:rPr>
                      <w:t>11</w:t>
                    </w:r>
                  </w:ins>
                </w:p>
              </w:tc>
              <w:tc>
                <w:tcPr>
                  <w:tcW w:w="366" w:type="dxa"/>
                </w:tcPr>
                <w:p w14:paraId="6D119D5A" w14:textId="77777777" w:rsidR="009E06BF" w:rsidRPr="00971ACE" w:rsidRDefault="009E06BF">
                  <w:pPr>
                    <w:rPr>
                      <w:ins w:id="1236" w:author="James, Christin (DCYF)" w:date="2026-07-01T15:03:00Z" w16du:dateUtc="2026-07-01T22:03:00Z"/>
                      <w:sz w:val="16"/>
                      <w:szCs w:val="16"/>
                      <w:rPrChange w:id="1237" w:author="James, Christin (DCYF)" w:date="2026-07-01T15:09:00Z" w16du:dateUtc="2026-07-01T22:09:00Z">
                        <w:rPr>
                          <w:ins w:id="1238" w:author="James, Christin (DCYF)" w:date="2026-07-01T15:03:00Z" w16du:dateUtc="2026-07-01T22:03:00Z"/>
                          <w:sz w:val="14"/>
                          <w:szCs w:val="14"/>
                        </w:rPr>
                      </w:rPrChange>
                    </w:rPr>
                  </w:pPr>
                  <w:ins w:id="1239" w:author="James, Christin (DCYF)" w:date="2026-07-01T15:03:00Z" w16du:dateUtc="2026-07-01T22:03:00Z">
                    <w:r w:rsidRPr="00971ACE">
                      <w:rPr>
                        <w:sz w:val="16"/>
                        <w:szCs w:val="16"/>
                        <w:rPrChange w:id="1240" w:author="James, Christin (DCYF)" w:date="2026-07-01T15:09:00Z" w16du:dateUtc="2026-07-01T22:09:00Z">
                          <w:rPr>
                            <w:sz w:val="14"/>
                            <w:szCs w:val="14"/>
                          </w:rPr>
                        </w:rPrChange>
                      </w:rPr>
                      <w:t>12</w:t>
                    </w:r>
                  </w:ins>
                </w:p>
              </w:tc>
              <w:tc>
                <w:tcPr>
                  <w:tcW w:w="366" w:type="dxa"/>
                </w:tcPr>
                <w:p w14:paraId="57CE824D" w14:textId="77777777" w:rsidR="009E06BF" w:rsidRPr="00971ACE" w:rsidRDefault="009E06BF">
                  <w:pPr>
                    <w:rPr>
                      <w:ins w:id="1241" w:author="James, Christin (DCYF)" w:date="2026-07-01T15:03:00Z" w16du:dateUtc="2026-07-01T22:03:00Z"/>
                      <w:sz w:val="16"/>
                      <w:szCs w:val="16"/>
                      <w:rPrChange w:id="1242" w:author="James, Christin (DCYF)" w:date="2026-07-01T15:09:00Z" w16du:dateUtc="2026-07-01T22:09:00Z">
                        <w:rPr>
                          <w:ins w:id="1243" w:author="James, Christin (DCYF)" w:date="2026-07-01T15:03:00Z" w16du:dateUtc="2026-07-01T22:03:00Z"/>
                          <w:sz w:val="14"/>
                          <w:szCs w:val="14"/>
                        </w:rPr>
                      </w:rPrChange>
                    </w:rPr>
                  </w:pPr>
                  <w:ins w:id="1244" w:author="James, Christin (DCYF)" w:date="2026-07-01T15:03:00Z" w16du:dateUtc="2026-07-01T22:03:00Z">
                    <w:r w:rsidRPr="00971ACE">
                      <w:rPr>
                        <w:sz w:val="16"/>
                        <w:szCs w:val="16"/>
                        <w:rPrChange w:id="1245" w:author="James, Christin (DCYF)" w:date="2026-07-01T15:09:00Z" w16du:dateUtc="2026-07-01T22:09:00Z">
                          <w:rPr>
                            <w:sz w:val="14"/>
                            <w:szCs w:val="14"/>
                          </w:rPr>
                        </w:rPrChange>
                      </w:rPr>
                      <w:t>13</w:t>
                    </w:r>
                  </w:ins>
                </w:p>
              </w:tc>
              <w:tc>
                <w:tcPr>
                  <w:tcW w:w="366" w:type="dxa"/>
                </w:tcPr>
                <w:p w14:paraId="2869A083" w14:textId="77777777" w:rsidR="009E06BF" w:rsidRPr="00971ACE" w:rsidRDefault="009E06BF">
                  <w:pPr>
                    <w:rPr>
                      <w:ins w:id="1246" w:author="James, Christin (DCYF)" w:date="2026-07-01T15:03:00Z" w16du:dateUtc="2026-07-01T22:03:00Z"/>
                      <w:sz w:val="16"/>
                      <w:szCs w:val="16"/>
                      <w:rPrChange w:id="1247" w:author="James, Christin (DCYF)" w:date="2026-07-01T15:09:00Z" w16du:dateUtc="2026-07-01T22:09:00Z">
                        <w:rPr>
                          <w:ins w:id="1248" w:author="James, Christin (DCYF)" w:date="2026-07-01T15:03:00Z" w16du:dateUtc="2026-07-01T22:03:00Z"/>
                          <w:sz w:val="14"/>
                          <w:szCs w:val="14"/>
                        </w:rPr>
                      </w:rPrChange>
                    </w:rPr>
                  </w:pPr>
                  <w:ins w:id="1249" w:author="James, Christin (DCYF)" w:date="2026-07-01T15:03:00Z" w16du:dateUtc="2026-07-01T22:03:00Z">
                    <w:r w:rsidRPr="00971ACE">
                      <w:rPr>
                        <w:sz w:val="16"/>
                        <w:szCs w:val="16"/>
                        <w:rPrChange w:id="1250" w:author="James, Christin (DCYF)" w:date="2026-07-01T15:09:00Z" w16du:dateUtc="2026-07-01T22:09:00Z">
                          <w:rPr>
                            <w:sz w:val="14"/>
                            <w:szCs w:val="14"/>
                          </w:rPr>
                        </w:rPrChange>
                      </w:rPr>
                      <w:t>14</w:t>
                    </w:r>
                  </w:ins>
                </w:p>
              </w:tc>
            </w:tr>
            <w:tr w:rsidR="009E06BF" w:rsidRPr="00971ACE" w14:paraId="19544462" w14:textId="77777777" w:rsidTr="70006B5F">
              <w:trPr>
                <w:ins w:id="1251" w:author="James, Christin (DCYF)" w:date="2026-07-01T15:03:00Z"/>
              </w:trPr>
              <w:tc>
                <w:tcPr>
                  <w:tcW w:w="366" w:type="dxa"/>
                </w:tcPr>
                <w:p w14:paraId="5A5AE940" w14:textId="77777777" w:rsidR="009E06BF" w:rsidRPr="00971ACE" w:rsidRDefault="009E06BF">
                  <w:pPr>
                    <w:rPr>
                      <w:ins w:id="1252" w:author="James, Christin (DCYF)" w:date="2026-07-01T15:03:00Z" w16du:dateUtc="2026-07-01T22:03:00Z"/>
                      <w:sz w:val="16"/>
                      <w:szCs w:val="16"/>
                      <w:rPrChange w:id="1253" w:author="James, Christin (DCYF)" w:date="2026-07-01T15:09:00Z" w16du:dateUtc="2026-07-01T22:09:00Z">
                        <w:rPr>
                          <w:ins w:id="1254" w:author="James, Christin (DCYF)" w:date="2026-07-01T15:03:00Z" w16du:dateUtc="2026-07-01T22:03:00Z"/>
                          <w:sz w:val="14"/>
                          <w:szCs w:val="14"/>
                        </w:rPr>
                      </w:rPrChange>
                    </w:rPr>
                  </w:pPr>
                  <w:ins w:id="1255" w:author="James, Christin (DCYF)" w:date="2026-07-01T15:03:00Z" w16du:dateUtc="2026-07-01T22:03:00Z">
                    <w:r w:rsidRPr="00971ACE">
                      <w:rPr>
                        <w:sz w:val="16"/>
                        <w:szCs w:val="16"/>
                        <w:rPrChange w:id="1256" w:author="James, Christin (DCYF)" w:date="2026-07-01T15:09:00Z" w16du:dateUtc="2026-07-01T22:09:00Z">
                          <w:rPr>
                            <w:sz w:val="14"/>
                            <w:szCs w:val="14"/>
                          </w:rPr>
                        </w:rPrChange>
                      </w:rPr>
                      <w:t>15</w:t>
                    </w:r>
                  </w:ins>
                </w:p>
              </w:tc>
              <w:tc>
                <w:tcPr>
                  <w:tcW w:w="366" w:type="dxa"/>
                </w:tcPr>
                <w:p w14:paraId="6CB31809" w14:textId="77777777" w:rsidR="009E06BF" w:rsidRPr="00971ACE" w:rsidRDefault="009E06BF">
                  <w:pPr>
                    <w:rPr>
                      <w:ins w:id="1257" w:author="James, Christin (DCYF)" w:date="2026-07-01T15:03:00Z" w16du:dateUtc="2026-07-01T22:03:00Z"/>
                      <w:sz w:val="16"/>
                      <w:szCs w:val="16"/>
                      <w:rPrChange w:id="1258" w:author="James, Christin (DCYF)" w:date="2026-07-01T15:09:00Z" w16du:dateUtc="2026-07-01T22:09:00Z">
                        <w:rPr>
                          <w:ins w:id="1259" w:author="James, Christin (DCYF)" w:date="2026-07-01T15:03:00Z" w16du:dateUtc="2026-07-01T22:03:00Z"/>
                          <w:sz w:val="14"/>
                          <w:szCs w:val="14"/>
                        </w:rPr>
                      </w:rPrChange>
                    </w:rPr>
                  </w:pPr>
                  <w:ins w:id="1260" w:author="James, Christin (DCYF)" w:date="2026-07-01T15:03:00Z" w16du:dateUtc="2026-07-01T22:03:00Z">
                    <w:r w:rsidRPr="00971ACE">
                      <w:rPr>
                        <w:sz w:val="16"/>
                        <w:szCs w:val="16"/>
                        <w:rPrChange w:id="1261" w:author="James, Christin (DCYF)" w:date="2026-07-01T15:09:00Z" w16du:dateUtc="2026-07-01T22:09:00Z">
                          <w:rPr>
                            <w:sz w:val="14"/>
                            <w:szCs w:val="14"/>
                          </w:rPr>
                        </w:rPrChange>
                      </w:rPr>
                      <w:t>16</w:t>
                    </w:r>
                  </w:ins>
                </w:p>
              </w:tc>
              <w:tc>
                <w:tcPr>
                  <w:tcW w:w="366" w:type="dxa"/>
                </w:tcPr>
                <w:p w14:paraId="2DADFEAB" w14:textId="77777777" w:rsidR="009E06BF" w:rsidRPr="00971ACE" w:rsidRDefault="009E06BF">
                  <w:pPr>
                    <w:rPr>
                      <w:ins w:id="1262" w:author="James, Christin (DCYF)" w:date="2026-07-01T15:03:00Z" w16du:dateUtc="2026-07-01T22:03:00Z"/>
                      <w:sz w:val="16"/>
                      <w:szCs w:val="16"/>
                      <w:rPrChange w:id="1263" w:author="James, Christin (DCYF)" w:date="2026-07-01T15:09:00Z" w16du:dateUtc="2026-07-01T22:09:00Z">
                        <w:rPr>
                          <w:ins w:id="1264" w:author="James, Christin (DCYF)" w:date="2026-07-01T15:03:00Z" w16du:dateUtc="2026-07-01T22:03:00Z"/>
                          <w:sz w:val="14"/>
                          <w:szCs w:val="14"/>
                        </w:rPr>
                      </w:rPrChange>
                    </w:rPr>
                  </w:pPr>
                  <w:ins w:id="1265" w:author="James, Christin (DCYF)" w:date="2026-07-01T15:03:00Z" w16du:dateUtc="2026-07-01T22:03:00Z">
                    <w:r w:rsidRPr="00971ACE">
                      <w:rPr>
                        <w:sz w:val="16"/>
                        <w:szCs w:val="16"/>
                        <w:rPrChange w:id="1266" w:author="James, Christin (DCYF)" w:date="2026-07-01T15:09:00Z" w16du:dateUtc="2026-07-01T22:09:00Z">
                          <w:rPr>
                            <w:sz w:val="14"/>
                            <w:szCs w:val="14"/>
                          </w:rPr>
                        </w:rPrChange>
                      </w:rPr>
                      <w:t>17</w:t>
                    </w:r>
                  </w:ins>
                </w:p>
              </w:tc>
              <w:tc>
                <w:tcPr>
                  <w:tcW w:w="366" w:type="dxa"/>
                </w:tcPr>
                <w:p w14:paraId="070FA118" w14:textId="77777777" w:rsidR="009E06BF" w:rsidRPr="00971ACE" w:rsidRDefault="009E06BF">
                  <w:pPr>
                    <w:rPr>
                      <w:ins w:id="1267" w:author="James, Christin (DCYF)" w:date="2026-07-01T15:03:00Z" w16du:dateUtc="2026-07-01T22:03:00Z"/>
                      <w:sz w:val="16"/>
                      <w:szCs w:val="16"/>
                      <w:rPrChange w:id="1268" w:author="James, Christin (DCYF)" w:date="2026-07-01T15:09:00Z" w16du:dateUtc="2026-07-01T22:09:00Z">
                        <w:rPr>
                          <w:ins w:id="1269" w:author="James, Christin (DCYF)" w:date="2026-07-01T15:03:00Z" w16du:dateUtc="2026-07-01T22:03:00Z"/>
                          <w:sz w:val="14"/>
                          <w:szCs w:val="14"/>
                        </w:rPr>
                      </w:rPrChange>
                    </w:rPr>
                  </w:pPr>
                  <w:ins w:id="1270" w:author="James, Christin (DCYF)" w:date="2026-07-01T15:03:00Z" w16du:dateUtc="2026-07-01T22:03:00Z">
                    <w:r w:rsidRPr="00971ACE">
                      <w:rPr>
                        <w:sz w:val="16"/>
                        <w:szCs w:val="16"/>
                        <w:rPrChange w:id="1271" w:author="James, Christin (DCYF)" w:date="2026-07-01T15:09:00Z" w16du:dateUtc="2026-07-01T22:09:00Z">
                          <w:rPr>
                            <w:sz w:val="14"/>
                            <w:szCs w:val="14"/>
                          </w:rPr>
                        </w:rPrChange>
                      </w:rPr>
                      <w:t>18</w:t>
                    </w:r>
                  </w:ins>
                </w:p>
              </w:tc>
              <w:tc>
                <w:tcPr>
                  <w:tcW w:w="366" w:type="dxa"/>
                </w:tcPr>
                <w:p w14:paraId="7DA3C751" w14:textId="77777777" w:rsidR="009E06BF" w:rsidRPr="00971ACE" w:rsidRDefault="009E06BF">
                  <w:pPr>
                    <w:rPr>
                      <w:ins w:id="1272" w:author="James, Christin (DCYF)" w:date="2026-07-01T15:03:00Z" w16du:dateUtc="2026-07-01T22:03:00Z"/>
                      <w:sz w:val="16"/>
                      <w:szCs w:val="16"/>
                      <w:rPrChange w:id="1273" w:author="James, Christin (DCYF)" w:date="2026-07-01T15:09:00Z" w16du:dateUtc="2026-07-01T22:09:00Z">
                        <w:rPr>
                          <w:ins w:id="1274" w:author="James, Christin (DCYF)" w:date="2026-07-01T15:03:00Z" w16du:dateUtc="2026-07-01T22:03:00Z"/>
                          <w:sz w:val="14"/>
                          <w:szCs w:val="14"/>
                        </w:rPr>
                      </w:rPrChange>
                    </w:rPr>
                  </w:pPr>
                  <w:ins w:id="1275" w:author="James, Christin (DCYF)" w:date="2026-07-01T15:03:00Z" w16du:dateUtc="2026-07-01T22:03:00Z">
                    <w:r w:rsidRPr="00971ACE">
                      <w:rPr>
                        <w:sz w:val="16"/>
                        <w:szCs w:val="16"/>
                        <w:rPrChange w:id="1276" w:author="James, Christin (DCYF)" w:date="2026-07-01T15:09:00Z" w16du:dateUtc="2026-07-01T22:09:00Z">
                          <w:rPr>
                            <w:sz w:val="14"/>
                            <w:szCs w:val="14"/>
                          </w:rPr>
                        </w:rPrChange>
                      </w:rPr>
                      <w:t>19</w:t>
                    </w:r>
                  </w:ins>
                </w:p>
              </w:tc>
              <w:tc>
                <w:tcPr>
                  <w:tcW w:w="366" w:type="dxa"/>
                </w:tcPr>
                <w:p w14:paraId="0F227813" w14:textId="77777777" w:rsidR="009E06BF" w:rsidRPr="00971ACE" w:rsidRDefault="009E06BF">
                  <w:pPr>
                    <w:rPr>
                      <w:ins w:id="1277" w:author="James, Christin (DCYF)" w:date="2026-07-01T15:03:00Z" w16du:dateUtc="2026-07-01T22:03:00Z"/>
                      <w:sz w:val="16"/>
                      <w:szCs w:val="16"/>
                      <w:rPrChange w:id="1278" w:author="James, Christin (DCYF)" w:date="2026-07-01T15:09:00Z" w16du:dateUtc="2026-07-01T22:09:00Z">
                        <w:rPr>
                          <w:ins w:id="1279" w:author="James, Christin (DCYF)" w:date="2026-07-01T15:03:00Z" w16du:dateUtc="2026-07-01T22:03:00Z"/>
                          <w:sz w:val="14"/>
                          <w:szCs w:val="14"/>
                        </w:rPr>
                      </w:rPrChange>
                    </w:rPr>
                  </w:pPr>
                  <w:ins w:id="1280" w:author="James, Christin (DCYF)" w:date="2026-07-01T15:03:00Z" w16du:dateUtc="2026-07-01T22:03:00Z">
                    <w:r w:rsidRPr="00971ACE">
                      <w:rPr>
                        <w:sz w:val="16"/>
                        <w:szCs w:val="16"/>
                        <w:rPrChange w:id="1281" w:author="James, Christin (DCYF)" w:date="2026-07-01T15:09:00Z" w16du:dateUtc="2026-07-01T22:09:00Z">
                          <w:rPr>
                            <w:sz w:val="14"/>
                            <w:szCs w:val="14"/>
                          </w:rPr>
                        </w:rPrChange>
                      </w:rPr>
                      <w:t>20</w:t>
                    </w:r>
                  </w:ins>
                </w:p>
              </w:tc>
              <w:tc>
                <w:tcPr>
                  <w:tcW w:w="366" w:type="dxa"/>
                </w:tcPr>
                <w:p w14:paraId="386517F1" w14:textId="77777777" w:rsidR="009E06BF" w:rsidRPr="00971ACE" w:rsidRDefault="009E06BF">
                  <w:pPr>
                    <w:rPr>
                      <w:ins w:id="1282" w:author="James, Christin (DCYF)" w:date="2026-07-01T15:03:00Z" w16du:dateUtc="2026-07-01T22:03:00Z"/>
                      <w:sz w:val="16"/>
                      <w:szCs w:val="16"/>
                      <w:rPrChange w:id="1283" w:author="James, Christin (DCYF)" w:date="2026-07-01T15:09:00Z" w16du:dateUtc="2026-07-01T22:09:00Z">
                        <w:rPr>
                          <w:ins w:id="1284" w:author="James, Christin (DCYF)" w:date="2026-07-01T15:03:00Z" w16du:dateUtc="2026-07-01T22:03:00Z"/>
                          <w:sz w:val="14"/>
                          <w:szCs w:val="14"/>
                        </w:rPr>
                      </w:rPrChange>
                    </w:rPr>
                  </w:pPr>
                  <w:ins w:id="1285" w:author="James, Christin (DCYF)" w:date="2026-07-01T15:03:00Z" w16du:dateUtc="2026-07-01T22:03:00Z">
                    <w:r w:rsidRPr="00971ACE">
                      <w:rPr>
                        <w:sz w:val="16"/>
                        <w:szCs w:val="16"/>
                        <w:rPrChange w:id="1286" w:author="James, Christin (DCYF)" w:date="2026-07-01T15:09:00Z" w16du:dateUtc="2026-07-01T22:09:00Z">
                          <w:rPr>
                            <w:sz w:val="14"/>
                            <w:szCs w:val="14"/>
                          </w:rPr>
                        </w:rPrChange>
                      </w:rPr>
                      <w:t>21</w:t>
                    </w:r>
                  </w:ins>
                </w:p>
              </w:tc>
            </w:tr>
            <w:tr w:rsidR="009E06BF" w:rsidRPr="00971ACE" w14:paraId="767F191E" w14:textId="77777777" w:rsidTr="70006B5F">
              <w:trPr>
                <w:ins w:id="1287" w:author="James, Christin (DCYF)" w:date="2026-07-01T15:03:00Z"/>
              </w:trPr>
              <w:tc>
                <w:tcPr>
                  <w:tcW w:w="366" w:type="dxa"/>
                </w:tcPr>
                <w:p w14:paraId="50D0102F" w14:textId="77777777" w:rsidR="009E06BF" w:rsidRPr="00971ACE" w:rsidRDefault="009E06BF">
                  <w:pPr>
                    <w:rPr>
                      <w:ins w:id="1288" w:author="James, Christin (DCYF)" w:date="2026-07-01T15:03:00Z" w16du:dateUtc="2026-07-01T22:03:00Z"/>
                      <w:sz w:val="16"/>
                      <w:szCs w:val="16"/>
                      <w:rPrChange w:id="1289" w:author="James, Christin (DCYF)" w:date="2026-07-01T15:09:00Z" w16du:dateUtc="2026-07-01T22:09:00Z">
                        <w:rPr>
                          <w:ins w:id="1290" w:author="James, Christin (DCYF)" w:date="2026-07-01T15:03:00Z" w16du:dateUtc="2026-07-01T22:03:00Z"/>
                          <w:sz w:val="14"/>
                          <w:szCs w:val="14"/>
                        </w:rPr>
                      </w:rPrChange>
                    </w:rPr>
                  </w:pPr>
                  <w:ins w:id="1291" w:author="James, Christin (DCYF)" w:date="2026-07-01T15:03:00Z" w16du:dateUtc="2026-07-01T22:03:00Z">
                    <w:r w:rsidRPr="00971ACE">
                      <w:rPr>
                        <w:sz w:val="16"/>
                        <w:szCs w:val="16"/>
                        <w:rPrChange w:id="1292" w:author="James, Christin (DCYF)" w:date="2026-07-01T15:09:00Z" w16du:dateUtc="2026-07-01T22:09:00Z">
                          <w:rPr>
                            <w:sz w:val="14"/>
                            <w:szCs w:val="14"/>
                          </w:rPr>
                        </w:rPrChange>
                      </w:rPr>
                      <w:t>22</w:t>
                    </w:r>
                  </w:ins>
                </w:p>
              </w:tc>
              <w:tc>
                <w:tcPr>
                  <w:tcW w:w="366" w:type="dxa"/>
                </w:tcPr>
                <w:p w14:paraId="5909B7D6" w14:textId="77777777" w:rsidR="009E06BF" w:rsidRPr="00971ACE" w:rsidRDefault="009E06BF">
                  <w:pPr>
                    <w:rPr>
                      <w:ins w:id="1293" w:author="James, Christin (DCYF)" w:date="2026-07-01T15:03:00Z" w16du:dateUtc="2026-07-01T22:03:00Z"/>
                      <w:sz w:val="16"/>
                      <w:szCs w:val="16"/>
                      <w:rPrChange w:id="1294" w:author="James, Christin (DCYF)" w:date="2026-07-01T15:09:00Z" w16du:dateUtc="2026-07-01T22:09:00Z">
                        <w:rPr>
                          <w:ins w:id="1295" w:author="James, Christin (DCYF)" w:date="2026-07-01T15:03:00Z" w16du:dateUtc="2026-07-01T22:03:00Z"/>
                          <w:sz w:val="14"/>
                          <w:szCs w:val="14"/>
                        </w:rPr>
                      </w:rPrChange>
                    </w:rPr>
                  </w:pPr>
                  <w:ins w:id="1296" w:author="James, Christin (DCYF)" w:date="2026-07-01T15:03:00Z" w16du:dateUtc="2026-07-01T22:03:00Z">
                    <w:r w:rsidRPr="00971ACE">
                      <w:rPr>
                        <w:sz w:val="16"/>
                        <w:szCs w:val="16"/>
                        <w:rPrChange w:id="1297" w:author="James, Christin (DCYF)" w:date="2026-07-01T15:09:00Z" w16du:dateUtc="2026-07-01T22:09:00Z">
                          <w:rPr>
                            <w:sz w:val="14"/>
                            <w:szCs w:val="14"/>
                          </w:rPr>
                        </w:rPrChange>
                      </w:rPr>
                      <w:t>23</w:t>
                    </w:r>
                  </w:ins>
                </w:p>
              </w:tc>
              <w:tc>
                <w:tcPr>
                  <w:tcW w:w="366" w:type="dxa"/>
                </w:tcPr>
                <w:p w14:paraId="64DE61A2" w14:textId="77777777" w:rsidR="009E06BF" w:rsidRPr="00971ACE" w:rsidRDefault="009E06BF">
                  <w:pPr>
                    <w:rPr>
                      <w:ins w:id="1298" w:author="James, Christin (DCYF)" w:date="2026-07-01T15:03:00Z" w16du:dateUtc="2026-07-01T22:03:00Z"/>
                      <w:sz w:val="16"/>
                      <w:szCs w:val="16"/>
                      <w:rPrChange w:id="1299" w:author="James, Christin (DCYF)" w:date="2026-07-01T15:09:00Z" w16du:dateUtc="2026-07-01T22:09:00Z">
                        <w:rPr>
                          <w:ins w:id="1300" w:author="James, Christin (DCYF)" w:date="2026-07-01T15:03:00Z" w16du:dateUtc="2026-07-01T22:03:00Z"/>
                          <w:sz w:val="14"/>
                          <w:szCs w:val="14"/>
                        </w:rPr>
                      </w:rPrChange>
                    </w:rPr>
                  </w:pPr>
                  <w:ins w:id="1301" w:author="James, Christin (DCYF)" w:date="2026-07-01T15:03:00Z" w16du:dateUtc="2026-07-01T22:03:00Z">
                    <w:r w:rsidRPr="00971ACE">
                      <w:rPr>
                        <w:sz w:val="16"/>
                        <w:szCs w:val="16"/>
                        <w:rPrChange w:id="1302" w:author="James, Christin (DCYF)" w:date="2026-07-01T15:09:00Z" w16du:dateUtc="2026-07-01T22:09:00Z">
                          <w:rPr>
                            <w:sz w:val="14"/>
                            <w:szCs w:val="14"/>
                          </w:rPr>
                        </w:rPrChange>
                      </w:rPr>
                      <w:t>24</w:t>
                    </w:r>
                  </w:ins>
                </w:p>
              </w:tc>
              <w:tc>
                <w:tcPr>
                  <w:tcW w:w="366" w:type="dxa"/>
                </w:tcPr>
                <w:p w14:paraId="42547C56" w14:textId="77777777" w:rsidR="009E06BF" w:rsidRPr="00971ACE" w:rsidRDefault="009E06BF">
                  <w:pPr>
                    <w:rPr>
                      <w:ins w:id="1303" w:author="James, Christin (DCYF)" w:date="2026-07-01T15:03:00Z" w16du:dateUtc="2026-07-01T22:03:00Z"/>
                      <w:sz w:val="16"/>
                      <w:szCs w:val="16"/>
                      <w:rPrChange w:id="1304" w:author="James, Christin (DCYF)" w:date="2026-07-01T15:09:00Z" w16du:dateUtc="2026-07-01T22:09:00Z">
                        <w:rPr>
                          <w:ins w:id="1305" w:author="James, Christin (DCYF)" w:date="2026-07-01T15:03:00Z" w16du:dateUtc="2026-07-01T22:03:00Z"/>
                          <w:sz w:val="14"/>
                          <w:szCs w:val="14"/>
                        </w:rPr>
                      </w:rPrChange>
                    </w:rPr>
                  </w:pPr>
                  <w:ins w:id="1306" w:author="James, Christin (DCYF)" w:date="2026-07-01T15:03:00Z" w16du:dateUtc="2026-07-01T22:03:00Z">
                    <w:r w:rsidRPr="00971ACE">
                      <w:rPr>
                        <w:sz w:val="16"/>
                        <w:szCs w:val="16"/>
                        <w:rPrChange w:id="1307" w:author="James, Christin (DCYF)" w:date="2026-07-01T15:09:00Z" w16du:dateUtc="2026-07-01T22:09:00Z">
                          <w:rPr>
                            <w:sz w:val="14"/>
                            <w:szCs w:val="14"/>
                          </w:rPr>
                        </w:rPrChange>
                      </w:rPr>
                      <w:t>25</w:t>
                    </w:r>
                  </w:ins>
                </w:p>
              </w:tc>
              <w:tc>
                <w:tcPr>
                  <w:tcW w:w="366" w:type="dxa"/>
                </w:tcPr>
                <w:p w14:paraId="3E32CC14" w14:textId="77777777" w:rsidR="009E06BF" w:rsidRPr="00971ACE" w:rsidRDefault="009E06BF">
                  <w:pPr>
                    <w:rPr>
                      <w:ins w:id="1308" w:author="James, Christin (DCYF)" w:date="2026-07-01T15:03:00Z" w16du:dateUtc="2026-07-01T22:03:00Z"/>
                      <w:sz w:val="16"/>
                      <w:szCs w:val="16"/>
                      <w:rPrChange w:id="1309" w:author="James, Christin (DCYF)" w:date="2026-07-01T15:09:00Z" w16du:dateUtc="2026-07-01T22:09:00Z">
                        <w:rPr>
                          <w:ins w:id="1310" w:author="James, Christin (DCYF)" w:date="2026-07-01T15:03:00Z" w16du:dateUtc="2026-07-01T22:03:00Z"/>
                          <w:sz w:val="14"/>
                          <w:szCs w:val="14"/>
                        </w:rPr>
                      </w:rPrChange>
                    </w:rPr>
                  </w:pPr>
                  <w:ins w:id="1311" w:author="James, Christin (DCYF)" w:date="2026-07-01T15:03:00Z" w16du:dateUtc="2026-07-01T22:03:00Z">
                    <w:r w:rsidRPr="00971ACE">
                      <w:rPr>
                        <w:sz w:val="16"/>
                        <w:szCs w:val="16"/>
                        <w:rPrChange w:id="1312" w:author="James, Christin (DCYF)" w:date="2026-07-01T15:09:00Z" w16du:dateUtc="2026-07-01T22:09:00Z">
                          <w:rPr>
                            <w:sz w:val="14"/>
                            <w:szCs w:val="14"/>
                          </w:rPr>
                        </w:rPrChange>
                      </w:rPr>
                      <w:t>26</w:t>
                    </w:r>
                  </w:ins>
                </w:p>
              </w:tc>
              <w:tc>
                <w:tcPr>
                  <w:tcW w:w="366" w:type="dxa"/>
                </w:tcPr>
                <w:p w14:paraId="3DCBF721" w14:textId="0DCB8BD3" w:rsidR="009E06BF" w:rsidRPr="00971ACE" w:rsidRDefault="5C2BC947">
                  <w:pPr>
                    <w:rPr>
                      <w:ins w:id="1313" w:author="James, Christin (DCYF)" w:date="2026-07-01T15:03:00Z" w16du:dateUtc="2026-07-01T22:03:00Z"/>
                      <w:sz w:val="16"/>
                      <w:szCs w:val="16"/>
                      <w:rPrChange w:id="1314" w:author="James, Christin (DCYF)" w:date="2026-07-01T15:09:00Z" w16du:dateUtc="2026-07-01T22:09:00Z">
                        <w:rPr>
                          <w:ins w:id="1315" w:author="James, Christin (DCYF)" w:date="2026-07-01T15:03:00Z" w16du:dateUtc="2026-07-01T22:03:00Z"/>
                          <w:sz w:val="14"/>
                          <w:szCs w:val="14"/>
                        </w:rPr>
                      </w:rPrChange>
                    </w:rPr>
                  </w:pPr>
                  <w:ins w:id="1316" w:author="Ramynke, Jason (DCYF)" w:date="2026-07-07T18:38:00Z" w16du:dateUtc="2026-07-07T18:38:23Z">
                    <w:r w:rsidRPr="70006B5F">
                      <w:rPr>
                        <w:sz w:val="16"/>
                        <w:szCs w:val="16"/>
                      </w:rPr>
                      <w:t>27</w:t>
                    </w:r>
                  </w:ins>
                </w:p>
              </w:tc>
              <w:tc>
                <w:tcPr>
                  <w:tcW w:w="366" w:type="dxa"/>
                </w:tcPr>
                <w:p w14:paraId="54D47AFD" w14:textId="255F3327" w:rsidR="009E06BF" w:rsidRPr="00971ACE" w:rsidRDefault="5C2BC947">
                  <w:pPr>
                    <w:rPr>
                      <w:ins w:id="1317" w:author="James, Christin (DCYF)" w:date="2026-07-01T15:03:00Z" w16du:dateUtc="2026-07-01T22:03:00Z"/>
                      <w:sz w:val="16"/>
                      <w:szCs w:val="16"/>
                      <w:rPrChange w:id="1318" w:author="James, Christin (DCYF)" w:date="2026-07-01T15:09:00Z" w16du:dateUtc="2026-07-01T22:09:00Z">
                        <w:rPr>
                          <w:ins w:id="1319" w:author="James, Christin (DCYF)" w:date="2026-07-01T15:03:00Z" w16du:dateUtc="2026-07-01T22:03:00Z"/>
                          <w:sz w:val="14"/>
                          <w:szCs w:val="14"/>
                        </w:rPr>
                      </w:rPrChange>
                    </w:rPr>
                  </w:pPr>
                  <w:ins w:id="1320" w:author="Ramynke, Jason (DCYF)" w:date="2026-07-07T18:38:00Z" w16du:dateUtc="2026-07-07T18:38:26Z">
                    <w:r w:rsidRPr="70006B5F">
                      <w:rPr>
                        <w:sz w:val="16"/>
                        <w:szCs w:val="16"/>
                      </w:rPr>
                      <w:t>28</w:t>
                    </w:r>
                  </w:ins>
                </w:p>
              </w:tc>
            </w:tr>
            <w:tr w:rsidR="009E06BF" w:rsidRPr="00971ACE" w14:paraId="44C6E782" w14:textId="77777777" w:rsidTr="70006B5F">
              <w:trPr>
                <w:ins w:id="1321" w:author="James, Christin (DCYF)" w:date="2026-07-01T15:03:00Z"/>
              </w:trPr>
              <w:tc>
                <w:tcPr>
                  <w:tcW w:w="366" w:type="dxa"/>
                </w:tcPr>
                <w:p w14:paraId="04F3929B" w14:textId="77777777" w:rsidR="009E06BF" w:rsidRPr="00971ACE" w:rsidRDefault="009E06BF">
                  <w:pPr>
                    <w:rPr>
                      <w:ins w:id="1322" w:author="James, Christin (DCYF)" w:date="2026-07-01T15:03:00Z" w16du:dateUtc="2026-07-01T22:03:00Z"/>
                      <w:sz w:val="16"/>
                      <w:szCs w:val="16"/>
                      <w:rPrChange w:id="1323" w:author="James, Christin (DCYF)" w:date="2026-07-01T15:09:00Z" w16du:dateUtc="2026-07-01T22:09:00Z">
                        <w:rPr>
                          <w:ins w:id="1324" w:author="James, Christin (DCYF)" w:date="2026-07-01T15:03:00Z" w16du:dateUtc="2026-07-01T22:03:00Z"/>
                          <w:sz w:val="14"/>
                          <w:szCs w:val="14"/>
                        </w:rPr>
                      </w:rPrChange>
                    </w:rPr>
                  </w:pPr>
                  <w:ins w:id="1325" w:author="James, Christin (DCYF)" w:date="2026-07-01T15:03:00Z" w16du:dateUtc="2026-07-01T22:03:00Z">
                    <w:r w:rsidRPr="00971ACE">
                      <w:rPr>
                        <w:sz w:val="16"/>
                        <w:szCs w:val="16"/>
                        <w:rPrChange w:id="1326" w:author="James, Christin (DCYF)" w:date="2026-07-01T15:09:00Z" w16du:dateUtc="2026-07-01T22:09:00Z">
                          <w:rPr>
                            <w:sz w:val="14"/>
                            <w:szCs w:val="14"/>
                          </w:rPr>
                        </w:rPrChange>
                      </w:rPr>
                      <w:t>29</w:t>
                    </w:r>
                  </w:ins>
                </w:p>
              </w:tc>
              <w:tc>
                <w:tcPr>
                  <w:tcW w:w="366" w:type="dxa"/>
                </w:tcPr>
                <w:p w14:paraId="0F4BFDC8" w14:textId="77777777" w:rsidR="009E06BF" w:rsidRPr="00971ACE" w:rsidRDefault="009E06BF">
                  <w:pPr>
                    <w:rPr>
                      <w:ins w:id="1327" w:author="James, Christin (DCYF)" w:date="2026-07-01T15:03:00Z" w16du:dateUtc="2026-07-01T22:03:00Z"/>
                      <w:sz w:val="16"/>
                      <w:szCs w:val="16"/>
                      <w:rPrChange w:id="1328" w:author="James, Christin (DCYF)" w:date="2026-07-01T15:09:00Z" w16du:dateUtc="2026-07-01T22:09:00Z">
                        <w:rPr>
                          <w:ins w:id="1329" w:author="James, Christin (DCYF)" w:date="2026-07-01T15:03:00Z" w16du:dateUtc="2026-07-01T22:03:00Z"/>
                          <w:sz w:val="14"/>
                          <w:szCs w:val="14"/>
                        </w:rPr>
                      </w:rPrChange>
                    </w:rPr>
                  </w:pPr>
                  <w:ins w:id="1330" w:author="James, Christin (DCYF)" w:date="2026-07-01T15:03:00Z" w16du:dateUtc="2026-07-01T22:03:00Z">
                    <w:r w:rsidRPr="00971ACE">
                      <w:rPr>
                        <w:sz w:val="16"/>
                        <w:szCs w:val="16"/>
                        <w:rPrChange w:id="1331" w:author="James, Christin (DCYF)" w:date="2026-07-01T15:09:00Z" w16du:dateUtc="2026-07-01T22:09:00Z">
                          <w:rPr>
                            <w:sz w:val="14"/>
                            <w:szCs w:val="14"/>
                          </w:rPr>
                        </w:rPrChange>
                      </w:rPr>
                      <w:t>30</w:t>
                    </w:r>
                  </w:ins>
                </w:p>
              </w:tc>
              <w:tc>
                <w:tcPr>
                  <w:tcW w:w="366" w:type="dxa"/>
                </w:tcPr>
                <w:p w14:paraId="7153A158" w14:textId="77777777" w:rsidR="009E06BF" w:rsidRPr="00971ACE" w:rsidRDefault="009E06BF">
                  <w:pPr>
                    <w:rPr>
                      <w:ins w:id="1332" w:author="James, Christin (DCYF)" w:date="2026-07-01T15:03:00Z" w16du:dateUtc="2026-07-01T22:03:00Z"/>
                      <w:sz w:val="16"/>
                      <w:szCs w:val="16"/>
                      <w:rPrChange w:id="1333" w:author="James, Christin (DCYF)" w:date="2026-07-01T15:09:00Z" w16du:dateUtc="2026-07-01T22:09:00Z">
                        <w:rPr>
                          <w:ins w:id="1334" w:author="James, Christin (DCYF)" w:date="2026-07-01T15:03:00Z" w16du:dateUtc="2026-07-01T22:03:00Z"/>
                          <w:sz w:val="14"/>
                          <w:szCs w:val="14"/>
                        </w:rPr>
                      </w:rPrChange>
                    </w:rPr>
                  </w:pPr>
                  <w:ins w:id="1335" w:author="James, Christin (DCYF)" w:date="2026-07-01T15:03:00Z" w16du:dateUtc="2026-07-01T22:03:00Z">
                    <w:r w:rsidRPr="00971ACE">
                      <w:rPr>
                        <w:sz w:val="16"/>
                        <w:szCs w:val="16"/>
                        <w:rPrChange w:id="1336" w:author="James, Christin (DCYF)" w:date="2026-07-01T15:09:00Z" w16du:dateUtc="2026-07-01T22:09:00Z">
                          <w:rPr>
                            <w:sz w:val="14"/>
                            <w:szCs w:val="14"/>
                          </w:rPr>
                        </w:rPrChange>
                      </w:rPr>
                      <w:t>31</w:t>
                    </w:r>
                  </w:ins>
                </w:p>
              </w:tc>
              <w:tc>
                <w:tcPr>
                  <w:tcW w:w="366" w:type="dxa"/>
                </w:tcPr>
                <w:p w14:paraId="306195F2" w14:textId="77777777" w:rsidR="009E06BF" w:rsidRPr="00971ACE" w:rsidRDefault="009E06BF">
                  <w:pPr>
                    <w:rPr>
                      <w:ins w:id="1337" w:author="James, Christin (DCYF)" w:date="2026-07-01T15:03:00Z" w16du:dateUtc="2026-07-01T22:03:00Z"/>
                      <w:sz w:val="16"/>
                      <w:szCs w:val="16"/>
                      <w:rPrChange w:id="1338" w:author="James, Christin (DCYF)" w:date="2026-07-01T15:09:00Z" w16du:dateUtc="2026-07-01T22:09:00Z">
                        <w:rPr>
                          <w:ins w:id="1339" w:author="James, Christin (DCYF)" w:date="2026-07-01T15:03:00Z" w16du:dateUtc="2026-07-01T22:03:00Z"/>
                          <w:sz w:val="14"/>
                          <w:szCs w:val="14"/>
                        </w:rPr>
                      </w:rPrChange>
                    </w:rPr>
                  </w:pPr>
                </w:p>
              </w:tc>
              <w:tc>
                <w:tcPr>
                  <w:tcW w:w="366" w:type="dxa"/>
                </w:tcPr>
                <w:p w14:paraId="2AC22AD3" w14:textId="77777777" w:rsidR="009E06BF" w:rsidRPr="00971ACE" w:rsidRDefault="009E06BF">
                  <w:pPr>
                    <w:rPr>
                      <w:ins w:id="1340" w:author="James, Christin (DCYF)" w:date="2026-07-01T15:03:00Z" w16du:dateUtc="2026-07-01T22:03:00Z"/>
                      <w:sz w:val="16"/>
                      <w:szCs w:val="16"/>
                      <w:rPrChange w:id="1341" w:author="James, Christin (DCYF)" w:date="2026-07-01T15:09:00Z" w16du:dateUtc="2026-07-01T22:09:00Z">
                        <w:rPr>
                          <w:ins w:id="1342" w:author="James, Christin (DCYF)" w:date="2026-07-01T15:03:00Z" w16du:dateUtc="2026-07-01T22:03:00Z"/>
                          <w:sz w:val="14"/>
                          <w:szCs w:val="14"/>
                        </w:rPr>
                      </w:rPrChange>
                    </w:rPr>
                  </w:pPr>
                </w:p>
              </w:tc>
              <w:tc>
                <w:tcPr>
                  <w:tcW w:w="366" w:type="dxa"/>
                </w:tcPr>
                <w:p w14:paraId="75F1A62F" w14:textId="77777777" w:rsidR="009E06BF" w:rsidRPr="00971ACE" w:rsidRDefault="009E06BF">
                  <w:pPr>
                    <w:rPr>
                      <w:ins w:id="1343" w:author="James, Christin (DCYF)" w:date="2026-07-01T15:03:00Z" w16du:dateUtc="2026-07-01T22:03:00Z"/>
                      <w:sz w:val="16"/>
                      <w:szCs w:val="16"/>
                      <w:rPrChange w:id="1344" w:author="James, Christin (DCYF)" w:date="2026-07-01T15:09:00Z" w16du:dateUtc="2026-07-01T22:09:00Z">
                        <w:rPr>
                          <w:ins w:id="1345" w:author="James, Christin (DCYF)" w:date="2026-07-01T15:03:00Z" w16du:dateUtc="2026-07-01T22:03:00Z"/>
                          <w:sz w:val="14"/>
                          <w:szCs w:val="14"/>
                        </w:rPr>
                      </w:rPrChange>
                    </w:rPr>
                  </w:pPr>
                </w:p>
              </w:tc>
              <w:tc>
                <w:tcPr>
                  <w:tcW w:w="366" w:type="dxa"/>
                </w:tcPr>
                <w:p w14:paraId="5281487E" w14:textId="77777777" w:rsidR="009E06BF" w:rsidRPr="00971ACE" w:rsidRDefault="009E06BF">
                  <w:pPr>
                    <w:rPr>
                      <w:ins w:id="1346" w:author="James, Christin (DCYF)" w:date="2026-07-01T15:03:00Z" w16du:dateUtc="2026-07-01T22:03:00Z"/>
                      <w:sz w:val="16"/>
                      <w:szCs w:val="16"/>
                      <w:rPrChange w:id="1347" w:author="James, Christin (DCYF)" w:date="2026-07-01T15:09:00Z" w16du:dateUtc="2026-07-01T22:09:00Z">
                        <w:rPr>
                          <w:ins w:id="1348" w:author="James, Christin (DCYF)" w:date="2026-07-01T15:03:00Z" w16du:dateUtc="2026-07-01T22:03:00Z"/>
                          <w:sz w:val="14"/>
                          <w:szCs w:val="14"/>
                        </w:rPr>
                      </w:rPrChange>
                    </w:rPr>
                  </w:pPr>
                </w:p>
              </w:tc>
            </w:tr>
          </w:tbl>
          <w:p w14:paraId="1DAC48FC" w14:textId="77777777" w:rsidR="009E06BF" w:rsidRPr="009E06BF" w:rsidRDefault="009E06BF">
            <w:pPr>
              <w:contextualSpacing/>
              <w:rPr>
                <w:ins w:id="1349" w:author="James, Christin (DCYF)" w:date="2026-07-01T15:03:00Z" w16du:dateUtc="2026-07-01T22:03:00Z"/>
                <w:rFonts w:ascii="Calibri" w:hAnsi="Calibri" w:cs="Calibri"/>
                <w:sz w:val="18"/>
                <w:szCs w:val="18"/>
                <w:rPrChange w:id="1350" w:author="James, Christin (DCYF)" w:date="2026-07-01T15:03:00Z" w16du:dateUtc="2026-07-01T22:03:00Z">
                  <w:rPr>
                    <w:ins w:id="1351" w:author="James, Christin (DCYF)" w:date="2026-07-01T15:03:00Z" w16du:dateUtc="2026-07-01T22:03:00Z"/>
                    <w:rFonts w:ascii="Calibri" w:hAnsi="Calibri" w:cs="Calibri"/>
                    <w:sz w:val="24"/>
                    <w:szCs w:val="24"/>
                  </w:rPr>
                </w:rPrChange>
              </w:rPr>
            </w:pPr>
          </w:p>
        </w:tc>
      </w:tr>
      <w:tr w:rsidR="009E06BF" w:rsidRPr="009E06BF" w14:paraId="2808D9F1" w14:textId="77777777" w:rsidTr="23F26365">
        <w:trPr>
          <w:gridAfter w:val="2"/>
          <w:wAfter w:w="19" w:type="dxa"/>
          <w:ins w:id="1352" w:author="James, Christin (DCYF)" w:date="2026-07-01T15:03:00Z"/>
          <w:trPrChange w:id="1353" w:author="Ramynke, Jason (DCYF)" w:date="2026-07-07T18:40:00Z" w16du:dateUtc="2026-07-01T22:04:00Z">
            <w:trPr>
              <w:gridBefore w:val="1"/>
              <w:gridAfter w:val="2"/>
            </w:trPr>
          </w:trPrChange>
        </w:trPr>
        <w:tc>
          <w:tcPr>
            <w:tcW w:w="1440" w:type="dxa"/>
            <w:tcPrChange w:id="1354" w:author="Ramynke, Jason (DCYF)" w:date="2026-07-07T18:40:00Z" w16du:dateUtc="2026-07-01T22:04:00Z">
              <w:tcPr>
                <w:tcW w:w="1785" w:type="dxa"/>
              </w:tcPr>
            </w:tcPrChange>
          </w:tcPr>
          <w:p w14:paraId="31C9A036" w14:textId="77777777" w:rsidR="009E06BF" w:rsidRPr="009E06BF" w:rsidRDefault="009E06BF">
            <w:pPr>
              <w:contextualSpacing/>
              <w:rPr>
                <w:ins w:id="1355" w:author="James, Christin (DCYF)" w:date="2026-07-01T15:03:00Z" w16du:dateUtc="2026-07-01T22:03:00Z"/>
                <w:rFonts w:cs="Calibri"/>
                <w:sz w:val="18"/>
                <w:szCs w:val="18"/>
                <w:rPrChange w:id="1356" w:author="James, Christin (DCYF)" w:date="2026-07-01T15:03:00Z" w16du:dateUtc="2026-07-01T22:03:00Z">
                  <w:rPr>
                    <w:ins w:id="1357" w:author="James, Christin (DCYF)" w:date="2026-07-01T15:03:00Z" w16du:dateUtc="2026-07-01T22:03:00Z"/>
                    <w:rFonts w:cs="Calibri"/>
                  </w:rPr>
                </w:rPrChange>
              </w:rPr>
            </w:pPr>
            <w:ins w:id="1358" w:author="James, Christin (DCYF)" w:date="2026-07-01T15:03:00Z" w16du:dateUtc="2026-07-01T22:03:00Z">
              <w:r w:rsidRPr="009E06BF">
                <w:rPr>
                  <w:rFonts w:cs="Calibri"/>
                  <w:sz w:val="18"/>
                  <w:szCs w:val="18"/>
                  <w:rPrChange w:id="1359" w:author="James, Christin (DCYF)" w:date="2026-07-01T15:03:00Z" w16du:dateUtc="2026-07-01T22:03:00Z">
                    <w:rPr>
                      <w:rFonts w:cs="Calibri"/>
                    </w:rPr>
                  </w:rPrChange>
                </w:rPr>
                <w:t xml:space="preserve">23 full day units, </w:t>
              </w:r>
            </w:ins>
          </w:p>
          <w:p w14:paraId="1F140C10" w14:textId="77777777" w:rsidR="009E06BF" w:rsidRPr="009E06BF" w:rsidRDefault="009E06BF">
            <w:pPr>
              <w:contextualSpacing/>
              <w:rPr>
                <w:ins w:id="1360" w:author="James, Christin (DCYF)" w:date="2026-07-01T15:03:00Z" w16du:dateUtc="2026-07-01T22:03:00Z"/>
                <w:rFonts w:cs="Calibri"/>
                <w:sz w:val="18"/>
                <w:szCs w:val="18"/>
                <w:rPrChange w:id="1361" w:author="James, Christin (DCYF)" w:date="2026-07-01T15:03:00Z" w16du:dateUtc="2026-07-01T22:03:00Z">
                  <w:rPr>
                    <w:ins w:id="1362" w:author="James, Christin (DCYF)" w:date="2026-07-01T15:03:00Z" w16du:dateUtc="2026-07-01T22:03:00Z"/>
                    <w:rFonts w:cs="Calibri"/>
                  </w:rPr>
                </w:rPrChange>
              </w:rPr>
            </w:pPr>
            <w:ins w:id="1363" w:author="James, Christin (DCYF)" w:date="2026-07-01T15:03:00Z" w16du:dateUtc="2026-07-01T22:03:00Z">
              <w:r w:rsidRPr="009E06BF">
                <w:rPr>
                  <w:rFonts w:cs="Calibri"/>
                  <w:sz w:val="18"/>
                  <w:szCs w:val="18"/>
                  <w:rPrChange w:id="1364" w:author="James, Christin (DCYF)" w:date="2026-07-01T15:03:00Z" w16du:dateUtc="2026-07-01T22:03:00Z">
                    <w:rPr>
                      <w:rFonts w:cs="Calibri"/>
                    </w:rPr>
                  </w:rPrChange>
                </w:rPr>
                <w:t>5 additional full day units</w:t>
              </w:r>
            </w:ins>
          </w:p>
        </w:tc>
        <w:tc>
          <w:tcPr>
            <w:tcW w:w="1725" w:type="dxa"/>
            <w:tcPrChange w:id="1365" w:author="Ramynke, Jason (DCYF)" w:date="2026-07-07T18:40:00Z" w16du:dateUtc="2026-07-01T22:04:00Z">
              <w:tcPr>
                <w:tcW w:w="2192" w:type="dxa"/>
              </w:tcPr>
            </w:tcPrChange>
          </w:tcPr>
          <w:p w14:paraId="5F1F907C" w14:textId="77777777" w:rsidR="009E06BF" w:rsidRPr="009E06BF" w:rsidRDefault="009E06BF">
            <w:pPr>
              <w:contextualSpacing/>
              <w:rPr>
                <w:ins w:id="1366" w:author="James, Christin (DCYF)" w:date="2026-07-01T15:03:00Z" w16du:dateUtc="2026-07-01T22:03:00Z"/>
                <w:rFonts w:cs="Calibri"/>
                <w:sz w:val="18"/>
                <w:szCs w:val="18"/>
                <w:rPrChange w:id="1367" w:author="James, Christin (DCYF)" w:date="2026-07-01T15:03:00Z" w16du:dateUtc="2026-07-01T22:03:00Z">
                  <w:rPr>
                    <w:ins w:id="1368" w:author="James, Christin (DCYF)" w:date="2026-07-01T15:03:00Z" w16du:dateUtc="2026-07-01T22:03:00Z"/>
                    <w:rFonts w:cs="Calibri"/>
                  </w:rPr>
                </w:rPrChange>
              </w:rPr>
            </w:pPr>
            <w:ins w:id="1369" w:author="James, Christin (DCYF)" w:date="2026-07-01T15:03:00Z" w16du:dateUtc="2026-07-01T22:03:00Z">
              <w:r w:rsidRPr="009E06BF">
                <w:rPr>
                  <w:rFonts w:cs="Calibri"/>
                  <w:sz w:val="18"/>
                  <w:szCs w:val="18"/>
                  <w:rPrChange w:id="1370" w:author="James, Christin (DCYF)" w:date="2026-07-01T15:03:00Z" w16du:dateUtc="2026-07-01T22:03:00Z">
                    <w:rPr>
                      <w:rFonts w:cs="Calibri"/>
                    </w:rPr>
                  </w:rPrChange>
                </w:rPr>
                <w:t>Monday through Saturday: 8 hours per day</w:t>
              </w:r>
            </w:ins>
          </w:p>
        </w:tc>
        <w:tc>
          <w:tcPr>
            <w:tcW w:w="1470" w:type="dxa"/>
            <w:tcPrChange w:id="1371" w:author="Ramynke, Jason (DCYF)" w:date="2026-07-07T18:40:00Z" w16du:dateUtc="2026-07-01T22:04:00Z">
              <w:tcPr>
                <w:tcW w:w="1861" w:type="dxa"/>
              </w:tcPr>
            </w:tcPrChange>
          </w:tcPr>
          <w:p w14:paraId="58F6DA9C" w14:textId="77777777" w:rsidR="009E06BF" w:rsidRPr="009E06BF" w:rsidRDefault="009E06BF">
            <w:pPr>
              <w:contextualSpacing/>
              <w:rPr>
                <w:ins w:id="1372" w:author="James, Christin (DCYF)" w:date="2026-07-01T15:03:00Z" w16du:dateUtc="2026-07-01T22:03:00Z"/>
                <w:rFonts w:cs="Calibri"/>
                <w:sz w:val="18"/>
                <w:szCs w:val="18"/>
                <w:rPrChange w:id="1373" w:author="James, Christin (DCYF)" w:date="2026-07-01T15:03:00Z" w16du:dateUtc="2026-07-01T22:03:00Z">
                  <w:rPr>
                    <w:ins w:id="1374" w:author="James, Christin (DCYF)" w:date="2026-07-01T15:03:00Z" w16du:dateUtc="2026-07-01T22:03:00Z"/>
                    <w:rFonts w:cs="Calibri"/>
                  </w:rPr>
                </w:rPrChange>
              </w:rPr>
            </w:pPr>
            <w:ins w:id="1375" w:author="James, Christin (DCYF)" w:date="2026-07-01T15:03:00Z" w16du:dateUtc="2026-07-01T22:03:00Z">
              <w:r w:rsidRPr="009E06BF">
                <w:rPr>
                  <w:rFonts w:cs="Calibri"/>
                  <w:sz w:val="18"/>
                  <w:szCs w:val="18"/>
                  <w:rPrChange w:id="1376" w:author="James, Christin (DCYF)" w:date="2026-07-01T15:03:00Z" w16du:dateUtc="2026-07-01T22:03:00Z">
                    <w:rPr>
                      <w:rFonts w:cs="Calibri"/>
                    </w:rPr>
                  </w:rPrChange>
                </w:rPr>
                <w:t>22 days of care, 8 hours each day</w:t>
              </w:r>
            </w:ins>
          </w:p>
        </w:tc>
        <w:tc>
          <w:tcPr>
            <w:tcW w:w="1393" w:type="dxa"/>
            <w:tcPrChange w:id="1377" w:author="Ramynke, Jason (DCYF)" w:date="2026-07-07T18:40:00Z" w16du:dateUtc="2026-07-01T22:04:00Z">
              <w:tcPr>
                <w:tcW w:w="1155" w:type="dxa"/>
                <w:gridSpan w:val="2"/>
              </w:tcPr>
            </w:tcPrChange>
          </w:tcPr>
          <w:p w14:paraId="112D6C4A" w14:textId="56C9505B" w:rsidR="009E06BF" w:rsidRPr="00961F94" w:rsidRDefault="0014182C">
            <w:pPr>
              <w:contextualSpacing/>
              <w:rPr>
                <w:ins w:id="1378" w:author="James, Christin (DCYF)" w:date="2026-07-01T15:03:00Z" w16du:dateUtc="2026-07-01T22:03:00Z"/>
                <w:rFonts w:cs="Calibri"/>
                <w:sz w:val="18"/>
                <w:szCs w:val="18"/>
                <w:rPrChange w:id="1379" w:author="James, Christin (DCYF)" w:date="2026-07-07T14:09:00Z" w16du:dateUtc="2026-07-07T21:09:00Z">
                  <w:rPr>
                    <w:ins w:id="1380" w:author="James, Christin (DCYF)" w:date="2026-07-01T15:03:00Z" w16du:dateUtc="2026-07-01T22:03:00Z"/>
                    <w:rFonts w:cs="Calibri"/>
                  </w:rPr>
                </w:rPrChange>
              </w:rPr>
            </w:pPr>
            <w:ins w:id="1381" w:author="James, Christin (DCYF)" w:date="2026-07-07T13:59:00Z" w16du:dateUtc="2026-07-07T20:59:00Z">
              <w:r w:rsidRPr="00961F94">
                <w:rPr>
                  <w:rFonts w:eastAsia="Segoe UI" w:cs="Segoe UI"/>
                  <w:color w:val="242424"/>
                  <w:sz w:val="18"/>
                  <w:szCs w:val="18"/>
                  <w:rPrChange w:id="1382" w:author="James, Christin (DCYF)" w:date="2026-07-07T14:09:00Z" w16du:dateUtc="2026-07-07T21:09:00Z">
                    <w:rPr>
                      <w:rFonts w:ascii="Segoe UI" w:eastAsia="Segoe UI" w:hAnsi="Segoe UI" w:cs="Segoe UI"/>
                      <w:color w:val="242424"/>
                      <w:sz w:val="18"/>
                      <w:szCs w:val="18"/>
                    </w:rPr>
                  </w:rPrChange>
                </w:rPr>
                <w:t xml:space="preserve">Child attends 16 days or more, you may claim </w:t>
              </w:r>
              <w:r w:rsidRPr="00961F94">
                <w:rPr>
                  <w:rFonts w:eastAsia="Segoe UI" w:cs="Segoe UI"/>
                  <w:b/>
                  <w:bCs/>
                  <w:color w:val="242424"/>
                  <w:sz w:val="18"/>
                  <w:szCs w:val="18"/>
                  <w:rPrChange w:id="1383" w:author="James, Christin (DCYF)" w:date="2026-07-07T14:09:00Z" w16du:dateUtc="2026-07-07T21:09:00Z">
                    <w:rPr>
                      <w:rFonts w:ascii="Segoe UI" w:eastAsia="Segoe UI" w:hAnsi="Segoe UI" w:cs="Segoe UI"/>
                      <w:b/>
                      <w:bCs/>
                      <w:color w:val="242424"/>
                      <w:sz w:val="18"/>
                      <w:szCs w:val="18"/>
                    </w:rPr>
                  </w:rPrChange>
                </w:rPr>
                <w:t>up to</w:t>
              </w:r>
              <w:r w:rsidRPr="00961F94">
                <w:rPr>
                  <w:rFonts w:eastAsia="Segoe UI" w:cs="Segoe UI"/>
                  <w:color w:val="242424"/>
                  <w:sz w:val="18"/>
                  <w:szCs w:val="18"/>
                  <w:rPrChange w:id="1384" w:author="James, Christin (DCYF)" w:date="2026-07-07T14:09:00Z" w16du:dateUtc="2026-07-07T21:09:00Z">
                    <w:rPr>
                      <w:rFonts w:ascii="Segoe UI" w:eastAsia="Segoe UI" w:hAnsi="Segoe UI" w:cs="Segoe UI"/>
                      <w:color w:val="242424"/>
                      <w:sz w:val="18"/>
                      <w:szCs w:val="18"/>
                    </w:rPr>
                  </w:rPrChange>
                </w:rPr>
                <w:t xml:space="preserve"> the full number of eligible days</w:t>
              </w:r>
            </w:ins>
            <w:ins w:id="1385" w:author="James, Christin (DCYF)" w:date="2026-07-07T14:08:00Z" w16du:dateUtc="2026-07-07T21:08:00Z">
              <w:r w:rsidR="00152692" w:rsidRPr="00961F94">
                <w:rPr>
                  <w:rFonts w:eastAsia="Segoe UI" w:cs="Segoe UI"/>
                  <w:color w:val="242424"/>
                  <w:sz w:val="18"/>
                  <w:szCs w:val="18"/>
                  <w:rPrChange w:id="1386" w:author="James, Christin (DCYF)" w:date="2026-07-07T14:09:00Z" w16du:dateUtc="2026-07-07T21:09:00Z">
                    <w:rPr>
                      <w:rFonts w:ascii="Segoe UI" w:eastAsia="Segoe UI" w:hAnsi="Segoe UI" w:cs="Segoe UI"/>
                      <w:color w:val="242424"/>
                      <w:sz w:val="18"/>
                      <w:szCs w:val="18"/>
                    </w:rPr>
                  </w:rPrChange>
                </w:rPr>
                <w:t>.</w:t>
              </w:r>
            </w:ins>
            <w:ins w:id="1387" w:author="James, Christin (DCYF)" w:date="2026-07-07T13:59:00Z" w16du:dateUtc="2026-07-07T20:59:00Z">
              <w:r w:rsidRPr="00961F94">
                <w:rPr>
                  <w:rFonts w:eastAsia="Segoe UI" w:cs="Segoe UI"/>
                  <w:color w:val="242424"/>
                  <w:sz w:val="18"/>
                  <w:szCs w:val="18"/>
                  <w:rPrChange w:id="1388" w:author="James, Christin (DCYF)" w:date="2026-07-07T14:09:00Z" w16du:dateUtc="2026-07-07T21:09:00Z">
                    <w:rPr>
                      <w:rFonts w:ascii="Segoe UI" w:eastAsia="Segoe UI" w:hAnsi="Segoe UI" w:cs="Segoe UI"/>
                      <w:color w:val="242424"/>
                      <w:sz w:val="18"/>
                      <w:szCs w:val="18"/>
                    </w:rPr>
                  </w:rPrChange>
                </w:rPr>
                <w:t xml:space="preserve"> </w:t>
              </w:r>
              <w:r w:rsidRPr="00961F94">
                <w:rPr>
                  <w:sz w:val="18"/>
                  <w:szCs w:val="18"/>
                </w:rPr>
                <w:t xml:space="preserve"> </w:t>
              </w:r>
            </w:ins>
          </w:p>
        </w:tc>
        <w:tc>
          <w:tcPr>
            <w:tcW w:w="2097" w:type="dxa"/>
            <w:tcPrChange w:id="1389" w:author="Ramynke, Jason (DCYF)" w:date="2026-07-07T18:40:00Z" w16du:dateUtc="2026-07-01T22:04:00Z">
              <w:tcPr>
                <w:tcW w:w="3787" w:type="dxa"/>
              </w:tcPr>
            </w:tcPrChange>
          </w:tcPr>
          <w:p w14:paraId="16A00FA7" w14:textId="77777777" w:rsidR="009E06BF" w:rsidRPr="009E06BF" w:rsidRDefault="009E06BF">
            <w:pPr>
              <w:contextualSpacing/>
              <w:rPr>
                <w:ins w:id="1390" w:author="James, Christin (DCYF)" w:date="2026-07-01T15:03:00Z" w16du:dateUtc="2026-07-01T22:03:00Z"/>
                <w:rFonts w:cs="Calibri"/>
                <w:sz w:val="18"/>
                <w:szCs w:val="18"/>
                <w:rPrChange w:id="1391" w:author="James, Christin (DCYF)" w:date="2026-07-01T15:03:00Z" w16du:dateUtc="2026-07-01T22:03:00Z">
                  <w:rPr>
                    <w:ins w:id="1392" w:author="James, Christin (DCYF)" w:date="2026-07-01T15:03:00Z" w16du:dateUtc="2026-07-01T22:03:00Z"/>
                    <w:rFonts w:cs="Calibri"/>
                  </w:rPr>
                </w:rPrChange>
              </w:rPr>
            </w:pPr>
            <w:ins w:id="1393" w:author="James, Christin (DCYF)" w:date="2026-07-01T15:03:00Z" w16du:dateUtc="2026-07-01T22:03:00Z">
              <w:r w:rsidRPr="009E06BF">
                <w:rPr>
                  <w:rFonts w:cs="Calibri"/>
                  <w:sz w:val="18"/>
                  <w:szCs w:val="18"/>
                  <w:rPrChange w:id="1394" w:author="James, Christin (DCYF)" w:date="2026-07-01T15:03:00Z" w16du:dateUtc="2026-07-01T22:03:00Z">
                    <w:rPr>
                      <w:rFonts w:cs="Calibri"/>
                    </w:rPr>
                  </w:rPrChange>
                </w:rPr>
                <w:t>26 full day units. There are 26 scheduled days in the month.</w:t>
              </w:r>
            </w:ins>
          </w:p>
          <w:p w14:paraId="1585390F" w14:textId="77777777" w:rsidR="009E06BF" w:rsidRPr="009E06BF" w:rsidRDefault="009E06BF">
            <w:pPr>
              <w:contextualSpacing/>
              <w:rPr>
                <w:ins w:id="1395" w:author="James, Christin (DCYF)" w:date="2026-07-01T15:03:00Z" w16du:dateUtc="2026-07-01T22:03:00Z"/>
                <w:rFonts w:cs="Calibri"/>
                <w:sz w:val="18"/>
                <w:szCs w:val="18"/>
                <w:rPrChange w:id="1396" w:author="James, Christin (DCYF)" w:date="2026-07-01T15:03:00Z" w16du:dateUtc="2026-07-01T22:03:00Z">
                  <w:rPr>
                    <w:ins w:id="1397" w:author="James, Christin (DCYF)" w:date="2026-07-01T15:03:00Z" w16du:dateUtc="2026-07-01T22:03:00Z"/>
                    <w:rFonts w:cs="Calibri"/>
                  </w:rPr>
                </w:rPrChange>
              </w:rPr>
            </w:pPr>
            <w:ins w:id="1398" w:author="James, Christin (DCYF)" w:date="2026-07-01T15:03:00Z" w16du:dateUtc="2026-07-01T22:03:00Z">
              <w:r w:rsidRPr="009E06BF">
                <w:rPr>
                  <w:rFonts w:cs="Calibri"/>
                  <w:sz w:val="18"/>
                  <w:szCs w:val="18"/>
                  <w:rPrChange w:id="1399" w:author="James, Christin (DCYF)" w:date="2026-07-01T15:03:00Z" w16du:dateUtc="2026-07-01T22:03:00Z">
                    <w:rPr>
                      <w:rFonts w:cs="Calibri"/>
                    </w:rPr>
                  </w:rPrChange>
                </w:rPr>
                <w:t> </w:t>
              </w:r>
            </w:ins>
          </w:p>
          <w:p w14:paraId="32EAC18D" w14:textId="77777777" w:rsidR="009E06BF" w:rsidRPr="009E06BF" w:rsidRDefault="009E06BF">
            <w:pPr>
              <w:contextualSpacing/>
              <w:rPr>
                <w:ins w:id="1400" w:author="James, Christin (DCYF)" w:date="2026-07-01T15:03:00Z" w16du:dateUtc="2026-07-01T22:03:00Z"/>
                <w:rFonts w:cs="Calibri"/>
                <w:sz w:val="18"/>
                <w:szCs w:val="18"/>
                <w:rPrChange w:id="1401" w:author="James, Christin (DCYF)" w:date="2026-07-01T15:03:00Z" w16du:dateUtc="2026-07-01T22:03:00Z">
                  <w:rPr>
                    <w:ins w:id="1402" w:author="James, Christin (DCYF)" w:date="2026-07-01T15:03:00Z" w16du:dateUtc="2026-07-01T22:03:00Z"/>
                    <w:rFonts w:cs="Calibri"/>
                  </w:rPr>
                </w:rPrChange>
              </w:rPr>
            </w:pPr>
            <w:ins w:id="1403" w:author="James, Christin (DCYF)" w:date="2026-07-01T15:03:00Z" w16du:dateUtc="2026-07-01T22:03:00Z">
              <w:r w:rsidRPr="009E06BF">
                <w:rPr>
                  <w:rFonts w:cs="Calibri"/>
                  <w:sz w:val="18"/>
                  <w:szCs w:val="18"/>
                  <w:rPrChange w:id="1404" w:author="James, Christin (DCYF)" w:date="2026-07-01T15:03:00Z" w16du:dateUtc="2026-07-01T22:03:00Z">
                    <w:rPr>
                      <w:rFonts w:cs="Calibri"/>
                    </w:rPr>
                  </w:rPrChange>
                </w:rPr>
                <w:t>Days Attended: 22 full days</w:t>
              </w:r>
            </w:ins>
          </w:p>
          <w:p w14:paraId="7310148A" w14:textId="77777777" w:rsidR="009E06BF" w:rsidRPr="009E06BF" w:rsidRDefault="009E06BF">
            <w:pPr>
              <w:contextualSpacing/>
              <w:rPr>
                <w:ins w:id="1405" w:author="James, Christin (DCYF)" w:date="2026-07-01T15:03:00Z" w16du:dateUtc="2026-07-01T22:03:00Z"/>
                <w:rFonts w:cs="Calibri"/>
                <w:sz w:val="18"/>
                <w:szCs w:val="18"/>
                <w:rPrChange w:id="1406" w:author="James, Christin (DCYF)" w:date="2026-07-01T15:03:00Z" w16du:dateUtc="2026-07-01T22:03:00Z">
                  <w:rPr>
                    <w:ins w:id="1407" w:author="James, Christin (DCYF)" w:date="2026-07-01T15:03:00Z" w16du:dateUtc="2026-07-01T22:03:00Z"/>
                    <w:rFonts w:cs="Calibri"/>
                  </w:rPr>
                </w:rPrChange>
              </w:rPr>
            </w:pPr>
            <w:ins w:id="1408" w:author="James, Christin (DCYF)" w:date="2026-07-01T15:03:00Z" w16du:dateUtc="2026-07-01T22:03:00Z">
              <w:r w:rsidRPr="009E06BF">
                <w:rPr>
                  <w:rFonts w:cs="Calibri"/>
                  <w:sz w:val="18"/>
                  <w:szCs w:val="18"/>
                  <w:rPrChange w:id="1409" w:author="James, Christin (DCYF)" w:date="2026-07-01T15:03:00Z" w16du:dateUtc="2026-07-01T22:03:00Z">
                    <w:rPr>
                      <w:rFonts w:cs="Calibri"/>
                    </w:rPr>
                  </w:rPrChange>
                </w:rPr>
                <w:t>Holidays: 0 days</w:t>
              </w:r>
            </w:ins>
          </w:p>
          <w:p w14:paraId="4AF0D590" w14:textId="77777777" w:rsidR="009E06BF" w:rsidRPr="009E06BF" w:rsidRDefault="009E06BF">
            <w:pPr>
              <w:contextualSpacing/>
              <w:rPr>
                <w:ins w:id="1410" w:author="James, Christin (DCYF)" w:date="2026-07-01T15:03:00Z" w16du:dateUtc="2026-07-01T22:03:00Z"/>
                <w:rFonts w:cs="Calibri"/>
                <w:sz w:val="18"/>
                <w:szCs w:val="18"/>
                <w:rPrChange w:id="1411" w:author="James, Christin (DCYF)" w:date="2026-07-01T15:03:00Z" w16du:dateUtc="2026-07-01T22:03:00Z">
                  <w:rPr>
                    <w:ins w:id="1412" w:author="James, Christin (DCYF)" w:date="2026-07-01T15:03:00Z" w16du:dateUtc="2026-07-01T22:03:00Z"/>
                    <w:rFonts w:cs="Calibri"/>
                  </w:rPr>
                </w:rPrChange>
              </w:rPr>
            </w:pPr>
            <w:ins w:id="1413" w:author="James, Christin (DCYF)" w:date="2026-07-01T15:03:00Z" w16du:dateUtc="2026-07-01T22:03:00Z">
              <w:r w:rsidRPr="009E06BF">
                <w:rPr>
                  <w:rFonts w:cs="Calibri"/>
                  <w:sz w:val="18"/>
                  <w:szCs w:val="18"/>
                  <w:rPrChange w:id="1414" w:author="James, Christin (DCYF)" w:date="2026-07-01T15:03:00Z" w16du:dateUtc="2026-07-01T22:03:00Z">
                    <w:rPr>
                      <w:rFonts w:cs="Calibri"/>
                    </w:rPr>
                  </w:rPrChange>
                </w:rPr>
                <w:t>Professional training days: 0 days</w:t>
              </w:r>
            </w:ins>
          </w:p>
          <w:p w14:paraId="143DD0A7" w14:textId="77777777" w:rsidR="009E06BF" w:rsidRPr="009E06BF" w:rsidRDefault="009E06BF">
            <w:pPr>
              <w:contextualSpacing/>
              <w:rPr>
                <w:ins w:id="1415" w:author="James, Christin (DCYF)" w:date="2026-07-01T15:03:00Z" w16du:dateUtc="2026-07-01T22:03:00Z"/>
                <w:rFonts w:cs="Calibri"/>
                <w:sz w:val="18"/>
                <w:szCs w:val="18"/>
                <w:rPrChange w:id="1416" w:author="James, Christin (DCYF)" w:date="2026-07-01T15:03:00Z" w16du:dateUtc="2026-07-01T22:03:00Z">
                  <w:rPr>
                    <w:ins w:id="1417" w:author="James, Christin (DCYF)" w:date="2026-07-01T15:03:00Z" w16du:dateUtc="2026-07-01T22:03:00Z"/>
                    <w:rFonts w:cs="Calibri"/>
                  </w:rPr>
                </w:rPrChange>
              </w:rPr>
            </w:pPr>
            <w:ins w:id="1418" w:author="James, Christin (DCYF)" w:date="2026-07-01T15:03:00Z" w16du:dateUtc="2026-07-01T22:03:00Z">
              <w:r w:rsidRPr="009E06BF">
                <w:rPr>
                  <w:rFonts w:cs="Calibri"/>
                  <w:sz w:val="18"/>
                  <w:szCs w:val="18"/>
                  <w:rPrChange w:id="1419" w:author="James, Christin (DCYF)" w:date="2026-07-01T15:03:00Z" w16du:dateUtc="2026-07-01T22:03:00Z">
                    <w:rPr>
                      <w:rFonts w:cs="Calibri"/>
                    </w:rPr>
                  </w:rPrChange>
                </w:rPr>
                <w:t>Additional eligible days: 4 full days</w:t>
              </w:r>
            </w:ins>
          </w:p>
        </w:tc>
        <w:tc>
          <w:tcPr>
            <w:tcW w:w="3265" w:type="dxa"/>
            <w:gridSpan w:val="2"/>
            <w:tcPrChange w:id="1420" w:author="Ramynke, Jason (DCYF)" w:date="2026-07-07T18:40:00Z" w16du:dateUtc="2026-07-01T22:04:00Z">
              <w:tcPr>
                <w:tcW w:w="3260" w:type="dxa"/>
              </w:tcPr>
            </w:tcPrChange>
          </w:tcPr>
          <w:p w14:paraId="227A5A41" w14:textId="77777777" w:rsidR="009E06BF" w:rsidRPr="009E06BF" w:rsidRDefault="009E06BF">
            <w:pPr>
              <w:contextualSpacing/>
              <w:rPr>
                <w:ins w:id="1421" w:author="James, Christin (DCYF)" w:date="2026-07-01T15:03:00Z" w16du:dateUtc="2026-07-01T22:03:00Z"/>
                <w:rFonts w:ascii="Calibri" w:hAnsi="Calibri" w:cs="Calibri"/>
                <w:noProof/>
                <w:sz w:val="18"/>
                <w:szCs w:val="18"/>
                <w:rPrChange w:id="1422" w:author="James, Christin (DCYF)" w:date="2026-07-01T15:03:00Z" w16du:dateUtc="2026-07-01T22:03:00Z">
                  <w:rPr>
                    <w:ins w:id="1423" w:author="James, Christin (DCYF)" w:date="2026-07-01T15:03:00Z" w16du:dateUtc="2026-07-01T22:03:00Z"/>
                    <w:rFonts w:ascii="Calibri" w:hAnsi="Calibri" w:cs="Calibri"/>
                    <w:noProof/>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5854036B" w14:textId="77777777" w:rsidTr="70006B5F">
              <w:trPr>
                <w:ins w:id="1424" w:author="James, Christin (DCYF)" w:date="2026-07-01T15:03:00Z"/>
              </w:trPr>
              <w:tc>
                <w:tcPr>
                  <w:tcW w:w="2562" w:type="dxa"/>
                  <w:gridSpan w:val="7"/>
                </w:tcPr>
                <w:p w14:paraId="4AE5434F" w14:textId="77777777" w:rsidR="009E06BF" w:rsidRPr="00971ACE" w:rsidRDefault="009E06BF">
                  <w:pPr>
                    <w:rPr>
                      <w:ins w:id="1425" w:author="James, Christin (DCYF)" w:date="2026-07-01T15:03:00Z" w16du:dateUtc="2026-07-01T22:03:00Z"/>
                      <w:sz w:val="16"/>
                      <w:szCs w:val="16"/>
                      <w:rPrChange w:id="1426" w:author="James, Christin (DCYF)" w:date="2026-07-01T15:09:00Z" w16du:dateUtc="2026-07-01T22:09:00Z">
                        <w:rPr>
                          <w:ins w:id="1427" w:author="James, Christin (DCYF)" w:date="2026-07-01T15:03:00Z" w16du:dateUtc="2026-07-01T22:03:00Z"/>
                          <w:sz w:val="14"/>
                          <w:szCs w:val="14"/>
                        </w:rPr>
                      </w:rPrChange>
                    </w:rPr>
                  </w:pPr>
                  <w:ins w:id="1428" w:author="James, Christin (DCYF)" w:date="2026-07-01T15:03:00Z" w16du:dateUtc="2026-07-01T22:03:00Z">
                    <w:r w:rsidRPr="00971ACE">
                      <w:rPr>
                        <w:sz w:val="16"/>
                        <w:szCs w:val="16"/>
                        <w:rPrChange w:id="1429" w:author="James, Christin (DCYF)" w:date="2026-07-01T15:09:00Z" w16du:dateUtc="2026-07-01T22:09:00Z">
                          <w:rPr>
                            <w:sz w:val="14"/>
                            <w:szCs w:val="14"/>
                          </w:rPr>
                        </w:rPrChange>
                      </w:rPr>
                      <w:t>March 2026</w:t>
                    </w:r>
                  </w:ins>
                </w:p>
              </w:tc>
            </w:tr>
            <w:tr w:rsidR="009E06BF" w:rsidRPr="00971ACE" w14:paraId="7A4A5312" w14:textId="77777777" w:rsidTr="70006B5F">
              <w:trPr>
                <w:ins w:id="1430" w:author="James, Christin (DCYF)" w:date="2026-07-01T15:03:00Z"/>
              </w:trPr>
              <w:tc>
                <w:tcPr>
                  <w:tcW w:w="366" w:type="dxa"/>
                  <w:shd w:val="clear" w:color="auto" w:fill="DAEEF3" w:themeFill="accent5" w:themeFillTint="33"/>
                </w:tcPr>
                <w:p w14:paraId="2A13F1EB" w14:textId="77777777" w:rsidR="009E06BF" w:rsidRPr="00971ACE" w:rsidRDefault="009E06BF">
                  <w:pPr>
                    <w:rPr>
                      <w:ins w:id="1431" w:author="James, Christin (DCYF)" w:date="2026-07-01T15:03:00Z" w16du:dateUtc="2026-07-01T22:03:00Z"/>
                      <w:sz w:val="16"/>
                      <w:szCs w:val="16"/>
                      <w:rPrChange w:id="1432" w:author="James, Christin (DCYF)" w:date="2026-07-01T15:09:00Z" w16du:dateUtc="2026-07-01T22:09:00Z">
                        <w:rPr>
                          <w:ins w:id="1433" w:author="James, Christin (DCYF)" w:date="2026-07-01T15:03:00Z" w16du:dateUtc="2026-07-01T22:03:00Z"/>
                          <w:sz w:val="14"/>
                          <w:szCs w:val="14"/>
                        </w:rPr>
                      </w:rPrChange>
                    </w:rPr>
                  </w:pPr>
                  <w:ins w:id="1434" w:author="James, Christin (DCYF)" w:date="2026-07-01T15:03:00Z" w16du:dateUtc="2026-07-01T22:03:00Z">
                    <w:r w:rsidRPr="00971ACE">
                      <w:rPr>
                        <w:sz w:val="16"/>
                        <w:szCs w:val="16"/>
                        <w:rPrChange w:id="1435" w:author="James, Christin (DCYF)" w:date="2026-07-01T15:09:00Z" w16du:dateUtc="2026-07-01T22:09:00Z">
                          <w:rPr>
                            <w:sz w:val="14"/>
                            <w:szCs w:val="14"/>
                          </w:rPr>
                        </w:rPrChange>
                      </w:rPr>
                      <w:t>S</w:t>
                    </w:r>
                  </w:ins>
                </w:p>
              </w:tc>
              <w:tc>
                <w:tcPr>
                  <w:tcW w:w="366" w:type="dxa"/>
                  <w:shd w:val="clear" w:color="auto" w:fill="DAEEF3" w:themeFill="accent5" w:themeFillTint="33"/>
                </w:tcPr>
                <w:p w14:paraId="5A349A3D" w14:textId="77777777" w:rsidR="009E06BF" w:rsidRPr="00971ACE" w:rsidRDefault="009E06BF">
                  <w:pPr>
                    <w:rPr>
                      <w:ins w:id="1436" w:author="James, Christin (DCYF)" w:date="2026-07-01T15:03:00Z" w16du:dateUtc="2026-07-01T22:03:00Z"/>
                      <w:sz w:val="16"/>
                      <w:szCs w:val="16"/>
                      <w:rPrChange w:id="1437" w:author="James, Christin (DCYF)" w:date="2026-07-01T15:09:00Z" w16du:dateUtc="2026-07-01T22:09:00Z">
                        <w:rPr>
                          <w:ins w:id="1438" w:author="James, Christin (DCYF)" w:date="2026-07-01T15:03:00Z" w16du:dateUtc="2026-07-01T22:03:00Z"/>
                          <w:sz w:val="14"/>
                          <w:szCs w:val="14"/>
                        </w:rPr>
                      </w:rPrChange>
                    </w:rPr>
                  </w:pPr>
                  <w:ins w:id="1439" w:author="James, Christin (DCYF)" w:date="2026-07-01T15:03:00Z" w16du:dateUtc="2026-07-01T22:03:00Z">
                    <w:r w:rsidRPr="00971ACE">
                      <w:rPr>
                        <w:sz w:val="16"/>
                        <w:szCs w:val="16"/>
                        <w:rPrChange w:id="1440" w:author="James, Christin (DCYF)" w:date="2026-07-01T15:09:00Z" w16du:dateUtc="2026-07-01T22:09:00Z">
                          <w:rPr>
                            <w:sz w:val="14"/>
                            <w:szCs w:val="14"/>
                          </w:rPr>
                        </w:rPrChange>
                      </w:rPr>
                      <w:t>M</w:t>
                    </w:r>
                  </w:ins>
                </w:p>
              </w:tc>
              <w:tc>
                <w:tcPr>
                  <w:tcW w:w="366" w:type="dxa"/>
                  <w:shd w:val="clear" w:color="auto" w:fill="DAEEF3" w:themeFill="accent5" w:themeFillTint="33"/>
                </w:tcPr>
                <w:p w14:paraId="2F0DF625" w14:textId="77777777" w:rsidR="009E06BF" w:rsidRPr="00971ACE" w:rsidRDefault="009E06BF">
                  <w:pPr>
                    <w:rPr>
                      <w:ins w:id="1441" w:author="James, Christin (DCYF)" w:date="2026-07-01T15:03:00Z" w16du:dateUtc="2026-07-01T22:03:00Z"/>
                      <w:sz w:val="16"/>
                      <w:szCs w:val="16"/>
                      <w:rPrChange w:id="1442" w:author="James, Christin (DCYF)" w:date="2026-07-01T15:09:00Z" w16du:dateUtc="2026-07-01T22:09:00Z">
                        <w:rPr>
                          <w:ins w:id="1443" w:author="James, Christin (DCYF)" w:date="2026-07-01T15:03:00Z" w16du:dateUtc="2026-07-01T22:03:00Z"/>
                          <w:sz w:val="14"/>
                          <w:szCs w:val="14"/>
                        </w:rPr>
                      </w:rPrChange>
                    </w:rPr>
                  </w:pPr>
                  <w:ins w:id="1444" w:author="James, Christin (DCYF)" w:date="2026-07-01T15:03:00Z" w16du:dateUtc="2026-07-01T22:03:00Z">
                    <w:r w:rsidRPr="00971ACE">
                      <w:rPr>
                        <w:sz w:val="16"/>
                        <w:szCs w:val="16"/>
                        <w:rPrChange w:id="1445" w:author="James, Christin (DCYF)" w:date="2026-07-01T15:09:00Z" w16du:dateUtc="2026-07-01T22:09:00Z">
                          <w:rPr>
                            <w:sz w:val="14"/>
                            <w:szCs w:val="14"/>
                          </w:rPr>
                        </w:rPrChange>
                      </w:rPr>
                      <w:t>T</w:t>
                    </w:r>
                  </w:ins>
                </w:p>
              </w:tc>
              <w:tc>
                <w:tcPr>
                  <w:tcW w:w="366" w:type="dxa"/>
                  <w:shd w:val="clear" w:color="auto" w:fill="DAEEF3" w:themeFill="accent5" w:themeFillTint="33"/>
                </w:tcPr>
                <w:p w14:paraId="45A8B711" w14:textId="77777777" w:rsidR="009E06BF" w:rsidRPr="00971ACE" w:rsidRDefault="009E06BF">
                  <w:pPr>
                    <w:rPr>
                      <w:ins w:id="1446" w:author="James, Christin (DCYF)" w:date="2026-07-01T15:03:00Z" w16du:dateUtc="2026-07-01T22:03:00Z"/>
                      <w:sz w:val="16"/>
                      <w:szCs w:val="16"/>
                      <w:rPrChange w:id="1447" w:author="James, Christin (DCYF)" w:date="2026-07-01T15:09:00Z" w16du:dateUtc="2026-07-01T22:09:00Z">
                        <w:rPr>
                          <w:ins w:id="1448" w:author="James, Christin (DCYF)" w:date="2026-07-01T15:03:00Z" w16du:dateUtc="2026-07-01T22:03:00Z"/>
                          <w:sz w:val="14"/>
                          <w:szCs w:val="14"/>
                        </w:rPr>
                      </w:rPrChange>
                    </w:rPr>
                  </w:pPr>
                  <w:ins w:id="1449" w:author="James, Christin (DCYF)" w:date="2026-07-01T15:03:00Z" w16du:dateUtc="2026-07-01T22:03:00Z">
                    <w:r w:rsidRPr="00971ACE">
                      <w:rPr>
                        <w:sz w:val="16"/>
                        <w:szCs w:val="16"/>
                        <w:rPrChange w:id="1450" w:author="James, Christin (DCYF)" w:date="2026-07-01T15:09:00Z" w16du:dateUtc="2026-07-01T22:09:00Z">
                          <w:rPr>
                            <w:sz w:val="14"/>
                            <w:szCs w:val="14"/>
                          </w:rPr>
                        </w:rPrChange>
                      </w:rPr>
                      <w:t>W</w:t>
                    </w:r>
                  </w:ins>
                </w:p>
              </w:tc>
              <w:tc>
                <w:tcPr>
                  <w:tcW w:w="366" w:type="dxa"/>
                  <w:shd w:val="clear" w:color="auto" w:fill="DAEEF3" w:themeFill="accent5" w:themeFillTint="33"/>
                </w:tcPr>
                <w:p w14:paraId="7483E7E8" w14:textId="77777777" w:rsidR="009E06BF" w:rsidRPr="00971ACE" w:rsidRDefault="009E06BF">
                  <w:pPr>
                    <w:rPr>
                      <w:ins w:id="1451" w:author="James, Christin (DCYF)" w:date="2026-07-01T15:03:00Z" w16du:dateUtc="2026-07-01T22:03:00Z"/>
                      <w:sz w:val="16"/>
                      <w:szCs w:val="16"/>
                      <w:rPrChange w:id="1452" w:author="James, Christin (DCYF)" w:date="2026-07-01T15:09:00Z" w16du:dateUtc="2026-07-01T22:09:00Z">
                        <w:rPr>
                          <w:ins w:id="1453" w:author="James, Christin (DCYF)" w:date="2026-07-01T15:03:00Z" w16du:dateUtc="2026-07-01T22:03:00Z"/>
                          <w:sz w:val="14"/>
                          <w:szCs w:val="14"/>
                        </w:rPr>
                      </w:rPrChange>
                    </w:rPr>
                  </w:pPr>
                  <w:ins w:id="1454" w:author="James, Christin (DCYF)" w:date="2026-07-01T15:03:00Z" w16du:dateUtc="2026-07-01T22:03:00Z">
                    <w:r w:rsidRPr="00971ACE">
                      <w:rPr>
                        <w:sz w:val="16"/>
                        <w:szCs w:val="16"/>
                        <w:rPrChange w:id="1455" w:author="James, Christin (DCYF)" w:date="2026-07-01T15:09:00Z" w16du:dateUtc="2026-07-01T22:09:00Z">
                          <w:rPr>
                            <w:sz w:val="14"/>
                            <w:szCs w:val="14"/>
                          </w:rPr>
                        </w:rPrChange>
                      </w:rPr>
                      <w:t>T</w:t>
                    </w:r>
                  </w:ins>
                </w:p>
              </w:tc>
              <w:tc>
                <w:tcPr>
                  <w:tcW w:w="366" w:type="dxa"/>
                  <w:shd w:val="clear" w:color="auto" w:fill="DAEEF3" w:themeFill="accent5" w:themeFillTint="33"/>
                </w:tcPr>
                <w:p w14:paraId="03649C3B" w14:textId="77777777" w:rsidR="009E06BF" w:rsidRPr="00971ACE" w:rsidRDefault="009E06BF">
                  <w:pPr>
                    <w:rPr>
                      <w:ins w:id="1456" w:author="James, Christin (DCYF)" w:date="2026-07-01T15:03:00Z" w16du:dateUtc="2026-07-01T22:03:00Z"/>
                      <w:sz w:val="16"/>
                      <w:szCs w:val="16"/>
                      <w:rPrChange w:id="1457" w:author="James, Christin (DCYF)" w:date="2026-07-01T15:09:00Z" w16du:dateUtc="2026-07-01T22:09:00Z">
                        <w:rPr>
                          <w:ins w:id="1458" w:author="James, Christin (DCYF)" w:date="2026-07-01T15:03:00Z" w16du:dateUtc="2026-07-01T22:03:00Z"/>
                          <w:sz w:val="14"/>
                          <w:szCs w:val="14"/>
                        </w:rPr>
                      </w:rPrChange>
                    </w:rPr>
                  </w:pPr>
                  <w:ins w:id="1459" w:author="James, Christin (DCYF)" w:date="2026-07-01T15:03:00Z" w16du:dateUtc="2026-07-01T22:03:00Z">
                    <w:r w:rsidRPr="00971ACE">
                      <w:rPr>
                        <w:sz w:val="16"/>
                        <w:szCs w:val="16"/>
                        <w:rPrChange w:id="1460" w:author="James, Christin (DCYF)" w:date="2026-07-01T15:09:00Z" w16du:dateUtc="2026-07-01T22:09:00Z">
                          <w:rPr>
                            <w:sz w:val="14"/>
                            <w:szCs w:val="14"/>
                          </w:rPr>
                        </w:rPrChange>
                      </w:rPr>
                      <w:t>F</w:t>
                    </w:r>
                  </w:ins>
                </w:p>
              </w:tc>
              <w:tc>
                <w:tcPr>
                  <w:tcW w:w="366" w:type="dxa"/>
                  <w:shd w:val="clear" w:color="auto" w:fill="DAEEF3" w:themeFill="accent5" w:themeFillTint="33"/>
                </w:tcPr>
                <w:p w14:paraId="45CA3B1B" w14:textId="77777777" w:rsidR="009E06BF" w:rsidRPr="00971ACE" w:rsidRDefault="009E06BF">
                  <w:pPr>
                    <w:rPr>
                      <w:ins w:id="1461" w:author="James, Christin (DCYF)" w:date="2026-07-01T15:03:00Z" w16du:dateUtc="2026-07-01T22:03:00Z"/>
                      <w:sz w:val="16"/>
                      <w:szCs w:val="16"/>
                      <w:rPrChange w:id="1462" w:author="James, Christin (DCYF)" w:date="2026-07-01T15:09:00Z" w16du:dateUtc="2026-07-01T22:09:00Z">
                        <w:rPr>
                          <w:ins w:id="1463" w:author="James, Christin (DCYF)" w:date="2026-07-01T15:03:00Z" w16du:dateUtc="2026-07-01T22:03:00Z"/>
                          <w:sz w:val="14"/>
                          <w:szCs w:val="14"/>
                        </w:rPr>
                      </w:rPrChange>
                    </w:rPr>
                  </w:pPr>
                  <w:ins w:id="1464" w:author="James, Christin (DCYF)" w:date="2026-07-01T15:03:00Z" w16du:dateUtc="2026-07-01T22:03:00Z">
                    <w:r w:rsidRPr="00971ACE">
                      <w:rPr>
                        <w:sz w:val="16"/>
                        <w:szCs w:val="16"/>
                        <w:rPrChange w:id="1465" w:author="James, Christin (DCYF)" w:date="2026-07-01T15:09:00Z" w16du:dateUtc="2026-07-01T22:09:00Z">
                          <w:rPr>
                            <w:sz w:val="14"/>
                            <w:szCs w:val="14"/>
                          </w:rPr>
                        </w:rPrChange>
                      </w:rPr>
                      <w:t>S</w:t>
                    </w:r>
                  </w:ins>
                </w:p>
              </w:tc>
            </w:tr>
            <w:tr w:rsidR="009E06BF" w:rsidRPr="00971ACE" w14:paraId="1164D719" w14:textId="77777777" w:rsidTr="70006B5F">
              <w:trPr>
                <w:ins w:id="1466" w:author="James, Christin (DCYF)" w:date="2026-07-01T15:03:00Z"/>
              </w:trPr>
              <w:tc>
                <w:tcPr>
                  <w:tcW w:w="366" w:type="dxa"/>
                </w:tcPr>
                <w:p w14:paraId="1061D8B2" w14:textId="77777777" w:rsidR="009E06BF" w:rsidRPr="00971ACE" w:rsidRDefault="009E06BF">
                  <w:pPr>
                    <w:rPr>
                      <w:ins w:id="1467" w:author="James, Christin (DCYF)" w:date="2026-07-01T15:03:00Z" w16du:dateUtc="2026-07-01T22:03:00Z"/>
                      <w:sz w:val="16"/>
                      <w:szCs w:val="16"/>
                      <w:rPrChange w:id="1468" w:author="James, Christin (DCYF)" w:date="2026-07-01T15:09:00Z" w16du:dateUtc="2026-07-01T22:09:00Z">
                        <w:rPr>
                          <w:ins w:id="1469" w:author="James, Christin (DCYF)" w:date="2026-07-01T15:03:00Z" w16du:dateUtc="2026-07-01T22:03:00Z"/>
                          <w:sz w:val="14"/>
                          <w:szCs w:val="14"/>
                        </w:rPr>
                      </w:rPrChange>
                    </w:rPr>
                  </w:pPr>
                  <w:ins w:id="1470" w:author="James, Christin (DCYF)" w:date="2026-07-01T15:03:00Z" w16du:dateUtc="2026-07-01T22:03:00Z">
                    <w:r w:rsidRPr="00971ACE">
                      <w:rPr>
                        <w:sz w:val="16"/>
                        <w:szCs w:val="16"/>
                        <w:rPrChange w:id="1471" w:author="James, Christin (DCYF)" w:date="2026-07-01T15:09:00Z" w16du:dateUtc="2026-07-01T22:09:00Z">
                          <w:rPr>
                            <w:sz w:val="14"/>
                            <w:szCs w:val="14"/>
                          </w:rPr>
                        </w:rPrChange>
                      </w:rPr>
                      <w:t>1</w:t>
                    </w:r>
                  </w:ins>
                </w:p>
              </w:tc>
              <w:tc>
                <w:tcPr>
                  <w:tcW w:w="366" w:type="dxa"/>
                </w:tcPr>
                <w:p w14:paraId="14C2E195" w14:textId="77777777" w:rsidR="009E06BF" w:rsidRPr="00971ACE" w:rsidRDefault="009E06BF">
                  <w:pPr>
                    <w:rPr>
                      <w:ins w:id="1472" w:author="James, Christin (DCYF)" w:date="2026-07-01T15:03:00Z" w16du:dateUtc="2026-07-01T22:03:00Z"/>
                      <w:sz w:val="16"/>
                      <w:szCs w:val="16"/>
                      <w:rPrChange w:id="1473" w:author="James, Christin (DCYF)" w:date="2026-07-01T15:09:00Z" w16du:dateUtc="2026-07-01T22:09:00Z">
                        <w:rPr>
                          <w:ins w:id="1474" w:author="James, Christin (DCYF)" w:date="2026-07-01T15:03:00Z" w16du:dateUtc="2026-07-01T22:03:00Z"/>
                          <w:sz w:val="14"/>
                          <w:szCs w:val="14"/>
                        </w:rPr>
                      </w:rPrChange>
                    </w:rPr>
                  </w:pPr>
                  <w:ins w:id="1475" w:author="James, Christin (DCYF)" w:date="2026-07-01T15:03:00Z" w16du:dateUtc="2026-07-01T22:03:00Z">
                    <w:r w:rsidRPr="00971ACE">
                      <w:rPr>
                        <w:sz w:val="16"/>
                        <w:szCs w:val="16"/>
                        <w:rPrChange w:id="1476" w:author="James, Christin (DCYF)" w:date="2026-07-01T15:09:00Z" w16du:dateUtc="2026-07-01T22:09:00Z">
                          <w:rPr>
                            <w:sz w:val="14"/>
                            <w:szCs w:val="14"/>
                          </w:rPr>
                        </w:rPrChange>
                      </w:rPr>
                      <w:t>2</w:t>
                    </w:r>
                  </w:ins>
                </w:p>
              </w:tc>
              <w:tc>
                <w:tcPr>
                  <w:tcW w:w="366" w:type="dxa"/>
                </w:tcPr>
                <w:p w14:paraId="1354DE75" w14:textId="77777777" w:rsidR="009E06BF" w:rsidRPr="00971ACE" w:rsidRDefault="009E06BF">
                  <w:pPr>
                    <w:rPr>
                      <w:ins w:id="1477" w:author="James, Christin (DCYF)" w:date="2026-07-01T15:03:00Z" w16du:dateUtc="2026-07-01T22:03:00Z"/>
                      <w:sz w:val="16"/>
                      <w:szCs w:val="16"/>
                      <w:rPrChange w:id="1478" w:author="James, Christin (DCYF)" w:date="2026-07-01T15:09:00Z" w16du:dateUtc="2026-07-01T22:09:00Z">
                        <w:rPr>
                          <w:ins w:id="1479" w:author="James, Christin (DCYF)" w:date="2026-07-01T15:03:00Z" w16du:dateUtc="2026-07-01T22:03:00Z"/>
                          <w:sz w:val="14"/>
                          <w:szCs w:val="14"/>
                        </w:rPr>
                      </w:rPrChange>
                    </w:rPr>
                  </w:pPr>
                  <w:ins w:id="1480" w:author="James, Christin (DCYF)" w:date="2026-07-01T15:03:00Z" w16du:dateUtc="2026-07-01T22:03:00Z">
                    <w:r w:rsidRPr="00971ACE">
                      <w:rPr>
                        <w:sz w:val="16"/>
                        <w:szCs w:val="16"/>
                        <w:rPrChange w:id="1481" w:author="James, Christin (DCYF)" w:date="2026-07-01T15:09:00Z" w16du:dateUtc="2026-07-01T22:09:00Z">
                          <w:rPr>
                            <w:sz w:val="14"/>
                            <w:szCs w:val="14"/>
                          </w:rPr>
                        </w:rPrChange>
                      </w:rPr>
                      <w:t>3</w:t>
                    </w:r>
                  </w:ins>
                </w:p>
              </w:tc>
              <w:tc>
                <w:tcPr>
                  <w:tcW w:w="366" w:type="dxa"/>
                </w:tcPr>
                <w:p w14:paraId="39E6F35D" w14:textId="77777777" w:rsidR="009E06BF" w:rsidRPr="00971ACE" w:rsidRDefault="009E06BF">
                  <w:pPr>
                    <w:rPr>
                      <w:ins w:id="1482" w:author="James, Christin (DCYF)" w:date="2026-07-01T15:03:00Z" w16du:dateUtc="2026-07-01T22:03:00Z"/>
                      <w:sz w:val="16"/>
                      <w:szCs w:val="16"/>
                      <w:rPrChange w:id="1483" w:author="James, Christin (DCYF)" w:date="2026-07-01T15:09:00Z" w16du:dateUtc="2026-07-01T22:09:00Z">
                        <w:rPr>
                          <w:ins w:id="1484" w:author="James, Christin (DCYF)" w:date="2026-07-01T15:03:00Z" w16du:dateUtc="2026-07-01T22:03:00Z"/>
                          <w:sz w:val="14"/>
                          <w:szCs w:val="14"/>
                        </w:rPr>
                      </w:rPrChange>
                    </w:rPr>
                  </w:pPr>
                  <w:ins w:id="1485" w:author="James, Christin (DCYF)" w:date="2026-07-01T15:03:00Z" w16du:dateUtc="2026-07-01T22:03:00Z">
                    <w:r w:rsidRPr="00971ACE">
                      <w:rPr>
                        <w:sz w:val="16"/>
                        <w:szCs w:val="16"/>
                        <w:rPrChange w:id="1486" w:author="James, Christin (DCYF)" w:date="2026-07-01T15:09:00Z" w16du:dateUtc="2026-07-01T22:09:00Z">
                          <w:rPr>
                            <w:sz w:val="14"/>
                            <w:szCs w:val="14"/>
                          </w:rPr>
                        </w:rPrChange>
                      </w:rPr>
                      <w:t>4</w:t>
                    </w:r>
                  </w:ins>
                </w:p>
              </w:tc>
              <w:tc>
                <w:tcPr>
                  <w:tcW w:w="366" w:type="dxa"/>
                </w:tcPr>
                <w:p w14:paraId="6C130DD9" w14:textId="77777777" w:rsidR="009E06BF" w:rsidRPr="00971ACE" w:rsidRDefault="009E06BF">
                  <w:pPr>
                    <w:rPr>
                      <w:ins w:id="1487" w:author="James, Christin (DCYF)" w:date="2026-07-01T15:03:00Z" w16du:dateUtc="2026-07-01T22:03:00Z"/>
                      <w:sz w:val="16"/>
                      <w:szCs w:val="16"/>
                      <w:rPrChange w:id="1488" w:author="James, Christin (DCYF)" w:date="2026-07-01T15:09:00Z" w16du:dateUtc="2026-07-01T22:09:00Z">
                        <w:rPr>
                          <w:ins w:id="1489" w:author="James, Christin (DCYF)" w:date="2026-07-01T15:03:00Z" w16du:dateUtc="2026-07-01T22:03:00Z"/>
                          <w:sz w:val="14"/>
                          <w:szCs w:val="14"/>
                        </w:rPr>
                      </w:rPrChange>
                    </w:rPr>
                  </w:pPr>
                  <w:ins w:id="1490" w:author="James, Christin (DCYF)" w:date="2026-07-01T15:03:00Z" w16du:dateUtc="2026-07-01T22:03:00Z">
                    <w:r w:rsidRPr="00971ACE">
                      <w:rPr>
                        <w:sz w:val="16"/>
                        <w:szCs w:val="16"/>
                        <w:rPrChange w:id="1491" w:author="James, Christin (DCYF)" w:date="2026-07-01T15:09:00Z" w16du:dateUtc="2026-07-01T22:09:00Z">
                          <w:rPr>
                            <w:sz w:val="14"/>
                            <w:szCs w:val="14"/>
                          </w:rPr>
                        </w:rPrChange>
                      </w:rPr>
                      <w:t>5</w:t>
                    </w:r>
                  </w:ins>
                </w:p>
              </w:tc>
              <w:tc>
                <w:tcPr>
                  <w:tcW w:w="366" w:type="dxa"/>
                </w:tcPr>
                <w:p w14:paraId="32074095" w14:textId="77777777" w:rsidR="009E06BF" w:rsidRPr="00971ACE" w:rsidRDefault="009E06BF">
                  <w:pPr>
                    <w:rPr>
                      <w:ins w:id="1492" w:author="James, Christin (DCYF)" w:date="2026-07-01T15:03:00Z" w16du:dateUtc="2026-07-01T22:03:00Z"/>
                      <w:sz w:val="16"/>
                      <w:szCs w:val="16"/>
                      <w:rPrChange w:id="1493" w:author="James, Christin (DCYF)" w:date="2026-07-01T15:09:00Z" w16du:dateUtc="2026-07-01T22:09:00Z">
                        <w:rPr>
                          <w:ins w:id="1494" w:author="James, Christin (DCYF)" w:date="2026-07-01T15:03:00Z" w16du:dateUtc="2026-07-01T22:03:00Z"/>
                          <w:sz w:val="14"/>
                          <w:szCs w:val="14"/>
                        </w:rPr>
                      </w:rPrChange>
                    </w:rPr>
                  </w:pPr>
                  <w:ins w:id="1495" w:author="James, Christin (DCYF)" w:date="2026-07-01T15:03:00Z" w16du:dateUtc="2026-07-01T22:03:00Z">
                    <w:r w:rsidRPr="00971ACE">
                      <w:rPr>
                        <w:sz w:val="16"/>
                        <w:szCs w:val="16"/>
                        <w:rPrChange w:id="1496" w:author="James, Christin (DCYF)" w:date="2026-07-01T15:09:00Z" w16du:dateUtc="2026-07-01T22:09:00Z">
                          <w:rPr>
                            <w:sz w:val="14"/>
                            <w:szCs w:val="14"/>
                          </w:rPr>
                        </w:rPrChange>
                      </w:rPr>
                      <w:t>6</w:t>
                    </w:r>
                  </w:ins>
                </w:p>
              </w:tc>
              <w:tc>
                <w:tcPr>
                  <w:tcW w:w="366" w:type="dxa"/>
                </w:tcPr>
                <w:p w14:paraId="5B456C9E" w14:textId="77777777" w:rsidR="009E06BF" w:rsidRPr="00971ACE" w:rsidRDefault="009E06BF">
                  <w:pPr>
                    <w:rPr>
                      <w:ins w:id="1497" w:author="James, Christin (DCYF)" w:date="2026-07-01T15:03:00Z" w16du:dateUtc="2026-07-01T22:03:00Z"/>
                      <w:sz w:val="16"/>
                      <w:szCs w:val="16"/>
                      <w:rPrChange w:id="1498" w:author="James, Christin (DCYF)" w:date="2026-07-01T15:09:00Z" w16du:dateUtc="2026-07-01T22:09:00Z">
                        <w:rPr>
                          <w:ins w:id="1499" w:author="James, Christin (DCYF)" w:date="2026-07-01T15:03:00Z" w16du:dateUtc="2026-07-01T22:03:00Z"/>
                          <w:sz w:val="14"/>
                          <w:szCs w:val="14"/>
                        </w:rPr>
                      </w:rPrChange>
                    </w:rPr>
                  </w:pPr>
                  <w:ins w:id="1500" w:author="James, Christin (DCYF)" w:date="2026-07-01T15:03:00Z" w16du:dateUtc="2026-07-01T22:03:00Z">
                    <w:r w:rsidRPr="00971ACE">
                      <w:rPr>
                        <w:sz w:val="16"/>
                        <w:szCs w:val="16"/>
                        <w:rPrChange w:id="1501" w:author="James, Christin (DCYF)" w:date="2026-07-01T15:09:00Z" w16du:dateUtc="2026-07-01T22:09:00Z">
                          <w:rPr>
                            <w:sz w:val="14"/>
                            <w:szCs w:val="14"/>
                          </w:rPr>
                        </w:rPrChange>
                      </w:rPr>
                      <w:t>7</w:t>
                    </w:r>
                  </w:ins>
                </w:p>
              </w:tc>
            </w:tr>
            <w:tr w:rsidR="009E06BF" w:rsidRPr="00971ACE" w14:paraId="4CCA501A" w14:textId="77777777" w:rsidTr="70006B5F">
              <w:trPr>
                <w:ins w:id="1502" w:author="James, Christin (DCYF)" w:date="2026-07-01T15:03:00Z"/>
              </w:trPr>
              <w:tc>
                <w:tcPr>
                  <w:tcW w:w="366" w:type="dxa"/>
                </w:tcPr>
                <w:p w14:paraId="649C8A8F" w14:textId="77777777" w:rsidR="009E06BF" w:rsidRPr="00971ACE" w:rsidRDefault="009E06BF">
                  <w:pPr>
                    <w:rPr>
                      <w:ins w:id="1503" w:author="James, Christin (DCYF)" w:date="2026-07-01T15:03:00Z" w16du:dateUtc="2026-07-01T22:03:00Z"/>
                      <w:sz w:val="16"/>
                      <w:szCs w:val="16"/>
                      <w:rPrChange w:id="1504" w:author="James, Christin (DCYF)" w:date="2026-07-01T15:09:00Z" w16du:dateUtc="2026-07-01T22:09:00Z">
                        <w:rPr>
                          <w:ins w:id="1505" w:author="James, Christin (DCYF)" w:date="2026-07-01T15:03:00Z" w16du:dateUtc="2026-07-01T22:03:00Z"/>
                          <w:sz w:val="14"/>
                          <w:szCs w:val="14"/>
                        </w:rPr>
                      </w:rPrChange>
                    </w:rPr>
                  </w:pPr>
                  <w:ins w:id="1506" w:author="James, Christin (DCYF)" w:date="2026-07-01T15:03:00Z" w16du:dateUtc="2026-07-01T22:03:00Z">
                    <w:r w:rsidRPr="00971ACE">
                      <w:rPr>
                        <w:sz w:val="16"/>
                        <w:szCs w:val="16"/>
                        <w:rPrChange w:id="1507" w:author="James, Christin (DCYF)" w:date="2026-07-01T15:09:00Z" w16du:dateUtc="2026-07-01T22:09:00Z">
                          <w:rPr>
                            <w:sz w:val="14"/>
                            <w:szCs w:val="14"/>
                          </w:rPr>
                        </w:rPrChange>
                      </w:rPr>
                      <w:t>8</w:t>
                    </w:r>
                  </w:ins>
                </w:p>
              </w:tc>
              <w:tc>
                <w:tcPr>
                  <w:tcW w:w="366" w:type="dxa"/>
                </w:tcPr>
                <w:p w14:paraId="647C7DCB" w14:textId="77777777" w:rsidR="009E06BF" w:rsidRPr="00971ACE" w:rsidRDefault="009E06BF">
                  <w:pPr>
                    <w:rPr>
                      <w:ins w:id="1508" w:author="James, Christin (DCYF)" w:date="2026-07-01T15:03:00Z" w16du:dateUtc="2026-07-01T22:03:00Z"/>
                      <w:sz w:val="16"/>
                      <w:szCs w:val="16"/>
                      <w:rPrChange w:id="1509" w:author="James, Christin (DCYF)" w:date="2026-07-01T15:09:00Z" w16du:dateUtc="2026-07-01T22:09:00Z">
                        <w:rPr>
                          <w:ins w:id="1510" w:author="James, Christin (DCYF)" w:date="2026-07-01T15:03:00Z" w16du:dateUtc="2026-07-01T22:03:00Z"/>
                          <w:sz w:val="14"/>
                          <w:szCs w:val="14"/>
                        </w:rPr>
                      </w:rPrChange>
                    </w:rPr>
                  </w:pPr>
                  <w:ins w:id="1511" w:author="James, Christin (DCYF)" w:date="2026-07-01T15:03:00Z" w16du:dateUtc="2026-07-01T22:03:00Z">
                    <w:r w:rsidRPr="00971ACE">
                      <w:rPr>
                        <w:sz w:val="16"/>
                        <w:szCs w:val="16"/>
                        <w:rPrChange w:id="1512" w:author="James, Christin (DCYF)" w:date="2026-07-01T15:09:00Z" w16du:dateUtc="2026-07-01T22:09:00Z">
                          <w:rPr>
                            <w:sz w:val="14"/>
                            <w:szCs w:val="14"/>
                          </w:rPr>
                        </w:rPrChange>
                      </w:rPr>
                      <w:t>9</w:t>
                    </w:r>
                  </w:ins>
                </w:p>
              </w:tc>
              <w:tc>
                <w:tcPr>
                  <w:tcW w:w="366" w:type="dxa"/>
                </w:tcPr>
                <w:p w14:paraId="16F2B987" w14:textId="77777777" w:rsidR="009E06BF" w:rsidRPr="00971ACE" w:rsidRDefault="009E06BF">
                  <w:pPr>
                    <w:rPr>
                      <w:ins w:id="1513" w:author="James, Christin (DCYF)" w:date="2026-07-01T15:03:00Z" w16du:dateUtc="2026-07-01T22:03:00Z"/>
                      <w:sz w:val="16"/>
                      <w:szCs w:val="16"/>
                      <w:rPrChange w:id="1514" w:author="James, Christin (DCYF)" w:date="2026-07-01T15:09:00Z" w16du:dateUtc="2026-07-01T22:09:00Z">
                        <w:rPr>
                          <w:ins w:id="1515" w:author="James, Christin (DCYF)" w:date="2026-07-01T15:03:00Z" w16du:dateUtc="2026-07-01T22:03:00Z"/>
                          <w:sz w:val="14"/>
                          <w:szCs w:val="14"/>
                        </w:rPr>
                      </w:rPrChange>
                    </w:rPr>
                  </w:pPr>
                  <w:ins w:id="1516" w:author="James, Christin (DCYF)" w:date="2026-07-01T15:03:00Z" w16du:dateUtc="2026-07-01T22:03:00Z">
                    <w:r w:rsidRPr="00971ACE">
                      <w:rPr>
                        <w:sz w:val="16"/>
                        <w:szCs w:val="16"/>
                        <w:rPrChange w:id="1517" w:author="James, Christin (DCYF)" w:date="2026-07-01T15:09:00Z" w16du:dateUtc="2026-07-01T22:09:00Z">
                          <w:rPr>
                            <w:sz w:val="14"/>
                            <w:szCs w:val="14"/>
                          </w:rPr>
                        </w:rPrChange>
                      </w:rPr>
                      <w:t>10</w:t>
                    </w:r>
                  </w:ins>
                </w:p>
              </w:tc>
              <w:tc>
                <w:tcPr>
                  <w:tcW w:w="366" w:type="dxa"/>
                </w:tcPr>
                <w:p w14:paraId="78C42F48" w14:textId="77777777" w:rsidR="009E06BF" w:rsidRPr="00971ACE" w:rsidRDefault="009E06BF">
                  <w:pPr>
                    <w:rPr>
                      <w:ins w:id="1518" w:author="James, Christin (DCYF)" w:date="2026-07-01T15:03:00Z" w16du:dateUtc="2026-07-01T22:03:00Z"/>
                      <w:sz w:val="16"/>
                      <w:szCs w:val="16"/>
                      <w:rPrChange w:id="1519" w:author="James, Christin (DCYF)" w:date="2026-07-01T15:09:00Z" w16du:dateUtc="2026-07-01T22:09:00Z">
                        <w:rPr>
                          <w:ins w:id="1520" w:author="James, Christin (DCYF)" w:date="2026-07-01T15:03:00Z" w16du:dateUtc="2026-07-01T22:03:00Z"/>
                          <w:sz w:val="14"/>
                          <w:szCs w:val="14"/>
                        </w:rPr>
                      </w:rPrChange>
                    </w:rPr>
                  </w:pPr>
                  <w:ins w:id="1521" w:author="James, Christin (DCYF)" w:date="2026-07-01T15:03:00Z" w16du:dateUtc="2026-07-01T22:03:00Z">
                    <w:r w:rsidRPr="00971ACE">
                      <w:rPr>
                        <w:sz w:val="16"/>
                        <w:szCs w:val="16"/>
                        <w:rPrChange w:id="1522" w:author="James, Christin (DCYF)" w:date="2026-07-01T15:09:00Z" w16du:dateUtc="2026-07-01T22:09:00Z">
                          <w:rPr>
                            <w:sz w:val="14"/>
                            <w:szCs w:val="14"/>
                          </w:rPr>
                        </w:rPrChange>
                      </w:rPr>
                      <w:t>11</w:t>
                    </w:r>
                  </w:ins>
                </w:p>
              </w:tc>
              <w:tc>
                <w:tcPr>
                  <w:tcW w:w="366" w:type="dxa"/>
                </w:tcPr>
                <w:p w14:paraId="1956C2B0" w14:textId="77777777" w:rsidR="009E06BF" w:rsidRPr="00971ACE" w:rsidRDefault="009E06BF">
                  <w:pPr>
                    <w:rPr>
                      <w:ins w:id="1523" w:author="James, Christin (DCYF)" w:date="2026-07-01T15:03:00Z" w16du:dateUtc="2026-07-01T22:03:00Z"/>
                      <w:sz w:val="16"/>
                      <w:szCs w:val="16"/>
                      <w:rPrChange w:id="1524" w:author="James, Christin (DCYF)" w:date="2026-07-01T15:09:00Z" w16du:dateUtc="2026-07-01T22:09:00Z">
                        <w:rPr>
                          <w:ins w:id="1525" w:author="James, Christin (DCYF)" w:date="2026-07-01T15:03:00Z" w16du:dateUtc="2026-07-01T22:03:00Z"/>
                          <w:sz w:val="14"/>
                          <w:szCs w:val="14"/>
                        </w:rPr>
                      </w:rPrChange>
                    </w:rPr>
                  </w:pPr>
                  <w:ins w:id="1526" w:author="James, Christin (DCYF)" w:date="2026-07-01T15:03:00Z" w16du:dateUtc="2026-07-01T22:03:00Z">
                    <w:r w:rsidRPr="00971ACE">
                      <w:rPr>
                        <w:sz w:val="16"/>
                        <w:szCs w:val="16"/>
                        <w:rPrChange w:id="1527" w:author="James, Christin (DCYF)" w:date="2026-07-01T15:09:00Z" w16du:dateUtc="2026-07-01T22:09:00Z">
                          <w:rPr>
                            <w:sz w:val="14"/>
                            <w:szCs w:val="14"/>
                          </w:rPr>
                        </w:rPrChange>
                      </w:rPr>
                      <w:t>12</w:t>
                    </w:r>
                  </w:ins>
                </w:p>
              </w:tc>
              <w:tc>
                <w:tcPr>
                  <w:tcW w:w="366" w:type="dxa"/>
                </w:tcPr>
                <w:p w14:paraId="30779236" w14:textId="77777777" w:rsidR="009E06BF" w:rsidRPr="00971ACE" w:rsidRDefault="009E06BF">
                  <w:pPr>
                    <w:rPr>
                      <w:ins w:id="1528" w:author="James, Christin (DCYF)" w:date="2026-07-01T15:03:00Z" w16du:dateUtc="2026-07-01T22:03:00Z"/>
                      <w:sz w:val="16"/>
                      <w:szCs w:val="16"/>
                      <w:rPrChange w:id="1529" w:author="James, Christin (DCYF)" w:date="2026-07-01T15:09:00Z" w16du:dateUtc="2026-07-01T22:09:00Z">
                        <w:rPr>
                          <w:ins w:id="1530" w:author="James, Christin (DCYF)" w:date="2026-07-01T15:03:00Z" w16du:dateUtc="2026-07-01T22:03:00Z"/>
                          <w:sz w:val="14"/>
                          <w:szCs w:val="14"/>
                        </w:rPr>
                      </w:rPrChange>
                    </w:rPr>
                  </w:pPr>
                  <w:ins w:id="1531" w:author="James, Christin (DCYF)" w:date="2026-07-01T15:03:00Z" w16du:dateUtc="2026-07-01T22:03:00Z">
                    <w:r w:rsidRPr="00971ACE">
                      <w:rPr>
                        <w:sz w:val="16"/>
                        <w:szCs w:val="16"/>
                        <w:rPrChange w:id="1532" w:author="James, Christin (DCYF)" w:date="2026-07-01T15:09:00Z" w16du:dateUtc="2026-07-01T22:09:00Z">
                          <w:rPr>
                            <w:sz w:val="14"/>
                            <w:szCs w:val="14"/>
                          </w:rPr>
                        </w:rPrChange>
                      </w:rPr>
                      <w:t>13</w:t>
                    </w:r>
                  </w:ins>
                </w:p>
              </w:tc>
              <w:tc>
                <w:tcPr>
                  <w:tcW w:w="366" w:type="dxa"/>
                </w:tcPr>
                <w:p w14:paraId="7630E4E6" w14:textId="77777777" w:rsidR="009E06BF" w:rsidRPr="00971ACE" w:rsidRDefault="009E06BF">
                  <w:pPr>
                    <w:rPr>
                      <w:ins w:id="1533" w:author="James, Christin (DCYF)" w:date="2026-07-01T15:03:00Z" w16du:dateUtc="2026-07-01T22:03:00Z"/>
                      <w:sz w:val="16"/>
                      <w:szCs w:val="16"/>
                      <w:rPrChange w:id="1534" w:author="James, Christin (DCYF)" w:date="2026-07-01T15:09:00Z" w16du:dateUtc="2026-07-01T22:09:00Z">
                        <w:rPr>
                          <w:ins w:id="1535" w:author="James, Christin (DCYF)" w:date="2026-07-01T15:03:00Z" w16du:dateUtc="2026-07-01T22:03:00Z"/>
                          <w:sz w:val="14"/>
                          <w:szCs w:val="14"/>
                        </w:rPr>
                      </w:rPrChange>
                    </w:rPr>
                  </w:pPr>
                  <w:ins w:id="1536" w:author="James, Christin (DCYF)" w:date="2026-07-01T15:03:00Z" w16du:dateUtc="2026-07-01T22:03:00Z">
                    <w:r w:rsidRPr="00971ACE">
                      <w:rPr>
                        <w:sz w:val="16"/>
                        <w:szCs w:val="16"/>
                        <w:rPrChange w:id="1537" w:author="James, Christin (DCYF)" w:date="2026-07-01T15:09:00Z" w16du:dateUtc="2026-07-01T22:09:00Z">
                          <w:rPr>
                            <w:sz w:val="14"/>
                            <w:szCs w:val="14"/>
                          </w:rPr>
                        </w:rPrChange>
                      </w:rPr>
                      <w:t>14</w:t>
                    </w:r>
                  </w:ins>
                </w:p>
              </w:tc>
            </w:tr>
            <w:tr w:rsidR="009E06BF" w:rsidRPr="00971ACE" w14:paraId="0DBDD6A2" w14:textId="77777777" w:rsidTr="70006B5F">
              <w:trPr>
                <w:ins w:id="1538" w:author="James, Christin (DCYF)" w:date="2026-07-01T15:03:00Z"/>
              </w:trPr>
              <w:tc>
                <w:tcPr>
                  <w:tcW w:w="366" w:type="dxa"/>
                </w:tcPr>
                <w:p w14:paraId="086FDBBA" w14:textId="77777777" w:rsidR="009E06BF" w:rsidRPr="00971ACE" w:rsidRDefault="009E06BF">
                  <w:pPr>
                    <w:rPr>
                      <w:ins w:id="1539" w:author="James, Christin (DCYF)" w:date="2026-07-01T15:03:00Z" w16du:dateUtc="2026-07-01T22:03:00Z"/>
                      <w:sz w:val="16"/>
                      <w:szCs w:val="16"/>
                      <w:rPrChange w:id="1540" w:author="James, Christin (DCYF)" w:date="2026-07-01T15:09:00Z" w16du:dateUtc="2026-07-01T22:09:00Z">
                        <w:rPr>
                          <w:ins w:id="1541" w:author="James, Christin (DCYF)" w:date="2026-07-01T15:03:00Z" w16du:dateUtc="2026-07-01T22:03:00Z"/>
                          <w:sz w:val="14"/>
                          <w:szCs w:val="14"/>
                        </w:rPr>
                      </w:rPrChange>
                    </w:rPr>
                  </w:pPr>
                  <w:ins w:id="1542" w:author="James, Christin (DCYF)" w:date="2026-07-01T15:03:00Z" w16du:dateUtc="2026-07-01T22:03:00Z">
                    <w:r w:rsidRPr="00971ACE">
                      <w:rPr>
                        <w:sz w:val="16"/>
                        <w:szCs w:val="16"/>
                        <w:rPrChange w:id="1543" w:author="James, Christin (DCYF)" w:date="2026-07-01T15:09:00Z" w16du:dateUtc="2026-07-01T22:09:00Z">
                          <w:rPr>
                            <w:sz w:val="14"/>
                            <w:szCs w:val="14"/>
                          </w:rPr>
                        </w:rPrChange>
                      </w:rPr>
                      <w:t>15</w:t>
                    </w:r>
                  </w:ins>
                </w:p>
              </w:tc>
              <w:tc>
                <w:tcPr>
                  <w:tcW w:w="366" w:type="dxa"/>
                </w:tcPr>
                <w:p w14:paraId="464D1FB9" w14:textId="77777777" w:rsidR="009E06BF" w:rsidRPr="00971ACE" w:rsidRDefault="009E06BF">
                  <w:pPr>
                    <w:rPr>
                      <w:ins w:id="1544" w:author="James, Christin (DCYF)" w:date="2026-07-01T15:03:00Z" w16du:dateUtc="2026-07-01T22:03:00Z"/>
                      <w:sz w:val="16"/>
                      <w:szCs w:val="16"/>
                      <w:rPrChange w:id="1545" w:author="James, Christin (DCYF)" w:date="2026-07-01T15:09:00Z" w16du:dateUtc="2026-07-01T22:09:00Z">
                        <w:rPr>
                          <w:ins w:id="1546" w:author="James, Christin (DCYF)" w:date="2026-07-01T15:03:00Z" w16du:dateUtc="2026-07-01T22:03:00Z"/>
                          <w:sz w:val="14"/>
                          <w:szCs w:val="14"/>
                        </w:rPr>
                      </w:rPrChange>
                    </w:rPr>
                  </w:pPr>
                  <w:ins w:id="1547" w:author="James, Christin (DCYF)" w:date="2026-07-01T15:03:00Z" w16du:dateUtc="2026-07-01T22:03:00Z">
                    <w:r w:rsidRPr="00971ACE">
                      <w:rPr>
                        <w:sz w:val="16"/>
                        <w:szCs w:val="16"/>
                        <w:rPrChange w:id="1548" w:author="James, Christin (DCYF)" w:date="2026-07-01T15:09:00Z" w16du:dateUtc="2026-07-01T22:09:00Z">
                          <w:rPr>
                            <w:sz w:val="14"/>
                            <w:szCs w:val="14"/>
                          </w:rPr>
                        </w:rPrChange>
                      </w:rPr>
                      <w:t>16</w:t>
                    </w:r>
                  </w:ins>
                </w:p>
              </w:tc>
              <w:tc>
                <w:tcPr>
                  <w:tcW w:w="366" w:type="dxa"/>
                </w:tcPr>
                <w:p w14:paraId="17C6DC0B" w14:textId="77777777" w:rsidR="009E06BF" w:rsidRPr="00971ACE" w:rsidRDefault="009E06BF">
                  <w:pPr>
                    <w:rPr>
                      <w:ins w:id="1549" w:author="James, Christin (DCYF)" w:date="2026-07-01T15:03:00Z" w16du:dateUtc="2026-07-01T22:03:00Z"/>
                      <w:sz w:val="16"/>
                      <w:szCs w:val="16"/>
                      <w:rPrChange w:id="1550" w:author="James, Christin (DCYF)" w:date="2026-07-01T15:09:00Z" w16du:dateUtc="2026-07-01T22:09:00Z">
                        <w:rPr>
                          <w:ins w:id="1551" w:author="James, Christin (DCYF)" w:date="2026-07-01T15:03:00Z" w16du:dateUtc="2026-07-01T22:03:00Z"/>
                          <w:sz w:val="14"/>
                          <w:szCs w:val="14"/>
                        </w:rPr>
                      </w:rPrChange>
                    </w:rPr>
                  </w:pPr>
                  <w:ins w:id="1552" w:author="James, Christin (DCYF)" w:date="2026-07-01T15:03:00Z" w16du:dateUtc="2026-07-01T22:03:00Z">
                    <w:r w:rsidRPr="00971ACE">
                      <w:rPr>
                        <w:sz w:val="16"/>
                        <w:szCs w:val="16"/>
                        <w:rPrChange w:id="1553" w:author="James, Christin (DCYF)" w:date="2026-07-01T15:09:00Z" w16du:dateUtc="2026-07-01T22:09:00Z">
                          <w:rPr>
                            <w:sz w:val="14"/>
                            <w:szCs w:val="14"/>
                          </w:rPr>
                        </w:rPrChange>
                      </w:rPr>
                      <w:t>17</w:t>
                    </w:r>
                  </w:ins>
                </w:p>
              </w:tc>
              <w:tc>
                <w:tcPr>
                  <w:tcW w:w="366" w:type="dxa"/>
                </w:tcPr>
                <w:p w14:paraId="42F451AF" w14:textId="77777777" w:rsidR="009E06BF" w:rsidRPr="00971ACE" w:rsidRDefault="009E06BF">
                  <w:pPr>
                    <w:rPr>
                      <w:ins w:id="1554" w:author="James, Christin (DCYF)" w:date="2026-07-01T15:03:00Z" w16du:dateUtc="2026-07-01T22:03:00Z"/>
                      <w:sz w:val="16"/>
                      <w:szCs w:val="16"/>
                      <w:rPrChange w:id="1555" w:author="James, Christin (DCYF)" w:date="2026-07-01T15:09:00Z" w16du:dateUtc="2026-07-01T22:09:00Z">
                        <w:rPr>
                          <w:ins w:id="1556" w:author="James, Christin (DCYF)" w:date="2026-07-01T15:03:00Z" w16du:dateUtc="2026-07-01T22:03:00Z"/>
                          <w:sz w:val="14"/>
                          <w:szCs w:val="14"/>
                        </w:rPr>
                      </w:rPrChange>
                    </w:rPr>
                  </w:pPr>
                  <w:ins w:id="1557" w:author="James, Christin (DCYF)" w:date="2026-07-01T15:03:00Z" w16du:dateUtc="2026-07-01T22:03:00Z">
                    <w:r w:rsidRPr="00971ACE">
                      <w:rPr>
                        <w:sz w:val="16"/>
                        <w:szCs w:val="16"/>
                        <w:rPrChange w:id="1558" w:author="James, Christin (DCYF)" w:date="2026-07-01T15:09:00Z" w16du:dateUtc="2026-07-01T22:09:00Z">
                          <w:rPr>
                            <w:sz w:val="14"/>
                            <w:szCs w:val="14"/>
                          </w:rPr>
                        </w:rPrChange>
                      </w:rPr>
                      <w:t>18</w:t>
                    </w:r>
                  </w:ins>
                </w:p>
              </w:tc>
              <w:tc>
                <w:tcPr>
                  <w:tcW w:w="366" w:type="dxa"/>
                </w:tcPr>
                <w:p w14:paraId="31EE8F8D" w14:textId="77777777" w:rsidR="009E06BF" w:rsidRPr="00971ACE" w:rsidRDefault="009E06BF">
                  <w:pPr>
                    <w:rPr>
                      <w:ins w:id="1559" w:author="James, Christin (DCYF)" w:date="2026-07-01T15:03:00Z" w16du:dateUtc="2026-07-01T22:03:00Z"/>
                      <w:sz w:val="16"/>
                      <w:szCs w:val="16"/>
                      <w:rPrChange w:id="1560" w:author="James, Christin (DCYF)" w:date="2026-07-01T15:09:00Z" w16du:dateUtc="2026-07-01T22:09:00Z">
                        <w:rPr>
                          <w:ins w:id="1561" w:author="James, Christin (DCYF)" w:date="2026-07-01T15:03:00Z" w16du:dateUtc="2026-07-01T22:03:00Z"/>
                          <w:sz w:val="14"/>
                          <w:szCs w:val="14"/>
                        </w:rPr>
                      </w:rPrChange>
                    </w:rPr>
                  </w:pPr>
                  <w:ins w:id="1562" w:author="James, Christin (DCYF)" w:date="2026-07-01T15:03:00Z" w16du:dateUtc="2026-07-01T22:03:00Z">
                    <w:r w:rsidRPr="00971ACE">
                      <w:rPr>
                        <w:sz w:val="16"/>
                        <w:szCs w:val="16"/>
                        <w:rPrChange w:id="1563" w:author="James, Christin (DCYF)" w:date="2026-07-01T15:09:00Z" w16du:dateUtc="2026-07-01T22:09:00Z">
                          <w:rPr>
                            <w:sz w:val="14"/>
                            <w:szCs w:val="14"/>
                          </w:rPr>
                        </w:rPrChange>
                      </w:rPr>
                      <w:t>19</w:t>
                    </w:r>
                  </w:ins>
                </w:p>
              </w:tc>
              <w:tc>
                <w:tcPr>
                  <w:tcW w:w="366" w:type="dxa"/>
                </w:tcPr>
                <w:p w14:paraId="2805DA0F" w14:textId="77777777" w:rsidR="009E06BF" w:rsidRPr="00971ACE" w:rsidRDefault="009E06BF">
                  <w:pPr>
                    <w:rPr>
                      <w:ins w:id="1564" w:author="James, Christin (DCYF)" w:date="2026-07-01T15:03:00Z" w16du:dateUtc="2026-07-01T22:03:00Z"/>
                      <w:sz w:val="16"/>
                      <w:szCs w:val="16"/>
                      <w:rPrChange w:id="1565" w:author="James, Christin (DCYF)" w:date="2026-07-01T15:09:00Z" w16du:dateUtc="2026-07-01T22:09:00Z">
                        <w:rPr>
                          <w:ins w:id="1566" w:author="James, Christin (DCYF)" w:date="2026-07-01T15:03:00Z" w16du:dateUtc="2026-07-01T22:03:00Z"/>
                          <w:sz w:val="14"/>
                          <w:szCs w:val="14"/>
                        </w:rPr>
                      </w:rPrChange>
                    </w:rPr>
                  </w:pPr>
                  <w:ins w:id="1567" w:author="James, Christin (DCYF)" w:date="2026-07-01T15:03:00Z" w16du:dateUtc="2026-07-01T22:03:00Z">
                    <w:r w:rsidRPr="00971ACE">
                      <w:rPr>
                        <w:sz w:val="16"/>
                        <w:szCs w:val="16"/>
                        <w:rPrChange w:id="1568" w:author="James, Christin (DCYF)" w:date="2026-07-01T15:09:00Z" w16du:dateUtc="2026-07-01T22:09:00Z">
                          <w:rPr>
                            <w:sz w:val="14"/>
                            <w:szCs w:val="14"/>
                          </w:rPr>
                        </w:rPrChange>
                      </w:rPr>
                      <w:t>20</w:t>
                    </w:r>
                  </w:ins>
                </w:p>
              </w:tc>
              <w:tc>
                <w:tcPr>
                  <w:tcW w:w="366" w:type="dxa"/>
                </w:tcPr>
                <w:p w14:paraId="038B3005" w14:textId="77777777" w:rsidR="009E06BF" w:rsidRPr="00971ACE" w:rsidRDefault="009E06BF">
                  <w:pPr>
                    <w:rPr>
                      <w:ins w:id="1569" w:author="James, Christin (DCYF)" w:date="2026-07-01T15:03:00Z" w16du:dateUtc="2026-07-01T22:03:00Z"/>
                      <w:sz w:val="16"/>
                      <w:szCs w:val="16"/>
                      <w:rPrChange w:id="1570" w:author="James, Christin (DCYF)" w:date="2026-07-01T15:09:00Z" w16du:dateUtc="2026-07-01T22:09:00Z">
                        <w:rPr>
                          <w:ins w:id="1571" w:author="James, Christin (DCYF)" w:date="2026-07-01T15:03:00Z" w16du:dateUtc="2026-07-01T22:03:00Z"/>
                          <w:sz w:val="14"/>
                          <w:szCs w:val="14"/>
                        </w:rPr>
                      </w:rPrChange>
                    </w:rPr>
                  </w:pPr>
                  <w:ins w:id="1572" w:author="James, Christin (DCYF)" w:date="2026-07-01T15:03:00Z" w16du:dateUtc="2026-07-01T22:03:00Z">
                    <w:r w:rsidRPr="00971ACE">
                      <w:rPr>
                        <w:sz w:val="16"/>
                        <w:szCs w:val="16"/>
                        <w:rPrChange w:id="1573" w:author="James, Christin (DCYF)" w:date="2026-07-01T15:09:00Z" w16du:dateUtc="2026-07-01T22:09:00Z">
                          <w:rPr>
                            <w:sz w:val="14"/>
                            <w:szCs w:val="14"/>
                          </w:rPr>
                        </w:rPrChange>
                      </w:rPr>
                      <w:t>21</w:t>
                    </w:r>
                  </w:ins>
                </w:p>
              </w:tc>
            </w:tr>
            <w:tr w:rsidR="009E06BF" w:rsidRPr="00971ACE" w14:paraId="3D43B4A6" w14:textId="77777777" w:rsidTr="70006B5F">
              <w:trPr>
                <w:ins w:id="1574" w:author="James, Christin (DCYF)" w:date="2026-07-01T15:03:00Z"/>
              </w:trPr>
              <w:tc>
                <w:tcPr>
                  <w:tcW w:w="366" w:type="dxa"/>
                </w:tcPr>
                <w:p w14:paraId="46DFBBC6" w14:textId="77777777" w:rsidR="009E06BF" w:rsidRPr="00971ACE" w:rsidRDefault="009E06BF">
                  <w:pPr>
                    <w:rPr>
                      <w:ins w:id="1575" w:author="James, Christin (DCYF)" w:date="2026-07-01T15:03:00Z" w16du:dateUtc="2026-07-01T22:03:00Z"/>
                      <w:sz w:val="16"/>
                      <w:szCs w:val="16"/>
                      <w:rPrChange w:id="1576" w:author="James, Christin (DCYF)" w:date="2026-07-01T15:09:00Z" w16du:dateUtc="2026-07-01T22:09:00Z">
                        <w:rPr>
                          <w:ins w:id="1577" w:author="James, Christin (DCYF)" w:date="2026-07-01T15:03:00Z" w16du:dateUtc="2026-07-01T22:03:00Z"/>
                          <w:sz w:val="14"/>
                          <w:szCs w:val="14"/>
                        </w:rPr>
                      </w:rPrChange>
                    </w:rPr>
                  </w:pPr>
                  <w:ins w:id="1578" w:author="James, Christin (DCYF)" w:date="2026-07-01T15:03:00Z" w16du:dateUtc="2026-07-01T22:03:00Z">
                    <w:r w:rsidRPr="00971ACE">
                      <w:rPr>
                        <w:sz w:val="16"/>
                        <w:szCs w:val="16"/>
                        <w:rPrChange w:id="1579" w:author="James, Christin (DCYF)" w:date="2026-07-01T15:09:00Z" w16du:dateUtc="2026-07-01T22:09:00Z">
                          <w:rPr>
                            <w:sz w:val="14"/>
                            <w:szCs w:val="14"/>
                          </w:rPr>
                        </w:rPrChange>
                      </w:rPr>
                      <w:t>22</w:t>
                    </w:r>
                  </w:ins>
                </w:p>
              </w:tc>
              <w:tc>
                <w:tcPr>
                  <w:tcW w:w="366" w:type="dxa"/>
                </w:tcPr>
                <w:p w14:paraId="10337A3E" w14:textId="77777777" w:rsidR="009E06BF" w:rsidRPr="00971ACE" w:rsidRDefault="009E06BF">
                  <w:pPr>
                    <w:rPr>
                      <w:ins w:id="1580" w:author="James, Christin (DCYF)" w:date="2026-07-01T15:03:00Z" w16du:dateUtc="2026-07-01T22:03:00Z"/>
                      <w:sz w:val="16"/>
                      <w:szCs w:val="16"/>
                      <w:rPrChange w:id="1581" w:author="James, Christin (DCYF)" w:date="2026-07-01T15:09:00Z" w16du:dateUtc="2026-07-01T22:09:00Z">
                        <w:rPr>
                          <w:ins w:id="1582" w:author="James, Christin (DCYF)" w:date="2026-07-01T15:03:00Z" w16du:dateUtc="2026-07-01T22:03:00Z"/>
                          <w:sz w:val="14"/>
                          <w:szCs w:val="14"/>
                        </w:rPr>
                      </w:rPrChange>
                    </w:rPr>
                  </w:pPr>
                  <w:ins w:id="1583" w:author="James, Christin (DCYF)" w:date="2026-07-01T15:03:00Z" w16du:dateUtc="2026-07-01T22:03:00Z">
                    <w:r w:rsidRPr="00971ACE">
                      <w:rPr>
                        <w:sz w:val="16"/>
                        <w:szCs w:val="16"/>
                        <w:rPrChange w:id="1584" w:author="James, Christin (DCYF)" w:date="2026-07-01T15:09:00Z" w16du:dateUtc="2026-07-01T22:09:00Z">
                          <w:rPr>
                            <w:sz w:val="14"/>
                            <w:szCs w:val="14"/>
                          </w:rPr>
                        </w:rPrChange>
                      </w:rPr>
                      <w:t>23</w:t>
                    </w:r>
                  </w:ins>
                </w:p>
              </w:tc>
              <w:tc>
                <w:tcPr>
                  <w:tcW w:w="366" w:type="dxa"/>
                </w:tcPr>
                <w:p w14:paraId="21E551CD" w14:textId="77777777" w:rsidR="009E06BF" w:rsidRPr="00971ACE" w:rsidRDefault="009E06BF">
                  <w:pPr>
                    <w:rPr>
                      <w:ins w:id="1585" w:author="James, Christin (DCYF)" w:date="2026-07-01T15:03:00Z" w16du:dateUtc="2026-07-01T22:03:00Z"/>
                      <w:sz w:val="16"/>
                      <w:szCs w:val="16"/>
                      <w:rPrChange w:id="1586" w:author="James, Christin (DCYF)" w:date="2026-07-01T15:09:00Z" w16du:dateUtc="2026-07-01T22:09:00Z">
                        <w:rPr>
                          <w:ins w:id="1587" w:author="James, Christin (DCYF)" w:date="2026-07-01T15:03:00Z" w16du:dateUtc="2026-07-01T22:03:00Z"/>
                          <w:sz w:val="14"/>
                          <w:szCs w:val="14"/>
                        </w:rPr>
                      </w:rPrChange>
                    </w:rPr>
                  </w:pPr>
                  <w:ins w:id="1588" w:author="James, Christin (DCYF)" w:date="2026-07-01T15:03:00Z" w16du:dateUtc="2026-07-01T22:03:00Z">
                    <w:r w:rsidRPr="00971ACE">
                      <w:rPr>
                        <w:sz w:val="16"/>
                        <w:szCs w:val="16"/>
                        <w:rPrChange w:id="1589" w:author="James, Christin (DCYF)" w:date="2026-07-01T15:09:00Z" w16du:dateUtc="2026-07-01T22:09:00Z">
                          <w:rPr>
                            <w:sz w:val="14"/>
                            <w:szCs w:val="14"/>
                          </w:rPr>
                        </w:rPrChange>
                      </w:rPr>
                      <w:t>24</w:t>
                    </w:r>
                  </w:ins>
                </w:p>
              </w:tc>
              <w:tc>
                <w:tcPr>
                  <w:tcW w:w="366" w:type="dxa"/>
                </w:tcPr>
                <w:p w14:paraId="757FDE91" w14:textId="77777777" w:rsidR="009E06BF" w:rsidRPr="00971ACE" w:rsidRDefault="009E06BF">
                  <w:pPr>
                    <w:rPr>
                      <w:ins w:id="1590" w:author="James, Christin (DCYF)" w:date="2026-07-01T15:03:00Z" w16du:dateUtc="2026-07-01T22:03:00Z"/>
                      <w:sz w:val="16"/>
                      <w:szCs w:val="16"/>
                      <w:rPrChange w:id="1591" w:author="James, Christin (DCYF)" w:date="2026-07-01T15:09:00Z" w16du:dateUtc="2026-07-01T22:09:00Z">
                        <w:rPr>
                          <w:ins w:id="1592" w:author="James, Christin (DCYF)" w:date="2026-07-01T15:03:00Z" w16du:dateUtc="2026-07-01T22:03:00Z"/>
                          <w:sz w:val="14"/>
                          <w:szCs w:val="14"/>
                        </w:rPr>
                      </w:rPrChange>
                    </w:rPr>
                  </w:pPr>
                  <w:ins w:id="1593" w:author="James, Christin (DCYF)" w:date="2026-07-01T15:03:00Z" w16du:dateUtc="2026-07-01T22:03:00Z">
                    <w:r w:rsidRPr="00971ACE">
                      <w:rPr>
                        <w:sz w:val="16"/>
                        <w:szCs w:val="16"/>
                        <w:rPrChange w:id="1594" w:author="James, Christin (DCYF)" w:date="2026-07-01T15:09:00Z" w16du:dateUtc="2026-07-01T22:09:00Z">
                          <w:rPr>
                            <w:sz w:val="14"/>
                            <w:szCs w:val="14"/>
                          </w:rPr>
                        </w:rPrChange>
                      </w:rPr>
                      <w:t>25</w:t>
                    </w:r>
                  </w:ins>
                </w:p>
              </w:tc>
              <w:tc>
                <w:tcPr>
                  <w:tcW w:w="366" w:type="dxa"/>
                </w:tcPr>
                <w:p w14:paraId="458A4A40" w14:textId="77777777" w:rsidR="009E06BF" w:rsidRPr="00971ACE" w:rsidRDefault="009E06BF">
                  <w:pPr>
                    <w:rPr>
                      <w:ins w:id="1595" w:author="James, Christin (DCYF)" w:date="2026-07-01T15:03:00Z" w16du:dateUtc="2026-07-01T22:03:00Z"/>
                      <w:sz w:val="16"/>
                      <w:szCs w:val="16"/>
                      <w:rPrChange w:id="1596" w:author="James, Christin (DCYF)" w:date="2026-07-01T15:09:00Z" w16du:dateUtc="2026-07-01T22:09:00Z">
                        <w:rPr>
                          <w:ins w:id="1597" w:author="James, Christin (DCYF)" w:date="2026-07-01T15:03:00Z" w16du:dateUtc="2026-07-01T22:03:00Z"/>
                          <w:sz w:val="14"/>
                          <w:szCs w:val="14"/>
                        </w:rPr>
                      </w:rPrChange>
                    </w:rPr>
                  </w:pPr>
                  <w:ins w:id="1598" w:author="James, Christin (DCYF)" w:date="2026-07-01T15:03:00Z" w16du:dateUtc="2026-07-01T22:03:00Z">
                    <w:r w:rsidRPr="00971ACE">
                      <w:rPr>
                        <w:sz w:val="16"/>
                        <w:szCs w:val="16"/>
                        <w:rPrChange w:id="1599" w:author="James, Christin (DCYF)" w:date="2026-07-01T15:09:00Z" w16du:dateUtc="2026-07-01T22:09:00Z">
                          <w:rPr>
                            <w:sz w:val="14"/>
                            <w:szCs w:val="14"/>
                          </w:rPr>
                        </w:rPrChange>
                      </w:rPr>
                      <w:t>26</w:t>
                    </w:r>
                  </w:ins>
                </w:p>
              </w:tc>
              <w:tc>
                <w:tcPr>
                  <w:tcW w:w="366" w:type="dxa"/>
                </w:tcPr>
                <w:p w14:paraId="654F508A" w14:textId="0995D73F" w:rsidR="009E06BF" w:rsidRPr="00971ACE" w:rsidRDefault="21E0D3E5">
                  <w:pPr>
                    <w:rPr>
                      <w:ins w:id="1600" w:author="James, Christin (DCYF)" w:date="2026-07-01T15:03:00Z" w16du:dateUtc="2026-07-01T22:03:00Z"/>
                      <w:sz w:val="16"/>
                      <w:szCs w:val="16"/>
                      <w:rPrChange w:id="1601" w:author="James, Christin (DCYF)" w:date="2026-07-01T15:09:00Z" w16du:dateUtc="2026-07-01T22:09:00Z">
                        <w:rPr>
                          <w:ins w:id="1602" w:author="James, Christin (DCYF)" w:date="2026-07-01T15:03:00Z" w16du:dateUtc="2026-07-01T22:03:00Z"/>
                          <w:sz w:val="14"/>
                          <w:szCs w:val="14"/>
                        </w:rPr>
                      </w:rPrChange>
                    </w:rPr>
                  </w:pPr>
                  <w:ins w:id="1603" w:author="Ramynke, Jason (DCYF)" w:date="2026-07-07T18:38:00Z" w16du:dateUtc="2026-07-07T18:38:31Z">
                    <w:r w:rsidRPr="70006B5F">
                      <w:rPr>
                        <w:sz w:val="16"/>
                        <w:szCs w:val="16"/>
                      </w:rPr>
                      <w:t>27</w:t>
                    </w:r>
                  </w:ins>
                </w:p>
              </w:tc>
              <w:tc>
                <w:tcPr>
                  <w:tcW w:w="366" w:type="dxa"/>
                </w:tcPr>
                <w:p w14:paraId="2ED1AF6D" w14:textId="3A479539" w:rsidR="009E06BF" w:rsidRPr="00971ACE" w:rsidRDefault="21E0D3E5">
                  <w:pPr>
                    <w:rPr>
                      <w:ins w:id="1604" w:author="James, Christin (DCYF)" w:date="2026-07-01T15:03:00Z" w16du:dateUtc="2026-07-01T22:03:00Z"/>
                      <w:sz w:val="16"/>
                      <w:szCs w:val="16"/>
                      <w:rPrChange w:id="1605" w:author="James, Christin (DCYF)" w:date="2026-07-01T15:09:00Z" w16du:dateUtc="2026-07-01T22:09:00Z">
                        <w:rPr>
                          <w:ins w:id="1606" w:author="James, Christin (DCYF)" w:date="2026-07-01T15:03:00Z" w16du:dateUtc="2026-07-01T22:03:00Z"/>
                          <w:sz w:val="14"/>
                          <w:szCs w:val="14"/>
                        </w:rPr>
                      </w:rPrChange>
                    </w:rPr>
                  </w:pPr>
                  <w:ins w:id="1607" w:author="Ramynke, Jason (DCYF)" w:date="2026-07-07T18:38:00Z" w16du:dateUtc="2026-07-07T18:38:34Z">
                    <w:r w:rsidRPr="70006B5F">
                      <w:rPr>
                        <w:sz w:val="16"/>
                        <w:szCs w:val="16"/>
                      </w:rPr>
                      <w:t>28</w:t>
                    </w:r>
                  </w:ins>
                </w:p>
              </w:tc>
            </w:tr>
            <w:tr w:rsidR="009E06BF" w:rsidRPr="00971ACE" w14:paraId="47E16210" w14:textId="77777777" w:rsidTr="70006B5F">
              <w:trPr>
                <w:ins w:id="1608" w:author="James, Christin (DCYF)" w:date="2026-07-01T15:03:00Z"/>
              </w:trPr>
              <w:tc>
                <w:tcPr>
                  <w:tcW w:w="366" w:type="dxa"/>
                </w:tcPr>
                <w:p w14:paraId="69762C27" w14:textId="77777777" w:rsidR="009E06BF" w:rsidRPr="00971ACE" w:rsidRDefault="009E06BF">
                  <w:pPr>
                    <w:rPr>
                      <w:ins w:id="1609" w:author="James, Christin (DCYF)" w:date="2026-07-01T15:03:00Z" w16du:dateUtc="2026-07-01T22:03:00Z"/>
                      <w:sz w:val="16"/>
                      <w:szCs w:val="16"/>
                      <w:rPrChange w:id="1610" w:author="James, Christin (DCYF)" w:date="2026-07-01T15:09:00Z" w16du:dateUtc="2026-07-01T22:09:00Z">
                        <w:rPr>
                          <w:ins w:id="1611" w:author="James, Christin (DCYF)" w:date="2026-07-01T15:03:00Z" w16du:dateUtc="2026-07-01T22:03:00Z"/>
                          <w:sz w:val="14"/>
                          <w:szCs w:val="14"/>
                        </w:rPr>
                      </w:rPrChange>
                    </w:rPr>
                  </w:pPr>
                  <w:ins w:id="1612" w:author="James, Christin (DCYF)" w:date="2026-07-01T15:03:00Z" w16du:dateUtc="2026-07-01T22:03:00Z">
                    <w:r w:rsidRPr="00971ACE">
                      <w:rPr>
                        <w:sz w:val="16"/>
                        <w:szCs w:val="16"/>
                        <w:rPrChange w:id="1613" w:author="James, Christin (DCYF)" w:date="2026-07-01T15:09:00Z" w16du:dateUtc="2026-07-01T22:09:00Z">
                          <w:rPr>
                            <w:sz w:val="14"/>
                            <w:szCs w:val="14"/>
                          </w:rPr>
                        </w:rPrChange>
                      </w:rPr>
                      <w:t>29</w:t>
                    </w:r>
                  </w:ins>
                </w:p>
              </w:tc>
              <w:tc>
                <w:tcPr>
                  <w:tcW w:w="366" w:type="dxa"/>
                </w:tcPr>
                <w:p w14:paraId="7588CAED" w14:textId="77777777" w:rsidR="009E06BF" w:rsidRPr="00971ACE" w:rsidRDefault="009E06BF">
                  <w:pPr>
                    <w:rPr>
                      <w:ins w:id="1614" w:author="James, Christin (DCYF)" w:date="2026-07-01T15:03:00Z" w16du:dateUtc="2026-07-01T22:03:00Z"/>
                      <w:sz w:val="16"/>
                      <w:szCs w:val="16"/>
                      <w:rPrChange w:id="1615" w:author="James, Christin (DCYF)" w:date="2026-07-01T15:09:00Z" w16du:dateUtc="2026-07-01T22:09:00Z">
                        <w:rPr>
                          <w:ins w:id="1616" w:author="James, Christin (DCYF)" w:date="2026-07-01T15:03:00Z" w16du:dateUtc="2026-07-01T22:03:00Z"/>
                          <w:sz w:val="14"/>
                          <w:szCs w:val="14"/>
                        </w:rPr>
                      </w:rPrChange>
                    </w:rPr>
                  </w:pPr>
                  <w:ins w:id="1617" w:author="James, Christin (DCYF)" w:date="2026-07-01T15:03:00Z" w16du:dateUtc="2026-07-01T22:03:00Z">
                    <w:r w:rsidRPr="00971ACE">
                      <w:rPr>
                        <w:sz w:val="16"/>
                        <w:szCs w:val="16"/>
                        <w:rPrChange w:id="1618" w:author="James, Christin (DCYF)" w:date="2026-07-01T15:09:00Z" w16du:dateUtc="2026-07-01T22:09:00Z">
                          <w:rPr>
                            <w:sz w:val="14"/>
                            <w:szCs w:val="14"/>
                          </w:rPr>
                        </w:rPrChange>
                      </w:rPr>
                      <w:t>30</w:t>
                    </w:r>
                  </w:ins>
                </w:p>
              </w:tc>
              <w:tc>
                <w:tcPr>
                  <w:tcW w:w="366" w:type="dxa"/>
                </w:tcPr>
                <w:p w14:paraId="1BDDE27B" w14:textId="77777777" w:rsidR="009E06BF" w:rsidRPr="00971ACE" w:rsidRDefault="009E06BF">
                  <w:pPr>
                    <w:rPr>
                      <w:ins w:id="1619" w:author="James, Christin (DCYF)" w:date="2026-07-01T15:03:00Z" w16du:dateUtc="2026-07-01T22:03:00Z"/>
                      <w:sz w:val="16"/>
                      <w:szCs w:val="16"/>
                      <w:rPrChange w:id="1620" w:author="James, Christin (DCYF)" w:date="2026-07-01T15:09:00Z" w16du:dateUtc="2026-07-01T22:09:00Z">
                        <w:rPr>
                          <w:ins w:id="1621" w:author="James, Christin (DCYF)" w:date="2026-07-01T15:03:00Z" w16du:dateUtc="2026-07-01T22:03:00Z"/>
                          <w:sz w:val="14"/>
                          <w:szCs w:val="14"/>
                        </w:rPr>
                      </w:rPrChange>
                    </w:rPr>
                  </w:pPr>
                  <w:ins w:id="1622" w:author="James, Christin (DCYF)" w:date="2026-07-01T15:03:00Z" w16du:dateUtc="2026-07-01T22:03:00Z">
                    <w:r w:rsidRPr="00971ACE">
                      <w:rPr>
                        <w:sz w:val="16"/>
                        <w:szCs w:val="16"/>
                        <w:rPrChange w:id="1623" w:author="James, Christin (DCYF)" w:date="2026-07-01T15:09:00Z" w16du:dateUtc="2026-07-01T22:09:00Z">
                          <w:rPr>
                            <w:sz w:val="14"/>
                            <w:szCs w:val="14"/>
                          </w:rPr>
                        </w:rPrChange>
                      </w:rPr>
                      <w:t>31</w:t>
                    </w:r>
                  </w:ins>
                </w:p>
              </w:tc>
              <w:tc>
                <w:tcPr>
                  <w:tcW w:w="366" w:type="dxa"/>
                </w:tcPr>
                <w:p w14:paraId="2A46503E" w14:textId="77777777" w:rsidR="009E06BF" w:rsidRPr="00971ACE" w:rsidRDefault="009E06BF">
                  <w:pPr>
                    <w:rPr>
                      <w:ins w:id="1624" w:author="James, Christin (DCYF)" w:date="2026-07-01T15:03:00Z" w16du:dateUtc="2026-07-01T22:03:00Z"/>
                      <w:sz w:val="16"/>
                      <w:szCs w:val="16"/>
                      <w:rPrChange w:id="1625" w:author="James, Christin (DCYF)" w:date="2026-07-01T15:09:00Z" w16du:dateUtc="2026-07-01T22:09:00Z">
                        <w:rPr>
                          <w:ins w:id="1626" w:author="James, Christin (DCYF)" w:date="2026-07-01T15:03:00Z" w16du:dateUtc="2026-07-01T22:03:00Z"/>
                          <w:sz w:val="14"/>
                          <w:szCs w:val="14"/>
                        </w:rPr>
                      </w:rPrChange>
                    </w:rPr>
                  </w:pPr>
                </w:p>
              </w:tc>
              <w:tc>
                <w:tcPr>
                  <w:tcW w:w="366" w:type="dxa"/>
                </w:tcPr>
                <w:p w14:paraId="66811FE8" w14:textId="77777777" w:rsidR="009E06BF" w:rsidRPr="00971ACE" w:rsidRDefault="009E06BF">
                  <w:pPr>
                    <w:rPr>
                      <w:ins w:id="1627" w:author="James, Christin (DCYF)" w:date="2026-07-01T15:03:00Z" w16du:dateUtc="2026-07-01T22:03:00Z"/>
                      <w:sz w:val="16"/>
                      <w:szCs w:val="16"/>
                      <w:rPrChange w:id="1628" w:author="James, Christin (DCYF)" w:date="2026-07-01T15:09:00Z" w16du:dateUtc="2026-07-01T22:09:00Z">
                        <w:rPr>
                          <w:ins w:id="1629" w:author="James, Christin (DCYF)" w:date="2026-07-01T15:03:00Z" w16du:dateUtc="2026-07-01T22:03:00Z"/>
                          <w:sz w:val="14"/>
                          <w:szCs w:val="14"/>
                        </w:rPr>
                      </w:rPrChange>
                    </w:rPr>
                  </w:pPr>
                </w:p>
              </w:tc>
              <w:tc>
                <w:tcPr>
                  <w:tcW w:w="366" w:type="dxa"/>
                </w:tcPr>
                <w:p w14:paraId="02B1E8C4" w14:textId="77777777" w:rsidR="009E06BF" w:rsidRPr="00971ACE" w:rsidRDefault="009E06BF">
                  <w:pPr>
                    <w:rPr>
                      <w:ins w:id="1630" w:author="James, Christin (DCYF)" w:date="2026-07-01T15:03:00Z" w16du:dateUtc="2026-07-01T22:03:00Z"/>
                      <w:sz w:val="16"/>
                      <w:szCs w:val="16"/>
                      <w:rPrChange w:id="1631" w:author="James, Christin (DCYF)" w:date="2026-07-01T15:09:00Z" w16du:dateUtc="2026-07-01T22:09:00Z">
                        <w:rPr>
                          <w:ins w:id="1632" w:author="James, Christin (DCYF)" w:date="2026-07-01T15:03:00Z" w16du:dateUtc="2026-07-01T22:03:00Z"/>
                          <w:sz w:val="14"/>
                          <w:szCs w:val="14"/>
                        </w:rPr>
                      </w:rPrChange>
                    </w:rPr>
                  </w:pPr>
                </w:p>
              </w:tc>
              <w:tc>
                <w:tcPr>
                  <w:tcW w:w="366" w:type="dxa"/>
                </w:tcPr>
                <w:p w14:paraId="7E3B66BD" w14:textId="77777777" w:rsidR="009E06BF" w:rsidRPr="00971ACE" w:rsidRDefault="009E06BF">
                  <w:pPr>
                    <w:rPr>
                      <w:ins w:id="1633" w:author="James, Christin (DCYF)" w:date="2026-07-01T15:03:00Z" w16du:dateUtc="2026-07-01T22:03:00Z"/>
                      <w:sz w:val="16"/>
                      <w:szCs w:val="16"/>
                      <w:rPrChange w:id="1634" w:author="James, Christin (DCYF)" w:date="2026-07-01T15:09:00Z" w16du:dateUtc="2026-07-01T22:09:00Z">
                        <w:rPr>
                          <w:ins w:id="1635" w:author="James, Christin (DCYF)" w:date="2026-07-01T15:03:00Z" w16du:dateUtc="2026-07-01T22:03:00Z"/>
                          <w:sz w:val="14"/>
                          <w:szCs w:val="14"/>
                        </w:rPr>
                      </w:rPrChange>
                    </w:rPr>
                  </w:pPr>
                </w:p>
              </w:tc>
            </w:tr>
          </w:tbl>
          <w:p w14:paraId="2C7BE4E4" w14:textId="77777777" w:rsidR="009E06BF" w:rsidRPr="009E06BF" w:rsidRDefault="009E06BF">
            <w:pPr>
              <w:contextualSpacing/>
              <w:rPr>
                <w:ins w:id="1636" w:author="James, Christin (DCYF)" w:date="2026-07-01T15:03:00Z" w16du:dateUtc="2026-07-01T22:03:00Z"/>
                <w:rFonts w:ascii="Calibri" w:hAnsi="Calibri" w:cs="Calibri"/>
                <w:sz w:val="18"/>
                <w:szCs w:val="18"/>
                <w:rPrChange w:id="1637" w:author="James, Christin (DCYF)" w:date="2026-07-01T15:03:00Z" w16du:dateUtc="2026-07-01T22:03:00Z">
                  <w:rPr>
                    <w:ins w:id="1638" w:author="James, Christin (DCYF)" w:date="2026-07-01T15:03:00Z" w16du:dateUtc="2026-07-01T22:03:00Z"/>
                    <w:rFonts w:ascii="Calibri" w:hAnsi="Calibri" w:cs="Calibri"/>
                    <w:sz w:val="24"/>
                    <w:szCs w:val="24"/>
                  </w:rPr>
                </w:rPrChange>
              </w:rPr>
            </w:pPr>
          </w:p>
        </w:tc>
      </w:tr>
      <w:tr w:rsidR="009E06BF" w:rsidRPr="009E06BF" w14:paraId="5EE957C7" w14:textId="77777777" w:rsidTr="23F26365">
        <w:trPr>
          <w:gridAfter w:val="2"/>
          <w:wAfter w:w="19" w:type="dxa"/>
          <w:ins w:id="1639" w:author="James, Christin (DCYF)" w:date="2026-07-01T15:03:00Z"/>
          <w:trPrChange w:id="1640" w:author="Ramynke, Jason (DCYF)" w:date="2026-07-07T18:40:00Z" w16du:dateUtc="2026-07-01T22:04:00Z">
            <w:trPr>
              <w:gridBefore w:val="1"/>
              <w:gridAfter w:val="2"/>
            </w:trPr>
          </w:trPrChange>
        </w:trPr>
        <w:tc>
          <w:tcPr>
            <w:tcW w:w="1440" w:type="dxa"/>
            <w:tcPrChange w:id="1641" w:author="Ramynke, Jason (DCYF)" w:date="2026-07-07T18:40:00Z" w16du:dateUtc="2026-07-01T22:04:00Z">
              <w:tcPr>
                <w:tcW w:w="1785" w:type="dxa"/>
              </w:tcPr>
            </w:tcPrChange>
          </w:tcPr>
          <w:p w14:paraId="769DC797" w14:textId="77777777" w:rsidR="009E06BF" w:rsidRPr="009E06BF" w:rsidRDefault="009E06BF">
            <w:pPr>
              <w:contextualSpacing/>
              <w:rPr>
                <w:ins w:id="1642" w:author="James, Christin (DCYF)" w:date="2026-07-01T15:03:00Z" w16du:dateUtc="2026-07-01T22:03:00Z"/>
                <w:rFonts w:cs="Calibri"/>
                <w:sz w:val="18"/>
                <w:szCs w:val="18"/>
                <w:rPrChange w:id="1643" w:author="James, Christin (DCYF)" w:date="2026-07-01T15:03:00Z" w16du:dateUtc="2026-07-01T22:03:00Z">
                  <w:rPr>
                    <w:ins w:id="1644" w:author="James, Christin (DCYF)" w:date="2026-07-01T15:03:00Z" w16du:dateUtc="2026-07-01T22:03:00Z"/>
                    <w:rFonts w:cs="Calibri"/>
                  </w:rPr>
                </w:rPrChange>
              </w:rPr>
            </w:pPr>
            <w:ins w:id="1645" w:author="James, Christin (DCYF)" w:date="2026-07-01T15:03:00Z" w16du:dateUtc="2026-07-01T22:03:00Z">
              <w:r w:rsidRPr="009E06BF">
                <w:rPr>
                  <w:rFonts w:cs="Calibri"/>
                  <w:sz w:val="18"/>
                  <w:szCs w:val="18"/>
                  <w:rPrChange w:id="1646" w:author="James, Christin (DCYF)" w:date="2026-07-01T15:03:00Z" w16du:dateUtc="2026-07-01T22:03:00Z">
                    <w:rPr>
                      <w:rFonts w:cs="Calibri"/>
                    </w:rPr>
                  </w:rPrChange>
                </w:rPr>
                <w:t>23 full day units</w:t>
              </w:r>
            </w:ins>
          </w:p>
          <w:p w14:paraId="1DFEF247" w14:textId="77777777" w:rsidR="009E06BF" w:rsidRPr="009E06BF" w:rsidRDefault="009E06BF">
            <w:pPr>
              <w:contextualSpacing/>
              <w:rPr>
                <w:ins w:id="1647" w:author="James, Christin (DCYF)" w:date="2026-07-01T15:03:00Z" w16du:dateUtc="2026-07-01T22:03:00Z"/>
                <w:rFonts w:cs="Calibri"/>
                <w:sz w:val="18"/>
                <w:szCs w:val="18"/>
                <w:rPrChange w:id="1648" w:author="James, Christin (DCYF)" w:date="2026-07-01T15:03:00Z" w16du:dateUtc="2026-07-01T22:03:00Z">
                  <w:rPr>
                    <w:ins w:id="1649" w:author="James, Christin (DCYF)" w:date="2026-07-01T15:03:00Z" w16du:dateUtc="2026-07-01T22:03:00Z"/>
                    <w:rFonts w:cs="Calibri"/>
                  </w:rPr>
                </w:rPrChange>
              </w:rPr>
            </w:pPr>
            <w:ins w:id="1650" w:author="James, Christin (DCYF)" w:date="2026-07-01T15:03:00Z" w16du:dateUtc="2026-07-01T22:03:00Z">
              <w:r w:rsidRPr="009E06BF">
                <w:rPr>
                  <w:rFonts w:cs="Calibri"/>
                  <w:sz w:val="18"/>
                  <w:szCs w:val="18"/>
                  <w:rPrChange w:id="1651" w:author="James, Christin (DCYF)" w:date="2026-07-01T15:03:00Z" w16du:dateUtc="2026-07-01T22:03:00Z">
                    <w:rPr>
                      <w:rFonts w:cs="Calibri"/>
                    </w:rPr>
                  </w:rPrChange>
                </w:rPr>
                <w:t>9 half day units</w:t>
              </w:r>
            </w:ins>
          </w:p>
        </w:tc>
        <w:tc>
          <w:tcPr>
            <w:tcW w:w="1725" w:type="dxa"/>
            <w:tcPrChange w:id="1652" w:author="Ramynke, Jason (DCYF)" w:date="2026-07-07T18:40:00Z" w16du:dateUtc="2026-07-01T22:04:00Z">
              <w:tcPr>
                <w:tcW w:w="2192" w:type="dxa"/>
              </w:tcPr>
            </w:tcPrChange>
          </w:tcPr>
          <w:p w14:paraId="58A16289" w14:textId="77777777" w:rsidR="009E06BF" w:rsidRPr="009E06BF" w:rsidRDefault="009E06BF">
            <w:pPr>
              <w:contextualSpacing/>
              <w:rPr>
                <w:ins w:id="1653" w:author="James, Christin (DCYF)" w:date="2026-07-01T15:03:00Z" w16du:dateUtc="2026-07-01T22:03:00Z"/>
                <w:rFonts w:cs="Calibri"/>
                <w:sz w:val="18"/>
                <w:szCs w:val="18"/>
                <w:rPrChange w:id="1654" w:author="James, Christin (DCYF)" w:date="2026-07-01T15:03:00Z" w16du:dateUtc="2026-07-01T22:03:00Z">
                  <w:rPr>
                    <w:ins w:id="1655" w:author="James, Christin (DCYF)" w:date="2026-07-01T15:03:00Z" w16du:dateUtc="2026-07-01T22:03:00Z"/>
                    <w:rFonts w:cs="Calibri"/>
                  </w:rPr>
                </w:rPrChange>
              </w:rPr>
            </w:pPr>
            <w:ins w:id="1656" w:author="James, Christin (DCYF)" w:date="2026-07-01T15:03:00Z" w16du:dateUtc="2026-07-01T22:03:00Z">
              <w:r w:rsidRPr="009E06BF">
                <w:rPr>
                  <w:rFonts w:cs="Calibri"/>
                  <w:sz w:val="18"/>
                  <w:szCs w:val="18"/>
                  <w:rPrChange w:id="1657" w:author="James, Christin (DCYF)" w:date="2026-07-01T15:03:00Z" w16du:dateUtc="2026-07-01T22:03:00Z">
                    <w:rPr>
                      <w:rFonts w:cs="Calibri"/>
                    </w:rPr>
                  </w:rPrChange>
                </w:rPr>
                <w:t>Monday through Friday: 5 hours each (full day). Saturday and Sunday: 4 hours each day (half day).</w:t>
              </w:r>
            </w:ins>
          </w:p>
        </w:tc>
        <w:tc>
          <w:tcPr>
            <w:tcW w:w="1470" w:type="dxa"/>
            <w:tcPrChange w:id="1658" w:author="Ramynke, Jason (DCYF)" w:date="2026-07-07T18:40:00Z" w16du:dateUtc="2026-07-01T22:04:00Z">
              <w:tcPr>
                <w:tcW w:w="1861" w:type="dxa"/>
              </w:tcPr>
            </w:tcPrChange>
          </w:tcPr>
          <w:p w14:paraId="424E0C51" w14:textId="77777777" w:rsidR="009E06BF" w:rsidRPr="009E06BF" w:rsidRDefault="009E06BF">
            <w:pPr>
              <w:contextualSpacing/>
              <w:rPr>
                <w:ins w:id="1659" w:author="James, Christin (DCYF)" w:date="2026-07-01T15:03:00Z" w16du:dateUtc="2026-07-01T22:03:00Z"/>
                <w:rFonts w:cs="Calibri"/>
                <w:sz w:val="18"/>
                <w:szCs w:val="18"/>
                <w:rPrChange w:id="1660" w:author="James, Christin (DCYF)" w:date="2026-07-01T15:03:00Z" w16du:dateUtc="2026-07-01T22:03:00Z">
                  <w:rPr>
                    <w:ins w:id="1661" w:author="James, Christin (DCYF)" w:date="2026-07-01T15:03:00Z" w16du:dateUtc="2026-07-01T22:03:00Z"/>
                    <w:rFonts w:cs="Calibri"/>
                  </w:rPr>
                </w:rPrChange>
              </w:rPr>
            </w:pPr>
            <w:ins w:id="1662" w:author="James, Christin (DCYF)" w:date="2026-07-01T15:03:00Z" w16du:dateUtc="2026-07-01T22:03:00Z">
              <w:r w:rsidRPr="009E06BF">
                <w:rPr>
                  <w:rFonts w:cs="Calibri"/>
                  <w:sz w:val="18"/>
                  <w:szCs w:val="18"/>
                  <w:rPrChange w:id="1663" w:author="James, Christin (DCYF)" w:date="2026-07-01T15:03:00Z" w16du:dateUtc="2026-07-01T22:03:00Z">
                    <w:rPr>
                      <w:rFonts w:cs="Calibri"/>
                    </w:rPr>
                  </w:rPrChange>
                </w:rPr>
                <w:t>14 days of care. 10 days, 9 hours each day. 4 days, 4 hours each day.</w:t>
              </w:r>
            </w:ins>
          </w:p>
        </w:tc>
        <w:tc>
          <w:tcPr>
            <w:tcW w:w="1393" w:type="dxa"/>
            <w:tcPrChange w:id="1664" w:author="Ramynke, Jason (DCYF)" w:date="2026-07-07T18:40:00Z" w16du:dateUtc="2026-07-01T22:04:00Z">
              <w:tcPr>
                <w:tcW w:w="1155" w:type="dxa"/>
                <w:gridSpan w:val="2"/>
              </w:tcPr>
            </w:tcPrChange>
          </w:tcPr>
          <w:p w14:paraId="473B6481" w14:textId="7FFB7E38" w:rsidR="009E06BF" w:rsidRPr="00152692" w:rsidRDefault="0067793A">
            <w:pPr>
              <w:pStyle w:val="NormalWeb"/>
              <w:rPr>
                <w:ins w:id="1665" w:author="James, Christin (DCYF)" w:date="2026-07-01T15:03:00Z" w16du:dateUtc="2026-07-01T22:03:00Z"/>
                <w:rFonts w:ascii="Gill Sans MT" w:hAnsi="Gill Sans MT" w:cs="Calibri"/>
                <w:sz w:val="18"/>
                <w:szCs w:val="18"/>
                <w:rPrChange w:id="1666" w:author="James, Christin (DCYF)" w:date="2026-07-07T14:08:00Z" w16du:dateUtc="2026-07-07T21:08:00Z">
                  <w:rPr>
                    <w:ins w:id="1667" w:author="James, Christin (DCYF)" w:date="2026-07-01T15:03:00Z" w16du:dateUtc="2026-07-01T22:03:00Z"/>
                    <w:rFonts w:asciiTheme="minorHAnsi" w:hAnsiTheme="minorHAnsi" w:cs="Calibri"/>
                  </w:rPr>
                </w:rPrChange>
              </w:rPr>
            </w:pPr>
            <w:ins w:id="1668" w:author="James, Christin (DCYF)" w:date="2026-07-07T14:00:00Z" w16du:dateUtc="2026-07-07T21:00:00Z">
              <w:r w:rsidRPr="00152692">
                <w:rPr>
                  <w:rFonts w:ascii="Gill Sans MT" w:eastAsia="Segoe UI" w:hAnsi="Gill Sans MT" w:cs="Segoe UI"/>
                  <w:color w:val="242424"/>
                  <w:sz w:val="18"/>
                  <w:szCs w:val="18"/>
                  <w:rPrChange w:id="1669" w:author="James, Christin (DCYF)" w:date="2026-07-07T14:08:00Z" w16du:dateUtc="2026-07-07T21:08:00Z">
                    <w:rPr>
                      <w:rFonts w:ascii="Segoe UI" w:eastAsia="Segoe UI" w:hAnsi="Segoe UI" w:cs="Segoe UI"/>
                      <w:color w:val="242424"/>
                      <w:sz w:val="18"/>
                      <w:szCs w:val="18"/>
                    </w:rPr>
                  </w:rPrChange>
                </w:rPr>
                <w:t xml:space="preserve">Child attends </w:t>
              </w:r>
              <w:r w:rsidR="00856152" w:rsidRPr="00152692">
                <w:rPr>
                  <w:rFonts w:ascii="Gill Sans MT" w:eastAsia="Segoe UI" w:hAnsi="Gill Sans MT" w:cs="Segoe UI"/>
                  <w:color w:val="242424"/>
                  <w:sz w:val="18"/>
                  <w:szCs w:val="18"/>
                  <w:rPrChange w:id="1670" w:author="James, Christin (DCYF)" w:date="2026-07-07T14:08:00Z" w16du:dateUtc="2026-07-07T21:08:00Z">
                    <w:rPr>
                      <w:rFonts w:ascii="Segoe UI" w:eastAsia="Segoe UI" w:hAnsi="Segoe UI" w:cs="Segoe UI"/>
                      <w:color w:val="242424"/>
                      <w:sz w:val="18"/>
                      <w:szCs w:val="18"/>
                    </w:rPr>
                  </w:rPrChange>
                </w:rPr>
                <w:t>9 to 15</w:t>
              </w:r>
              <w:r w:rsidRPr="00152692">
                <w:rPr>
                  <w:rFonts w:ascii="Gill Sans MT" w:eastAsia="Segoe UI" w:hAnsi="Gill Sans MT" w:cs="Segoe UI"/>
                  <w:color w:val="242424"/>
                  <w:sz w:val="18"/>
                  <w:szCs w:val="18"/>
                  <w:rPrChange w:id="1671" w:author="James, Christin (DCYF)" w:date="2026-07-07T14:08:00Z" w16du:dateUtc="2026-07-07T21:08:00Z">
                    <w:rPr>
                      <w:rFonts w:ascii="Segoe UI" w:eastAsia="Segoe UI" w:hAnsi="Segoe UI" w:cs="Segoe UI"/>
                      <w:color w:val="242424"/>
                      <w:sz w:val="18"/>
                      <w:szCs w:val="18"/>
                    </w:rPr>
                  </w:rPrChange>
                </w:rPr>
                <w:t xml:space="preserve"> days or more, you may claim </w:t>
              </w:r>
              <w:r w:rsidRPr="00152692">
                <w:rPr>
                  <w:rFonts w:ascii="Gill Sans MT" w:eastAsia="Segoe UI" w:hAnsi="Gill Sans MT" w:cs="Segoe UI"/>
                  <w:b/>
                  <w:bCs/>
                  <w:color w:val="242424"/>
                  <w:sz w:val="18"/>
                  <w:szCs w:val="18"/>
                  <w:rPrChange w:id="1672" w:author="James, Christin (DCYF)" w:date="2026-07-07T14:08:00Z" w16du:dateUtc="2026-07-07T21:08:00Z">
                    <w:rPr>
                      <w:rFonts w:ascii="Segoe UI" w:eastAsia="Segoe UI" w:hAnsi="Segoe UI" w:cs="Segoe UI"/>
                      <w:b/>
                      <w:bCs/>
                      <w:color w:val="242424"/>
                      <w:sz w:val="18"/>
                      <w:szCs w:val="18"/>
                    </w:rPr>
                  </w:rPrChange>
                </w:rPr>
                <w:t>up to</w:t>
              </w:r>
              <w:r w:rsidRPr="00152692">
                <w:rPr>
                  <w:rFonts w:ascii="Gill Sans MT" w:eastAsia="Segoe UI" w:hAnsi="Gill Sans MT" w:cs="Segoe UI"/>
                  <w:color w:val="242424"/>
                  <w:sz w:val="18"/>
                  <w:szCs w:val="18"/>
                  <w:rPrChange w:id="1673" w:author="James, Christin (DCYF)" w:date="2026-07-07T14:08:00Z" w16du:dateUtc="2026-07-07T21:08:00Z">
                    <w:rPr>
                      <w:rFonts w:ascii="Segoe UI" w:eastAsia="Segoe UI" w:hAnsi="Segoe UI" w:cs="Segoe UI"/>
                      <w:color w:val="242424"/>
                      <w:sz w:val="18"/>
                      <w:szCs w:val="18"/>
                    </w:rPr>
                  </w:rPrChange>
                </w:rPr>
                <w:t xml:space="preserve"> </w:t>
              </w:r>
              <w:r w:rsidR="00856152" w:rsidRPr="00152692">
                <w:rPr>
                  <w:rFonts w:ascii="Gill Sans MT" w:eastAsia="Segoe UI" w:hAnsi="Gill Sans MT" w:cs="Segoe UI"/>
                  <w:color w:val="242424"/>
                  <w:sz w:val="18"/>
                  <w:szCs w:val="18"/>
                  <w:rPrChange w:id="1674" w:author="James, Christin (DCYF)" w:date="2026-07-07T14:08:00Z" w16du:dateUtc="2026-07-07T21:08:00Z">
                    <w:rPr>
                      <w:rFonts w:ascii="Segoe UI" w:eastAsia="Segoe UI" w:hAnsi="Segoe UI" w:cs="Segoe UI"/>
                      <w:color w:val="242424"/>
                      <w:sz w:val="18"/>
                      <w:szCs w:val="18"/>
                    </w:rPr>
                  </w:rPrChange>
                </w:rPr>
                <w:t>15</w:t>
              </w:r>
              <w:r w:rsidRPr="00152692">
                <w:rPr>
                  <w:rFonts w:ascii="Gill Sans MT" w:eastAsia="Segoe UI" w:hAnsi="Gill Sans MT" w:cs="Segoe UI"/>
                  <w:color w:val="242424"/>
                  <w:sz w:val="18"/>
                  <w:szCs w:val="18"/>
                  <w:rPrChange w:id="1675" w:author="James, Christin (DCYF)" w:date="2026-07-07T14:08:00Z" w16du:dateUtc="2026-07-07T21:08:00Z">
                    <w:rPr>
                      <w:rFonts w:ascii="Segoe UI" w:eastAsia="Segoe UI" w:hAnsi="Segoe UI" w:cs="Segoe UI"/>
                      <w:color w:val="242424"/>
                      <w:sz w:val="18"/>
                      <w:szCs w:val="18"/>
                    </w:rPr>
                  </w:rPrChange>
                </w:rPr>
                <w:t xml:space="preserve"> days</w:t>
              </w:r>
            </w:ins>
            <w:ins w:id="1676" w:author="James, Christin (DCYF)" w:date="2026-07-07T14:08:00Z" w16du:dateUtc="2026-07-07T21:08:00Z">
              <w:r w:rsidR="00152692" w:rsidRPr="00152692">
                <w:rPr>
                  <w:rFonts w:ascii="Gill Sans MT" w:eastAsia="Segoe UI" w:hAnsi="Gill Sans MT" w:cs="Segoe UI"/>
                  <w:color w:val="242424"/>
                  <w:sz w:val="18"/>
                  <w:szCs w:val="18"/>
                  <w:rPrChange w:id="1677" w:author="James, Christin (DCYF)" w:date="2026-07-07T14:08:00Z" w16du:dateUtc="2026-07-07T21:08:00Z">
                    <w:rPr>
                      <w:rFonts w:ascii="Segoe UI" w:eastAsia="Segoe UI" w:hAnsi="Segoe UI" w:cs="Segoe UI"/>
                      <w:color w:val="242424"/>
                      <w:sz w:val="18"/>
                      <w:szCs w:val="18"/>
                    </w:rPr>
                  </w:rPrChange>
                </w:rPr>
                <w:t>.</w:t>
              </w:r>
            </w:ins>
            <w:ins w:id="1678" w:author="James, Christin (DCYF)" w:date="2026-07-07T14:00:00Z" w16du:dateUtc="2026-07-07T21:00:00Z">
              <w:r w:rsidRPr="00152692">
                <w:rPr>
                  <w:rFonts w:ascii="Gill Sans MT" w:eastAsia="Segoe UI" w:hAnsi="Gill Sans MT" w:cs="Segoe UI"/>
                  <w:color w:val="242424"/>
                  <w:sz w:val="18"/>
                  <w:szCs w:val="18"/>
                  <w:rPrChange w:id="1679" w:author="James, Christin (DCYF)" w:date="2026-07-07T14:08:00Z" w16du:dateUtc="2026-07-07T21:08:00Z">
                    <w:rPr>
                      <w:rFonts w:ascii="Segoe UI" w:eastAsia="Segoe UI" w:hAnsi="Segoe UI" w:cs="Segoe UI"/>
                      <w:color w:val="242424"/>
                      <w:sz w:val="18"/>
                      <w:szCs w:val="18"/>
                    </w:rPr>
                  </w:rPrChange>
                </w:rPr>
                <w:t xml:space="preserve"> </w:t>
              </w:r>
              <w:r w:rsidRPr="00152692">
                <w:rPr>
                  <w:rFonts w:ascii="Gill Sans MT" w:hAnsi="Gill Sans MT"/>
                  <w:sz w:val="18"/>
                  <w:szCs w:val="18"/>
                  <w:rPrChange w:id="1680" w:author="James, Christin (DCYF)" w:date="2026-07-07T14:08:00Z" w16du:dateUtc="2026-07-07T21:08:00Z">
                    <w:rPr>
                      <w:sz w:val="18"/>
                      <w:szCs w:val="18"/>
                    </w:rPr>
                  </w:rPrChange>
                </w:rPr>
                <w:t xml:space="preserve"> </w:t>
              </w:r>
            </w:ins>
          </w:p>
        </w:tc>
        <w:tc>
          <w:tcPr>
            <w:tcW w:w="2097" w:type="dxa"/>
            <w:tcPrChange w:id="1681" w:author="Ramynke, Jason (DCYF)" w:date="2026-07-07T18:40:00Z" w16du:dateUtc="2026-07-01T22:04:00Z">
              <w:tcPr>
                <w:tcW w:w="3787" w:type="dxa"/>
              </w:tcPr>
            </w:tcPrChange>
          </w:tcPr>
          <w:p w14:paraId="4C8B83FA" w14:textId="77777777" w:rsidR="009E06BF" w:rsidRPr="009E06BF" w:rsidRDefault="009E06BF">
            <w:pPr>
              <w:contextualSpacing/>
              <w:rPr>
                <w:ins w:id="1682" w:author="James, Christin (DCYF)" w:date="2026-07-01T15:03:00Z" w16du:dateUtc="2026-07-01T22:03:00Z"/>
                <w:rFonts w:cs="Calibri"/>
                <w:sz w:val="18"/>
                <w:szCs w:val="18"/>
                <w:rPrChange w:id="1683" w:author="James, Christin (DCYF)" w:date="2026-07-01T15:03:00Z" w16du:dateUtc="2026-07-01T22:03:00Z">
                  <w:rPr>
                    <w:ins w:id="1684" w:author="James, Christin (DCYF)" w:date="2026-07-01T15:03:00Z" w16du:dateUtc="2026-07-01T22:03:00Z"/>
                    <w:rFonts w:cs="Calibri"/>
                  </w:rPr>
                </w:rPrChange>
              </w:rPr>
            </w:pPr>
            <w:ins w:id="1685" w:author="James, Christin (DCYF)" w:date="2026-07-01T15:03:00Z" w16du:dateUtc="2026-07-01T22:03:00Z">
              <w:r w:rsidRPr="009E06BF">
                <w:rPr>
                  <w:rFonts w:cs="Calibri"/>
                  <w:sz w:val="18"/>
                  <w:szCs w:val="18"/>
                  <w:rPrChange w:id="1686" w:author="James, Christin (DCYF)" w:date="2026-07-01T15:03:00Z" w16du:dateUtc="2026-07-01T22:03:00Z">
                    <w:rPr>
                      <w:rFonts w:cs="Calibri"/>
                    </w:rPr>
                  </w:rPrChange>
                </w:rPr>
                <w:t>15 Days</w:t>
              </w:r>
            </w:ins>
          </w:p>
          <w:p w14:paraId="1F52E2DE" w14:textId="77777777" w:rsidR="009E06BF" w:rsidRPr="009E06BF" w:rsidRDefault="009E06BF">
            <w:pPr>
              <w:contextualSpacing/>
              <w:rPr>
                <w:ins w:id="1687" w:author="James, Christin (DCYF)" w:date="2026-07-01T15:03:00Z" w16du:dateUtc="2026-07-01T22:03:00Z"/>
                <w:rFonts w:cs="Calibri"/>
                <w:sz w:val="18"/>
                <w:szCs w:val="18"/>
                <w:rPrChange w:id="1688" w:author="James, Christin (DCYF)" w:date="2026-07-01T15:03:00Z" w16du:dateUtc="2026-07-01T22:03:00Z">
                  <w:rPr>
                    <w:ins w:id="1689" w:author="James, Christin (DCYF)" w:date="2026-07-01T15:03:00Z" w16du:dateUtc="2026-07-01T22:03:00Z"/>
                    <w:rFonts w:cs="Calibri"/>
                  </w:rPr>
                </w:rPrChange>
              </w:rPr>
            </w:pPr>
            <w:ins w:id="1690" w:author="James, Christin (DCYF)" w:date="2026-07-01T15:03:00Z" w16du:dateUtc="2026-07-01T22:03:00Z">
              <w:r w:rsidRPr="009E06BF">
                <w:rPr>
                  <w:rFonts w:cs="Calibri"/>
                  <w:sz w:val="18"/>
                  <w:szCs w:val="18"/>
                  <w:rPrChange w:id="1691" w:author="James, Christin (DCYF)" w:date="2026-07-01T15:03:00Z" w16du:dateUtc="2026-07-01T22:03:00Z">
                    <w:rPr>
                      <w:rFonts w:cs="Calibri"/>
                    </w:rPr>
                  </w:rPrChange>
                </w:rPr>
                <w:t>Claim 11 full days and 4 half days or claim 10 full days and 5 half days.</w:t>
              </w:r>
            </w:ins>
          </w:p>
          <w:p w14:paraId="49D61858" w14:textId="77777777" w:rsidR="009E06BF" w:rsidRPr="009E06BF" w:rsidRDefault="009E06BF">
            <w:pPr>
              <w:contextualSpacing/>
              <w:rPr>
                <w:ins w:id="1692" w:author="James, Christin (DCYF)" w:date="2026-07-01T15:03:00Z" w16du:dateUtc="2026-07-01T22:03:00Z"/>
                <w:rFonts w:cs="Calibri"/>
                <w:sz w:val="18"/>
                <w:szCs w:val="18"/>
                <w:rPrChange w:id="1693" w:author="James, Christin (DCYF)" w:date="2026-07-01T15:03:00Z" w16du:dateUtc="2026-07-01T22:03:00Z">
                  <w:rPr>
                    <w:ins w:id="1694" w:author="James, Christin (DCYF)" w:date="2026-07-01T15:03:00Z" w16du:dateUtc="2026-07-01T22:03:00Z"/>
                    <w:rFonts w:cs="Calibri"/>
                  </w:rPr>
                </w:rPrChange>
              </w:rPr>
            </w:pPr>
            <w:ins w:id="1695" w:author="James, Christin (DCYF)" w:date="2026-07-01T15:03:00Z" w16du:dateUtc="2026-07-01T22:03:00Z">
              <w:r w:rsidRPr="009E06BF">
                <w:rPr>
                  <w:rFonts w:cs="Calibri"/>
                  <w:sz w:val="18"/>
                  <w:szCs w:val="18"/>
                  <w:rPrChange w:id="1696" w:author="James, Christin (DCYF)" w:date="2026-07-01T15:03:00Z" w16du:dateUtc="2026-07-01T22:03:00Z">
                    <w:rPr>
                      <w:rFonts w:cs="Calibri"/>
                    </w:rPr>
                  </w:rPrChange>
                </w:rPr>
                <w:t> </w:t>
              </w:r>
            </w:ins>
          </w:p>
          <w:p w14:paraId="3570BC90" w14:textId="77777777" w:rsidR="009E06BF" w:rsidRPr="009E06BF" w:rsidRDefault="009E06BF">
            <w:pPr>
              <w:contextualSpacing/>
              <w:rPr>
                <w:ins w:id="1697" w:author="James, Christin (DCYF)" w:date="2026-07-01T15:03:00Z" w16du:dateUtc="2026-07-01T22:03:00Z"/>
                <w:rFonts w:cs="Calibri"/>
                <w:sz w:val="18"/>
                <w:szCs w:val="18"/>
                <w:rPrChange w:id="1698" w:author="James, Christin (DCYF)" w:date="2026-07-01T15:03:00Z" w16du:dateUtc="2026-07-01T22:03:00Z">
                  <w:rPr>
                    <w:ins w:id="1699" w:author="James, Christin (DCYF)" w:date="2026-07-01T15:03:00Z" w16du:dateUtc="2026-07-01T22:03:00Z"/>
                    <w:rFonts w:cs="Calibri"/>
                  </w:rPr>
                </w:rPrChange>
              </w:rPr>
            </w:pPr>
            <w:ins w:id="1700" w:author="James, Christin (DCYF)" w:date="2026-07-01T15:03:00Z" w16du:dateUtc="2026-07-01T22:03:00Z">
              <w:r w:rsidRPr="009E06BF">
                <w:rPr>
                  <w:rFonts w:cs="Calibri"/>
                  <w:sz w:val="18"/>
                  <w:szCs w:val="18"/>
                  <w:rPrChange w:id="1701" w:author="James, Christin (DCYF)" w:date="2026-07-01T15:03:00Z" w16du:dateUtc="2026-07-01T22:03:00Z">
                    <w:rPr>
                      <w:rFonts w:cs="Calibri"/>
                    </w:rPr>
                  </w:rPrChange>
                </w:rPr>
                <w:t>Days attended: 10 full days and 4 half days</w:t>
              </w:r>
            </w:ins>
          </w:p>
          <w:p w14:paraId="40FEBCED" w14:textId="77777777" w:rsidR="009E06BF" w:rsidRPr="009E06BF" w:rsidRDefault="009E06BF">
            <w:pPr>
              <w:contextualSpacing/>
              <w:rPr>
                <w:ins w:id="1702" w:author="James, Christin (DCYF)" w:date="2026-07-01T15:03:00Z" w16du:dateUtc="2026-07-01T22:03:00Z"/>
                <w:rFonts w:cs="Calibri"/>
                <w:sz w:val="18"/>
                <w:szCs w:val="18"/>
                <w:rPrChange w:id="1703" w:author="James, Christin (DCYF)" w:date="2026-07-01T15:03:00Z" w16du:dateUtc="2026-07-01T22:03:00Z">
                  <w:rPr>
                    <w:ins w:id="1704" w:author="James, Christin (DCYF)" w:date="2026-07-01T15:03:00Z" w16du:dateUtc="2026-07-01T22:03:00Z"/>
                    <w:rFonts w:cs="Calibri"/>
                  </w:rPr>
                </w:rPrChange>
              </w:rPr>
            </w:pPr>
            <w:ins w:id="1705" w:author="James, Christin (DCYF)" w:date="2026-07-01T15:03:00Z" w16du:dateUtc="2026-07-01T22:03:00Z">
              <w:r w:rsidRPr="009E06BF">
                <w:rPr>
                  <w:rFonts w:cs="Calibri"/>
                  <w:sz w:val="18"/>
                  <w:szCs w:val="18"/>
                  <w:rPrChange w:id="1706" w:author="James, Christin (DCYF)" w:date="2026-07-01T15:03:00Z" w16du:dateUtc="2026-07-01T22:03:00Z">
                    <w:rPr>
                      <w:rFonts w:cs="Calibri"/>
                    </w:rPr>
                  </w:rPrChange>
                </w:rPr>
                <w:lastRenderedPageBreak/>
                <w:t>Holidays: 0 days</w:t>
              </w:r>
            </w:ins>
          </w:p>
          <w:p w14:paraId="07A2970F" w14:textId="77777777" w:rsidR="009E06BF" w:rsidRPr="009E06BF" w:rsidRDefault="009E06BF">
            <w:pPr>
              <w:contextualSpacing/>
              <w:rPr>
                <w:ins w:id="1707" w:author="James, Christin (DCYF)" w:date="2026-07-01T15:03:00Z" w16du:dateUtc="2026-07-01T22:03:00Z"/>
                <w:rFonts w:cs="Calibri"/>
                <w:sz w:val="18"/>
                <w:szCs w:val="18"/>
                <w:rPrChange w:id="1708" w:author="James, Christin (DCYF)" w:date="2026-07-01T15:03:00Z" w16du:dateUtc="2026-07-01T22:03:00Z">
                  <w:rPr>
                    <w:ins w:id="1709" w:author="James, Christin (DCYF)" w:date="2026-07-01T15:03:00Z" w16du:dateUtc="2026-07-01T22:03:00Z"/>
                    <w:rFonts w:cs="Calibri"/>
                  </w:rPr>
                </w:rPrChange>
              </w:rPr>
            </w:pPr>
            <w:ins w:id="1710" w:author="James, Christin (DCYF)" w:date="2026-07-01T15:03:00Z" w16du:dateUtc="2026-07-01T22:03:00Z">
              <w:r w:rsidRPr="009E06BF">
                <w:rPr>
                  <w:rFonts w:cs="Calibri"/>
                  <w:sz w:val="18"/>
                  <w:szCs w:val="18"/>
                  <w:rPrChange w:id="1711" w:author="James, Christin (DCYF)" w:date="2026-07-01T15:03:00Z" w16du:dateUtc="2026-07-01T22:03:00Z">
                    <w:rPr>
                      <w:rFonts w:cs="Calibri"/>
                    </w:rPr>
                  </w:rPrChange>
                </w:rPr>
                <w:t>Professional training days: 0 days</w:t>
              </w:r>
            </w:ins>
          </w:p>
          <w:p w14:paraId="0389CE74" w14:textId="77777777" w:rsidR="009E06BF" w:rsidRPr="009E06BF" w:rsidRDefault="009E06BF">
            <w:pPr>
              <w:contextualSpacing/>
              <w:rPr>
                <w:ins w:id="1712" w:author="James, Christin (DCYF)" w:date="2026-07-01T15:03:00Z" w16du:dateUtc="2026-07-01T22:03:00Z"/>
                <w:rFonts w:cs="Calibri"/>
                <w:sz w:val="18"/>
                <w:szCs w:val="18"/>
                <w:rPrChange w:id="1713" w:author="James, Christin (DCYF)" w:date="2026-07-01T15:03:00Z" w16du:dateUtc="2026-07-01T22:03:00Z">
                  <w:rPr>
                    <w:ins w:id="1714" w:author="James, Christin (DCYF)" w:date="2026-07-01T15:03:00Z" w16du:dateUtc="2026-07-01T22:03:00Z"/>
                    <w:rFonts w:cs="Calibri"/>
                  </w:rPr>
                </w:rPrChange>
              </w:rPr>
            </w:pPr>
            <w:ins w:id="1715" w:author="James, Christin (DCYF)" w:date="2026-07-01T15:03:00Z" w16du:dateUtc="2026-07-01T22:03:00Z">
              <w:r w:rsidRPr="009E06BF">
                <w:rPr>
                  <w:rFonts w:cs="Calibri"/>
                  <w:sz w:val="18"/>
                  <w:szCs w:val="18"/>
                  <w:rPrChange w:id="1716" w:author="James, Christin (DCYF)" w:date="2026-07-01T15:03:00Z" w16du:dateUtc="2026-07-01T22:03:00Z">
                    <w:rPr>
                      <w:rFonts w:cs="Calibri"/>
                    </w:rPr>
                  </w:rPrChange>
                </w:rPr>
                <w:t>Additional eligible days: 1 day.</w:t>
              </w:r>
            </w:ins>
          </w:p>
          <w:p w14:paraId="58C1EDDD" w14:textId="77777777" w:rsidR="009E06BF" w:rsidRPr="009E06BF" w:rsidRDefault="009E06BF">
            <w:pPr>
              <w:contextualSpacing/>
              <w:rPr>
                <w:ins w:id="1717" w:author="James, Christin (DCYF)" w:date="2026-07-01T15:03:00Z" w16du:dateUtc="2026-07-01T22:03:00Z"/>
                <w:rFonts w:cs="Calibri"/>
                <w:sz w:val="18"/>
                <w:szCs w:val="18"/>
                <w:rPrChange w:id="1718" w:author="James, Christin (DCYF)" w:date="2026-07-01T15:03:00Z" w16du:dateUtc="2026-07-01T22:03:00Z">
                  <w:rPr>
                    <w:ins w:id="1719" w:author="James, Christin (DCYF)" w:date="2026-07-01T15:03:00Z" w16du:dateUtc="2026-07-01T22:03:00Z"/>
                    <w:rFonts w:cs="Calibri"/>
                  </w:rPr>
                </w:rPrChange>
              </w:rPr>
            </w:pPr>
            <w:ins w:id="1720" w:author="James, Christin (DCYF)" w:date="2026-07-01T15:03:00Z" w16du:dateUtc="2026-07-01T22:03:00Z">
              <w:r w:rsidRPr="009E06BF">
                <w:rPr>
                  <w:rFonts w:cs="Calibri"/>
                  <w:sz w:val="18"/>
                  <w:szCs w:val="18"/>
                  <w:rPrChange w:id="1721" w:author="James, Christin (DCYF)" w:date="2026-07-01T15:03:00Z" w16du:dateUtc="2026-07-01T22:03:00Z">
                    <w:rPr>
                      <w:rFonts w:cs="Calibri"/>
                    </w:rPr>
                  </w:rPrChange>
                </w:rPr>
                <w:t>You can claim either 1 half day or 1 full day.</w:t>
              </w:r>
            </w:ins>
          </w:p>
        </w:tc>
        <w:tc>
          <w:tcPr>
            <w:tcW w:w="3265" w:type="dxa"/>
            <w:gridSpan w:val="2"/>
            <w:tcPrChange w:id="1722" w:author="Ramynke, Jason (DCYF)" w:date="2026-07-07T18:40:00Z" w16du:dateUtc="2026-07-01T22:04:00Z">
              <w:tcPr>
                <w:tcW w:w="3260" w:type="dxa"/>
              </w:tcPr>
            </w:tcPrChange>
          </w:tcPr>
          <w:p w14:paraId="22CF1A31" w14:textId="77777777" w:rsidR="009E06BF" w:rsidRPr="009E06BF" w:rsidRDefault="009E06BF">
            <w:pPr>
              <w:pStyle w:val="NormalWeb"/>
              <w:rPr>
                <w:ins w:id="1723" w:author="James, Christin (DCYF)" w:date="2026-07-01T15:03:00Z" w16du:dateUtc="2026-07-01T22:03:00Z"/>
                <w:rFonts w:ascii="Calibri" w:hAnsi="Calibri" w:cs="Calibri"/>
                <w:sz w:val="18"/>
                <w:szCs w:val="18"/>
                <w:rPrChange w:id="1724" w:author="James, Christin (DCYF)" w:date="2026-07-01T15:03:00Z" w16du:dateUtc="2026-07-01T22:03:00Z">
                  <w:rPr>
                    <w:ins w:id="1725" w:author="James, Christin (DCYF)" w:date="2026-07-01T15:03:00Z" w16du:dateUtc="2026-07-01T22:03:00Z"/>
                    <w:rFonts w:ascii="Calibri" w:hAnsi="Calibri" w:cs="Calibri"/>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1035ABC6" w14:textId="77777777" w:rsidTr="70006B5F">
              <w:trPr>
                <w:ins w:id="1726" w:author="James, Christin (DCYF)" w:date="2026-07-01T15:03:00Z"/>
              </w:trPr>
              <w:tc>
                <w:tcPr>
                  <w:tcW w:w="2562" w:type="dxa"/>
                  <w:gridSpan w:val="7"/>
                </w:tcPr>
                <w:p w14:paraId="7E2C9AA5" w14:textId="77777777" w:rsidR="009E06BF" w:rsidRPr="00971ACE" w:rsidRDefault="009E06BF">
                  <w:pPr>
                    <w:rPr>
                      <w:ins w:id="1727" w:author="James, Christin (DCYF)" w:date="2026-07-01T15:03:00Z" w16du:dateUtc="2026-07-01T22:03:00Z"/>
                      <w:sz w:val="16"/>
                      <w:szCs w:val="16"/>
                      <w:rPrChange w:id="1728" w:author="James, Christin (DCYF)" w:date="2026-07-01T15:09:00Z" w16du:dateUtc="2026-07-01T22:09:00Z">
                        <w:rPr>
                          <w:ins w:id="1729" w:author="James, Christin (DCYF)" w:date="2026-07-01T15:03:00Z" w16du:dateUtc="2026-07-01T22:03:00Z"/>
                          <w:sz w:val="14"/>
                          <w:szCs w:val="14"/>
                        </w:rPr>
                      </w:rPrChange>
                    </w:rPr>
                  </w:pPr>
                  <w:ins w:id="1730" w:author="James, Christin (DCYF)" w:date="2026-07-01T15:03:00Z" w16du:dateUtc="2026-07-01T22:03:00Z">
                    <w:r w:rsidRPr="00971ACE">
                      <w:rPr>
                        <w:sz w:val="16"/>
                        <w:szCs w:val="16"/>
                        <w:rPrChange w:id="1731" w:author="James, Christin (DCYF)" w:date="2026-07-01T15:09:00Z" w16du:dateUtc="2026-07-01T22:09:00Z">
                          <w:rPr>
                            <w:sz w:val="14"/>
                            <w:szCs w:val="14"/>
                          </w:rPr>
                        </w:rPrChange>
                      </w:rPr>
                      <w:lastRenderedPageBreak/>
                      <w:t>March 2026</w:t>
                    </w:r>
                  </w:ins>
                </w:p>
              </w:tc>
            </w:tr>
            <w:tr w:rsidR="009E06BF" w:rsidRPr="00971ACE" w14:paraId="1ED30D73" w14:textId="77777777" w:rsidTr="70006B5F">
              <w:trPr>
                <w:ins w:id="1732" w:author="James, Christin (DCYF)" w:date="2026-07-01T15:03:00Z"/>
              </w:trPr>
              <w:tc>
                <w:tcPr>
                  <w:tcW w:w="366" w:type="dxa"/>
                  <w:shd w:val="clear" w:color="auto" w:fill="DAEEF3" w:themeFill="accent5" w:themeFillTint="33"/>
                </w:tcPr>
                <w:p w14:paraId="760B79E8" w14:textId="77777777" w:rsidR="009E06BF" w:rsidRPr="00971ACE" w:rsidRDefault="009E06BF">
                  <w:pPr>
                    <w:rPr>
                      <w:ins w:id="1733" w:author="James, Christin (DCYF)" w:date="2026-07-01T15:03:00Z" w16du:dateUtc="2026-07-01T22:03:00Z"/>
                      <w:sz w:val="16"/>
                      <w:szCs w:val="16"/>
                      <w:rPrChange w:id="1734" w:author="James, Christin (DCYF)" w:date="2026-07-01T15:09:00Z" w16du:dateUtc="2026-07-01T22:09:00Z">
                        <w:rPr>
                          <w:ins w:id="1735" w:author="James, Christin (DCYF)" w:date="2026-07-01T15:03:00Z" w16du:dateUtc="2026-07-01T22:03:00Z"/>
                          <w:sz w:val="14"/>
                          <w:szCs w:val="14"/>
                        </w:rPr>
                      </w:rPrChange>
                    </w:rPr>
                  </w:pPr>
                  <w:ins w:id="1736" w:author="James, Christin (DCYF)" w:date="2026-07-01T15:03:00Z" w16du:dateUtc="2026-07-01T22:03:00Z">
                    <w:r w:rsidRPr="00971ACE">
                      <w:rPr>
                        <w:sz w:val="16"/>
                        <w:szCs w:val="16"/>
                        <w:rPrChange w:id="1737" w:author="James, Christin (DCYF)" w:date="2026-07-01T15:09:00Z" w16du:dateUtc="2026-07-01T22:09:00Z">
                          <w:rPr>
                            <w:sz w:val="14"/>
                            <w:szCs w:val="14"/>
                          </w:rPr>
                        </w:rPrChange>
                      </w:rPr>
                      <w:t>S</w:t>
                    </w:r>
                  </w:ins>
                </w:p>
              </w:tc>
              <w:tc>
                <w:tcPr>
                  <w:tcW w:w="366" w:type="dxa"/>
                  <w:shd w:val="clear" w:color="auto" w:fill="DAEEF3" w:themeFill="accent5" w:themeFillTint="33"/>
                </w:tcPr>
                <w:p w14:paraId="3150B537" w14:textId="77777777" w:rsidR="009E06BF" w:rsidRPr="00971ACE" w:rsidRDefault="009E06BF">
                  <w:pPr>
                    <w:rPr>
                      <w:ins w:id="1738" w:author="James, Christin (DCYF)" w:date="2026-07-01T15:03:00Z" w16du:dateUtc="2026-07-01T22:03:00Z"/>
                      <w:sz w:val="16"/>
                      <w:szCs w:val="16"/>
                      <w:rPrChange w:id="1739" w:author="James, Christin (DCYF)" w:date="2026-07-01T15:09:00Z" w16du:dateUtc="2026-07-01T22:09:00Z">
                        <w:rPr>
                          <w:ins w:id="1740" w:author="James, Christin (DCYF)" w:date="2026-07-01T15:03:00Z" w16du:dateUtc="2026-07-01T22:03:00Z"/>
                          <w:sz w:val="14"/>
                          <w:szCs w:val="14"/>
                        </w:rPr>
                      </w:rPrChange>
                    </w:rPr>
                  </w:pPr>
                  <w:ins w:id="1741" w:author="James, Christin (DCYF)" w:date="2026-07-01T15:03:00Z" w16du:dateUtc="2026-07-01T22:03:00Z">
                    <w:r w:rsidRPr="00971ACE">
                      <w:rPr>
                        <w:sz w:val="16"/>
                        <w:szCs w:val="16"/>
                        <w:rPrChange w:id="1742" w:author="James, Christin (DCYF)" w:date="2026-07-01T15:09:00Z" w16du:dateUtc="2026-07-01T22:09:00Z">
                          <w:rPr>
                            <w:sz w:val="14"/>
                            <w:szCs w:val="14"/>
                          </w:rPr>
                        </w:rPrChange>
                      </w:rPr>
                      <w:t>M</w:t>
                    </w:r>
                  </w:ins>
                </w:p>
              </w:tc>
              <w:tc>
                <w:tcPr>
                  <w:tcW w:w="366" w:type="dxa"/>
                  <w:shd w:val="clear" w:color="auto" w:fill="DAEEF3" w:themeFill="accent5" w:themeFillTint="33"/>
                </w:tcPr>
                <w:p w14:paraId="0044C33F" w14:textId="77777777" w:rsidR="009E06BF" w:rsidRPr="00971ACE" w:rsidRDefault="009E06BF">
                  <w:pPr>
                    <w:rPr>
                      <w:ins w:id="1743" w:author="James, Christin (DCYF)" w:date="2026-07-01T15:03:00Z" w16du:dateUtc="2026-07-01T22:03:00Z"/>
                      <w:sz w:val="16"/>
                      <w:szCs w:val="16"/>
                      <w:rPrChange w:id="1744" w:author="James, Christin (DCYF)" w:date="2026-07-01T15:09:00Z" w16du:dateUtc="2026-07-01T22:09:00Z">
                        <w:rPr>
                          <w:ins w:id="1745" w:author="James, Christin (DCYF)" w:date="2026-07-01T15:03:00Z" w16du:dateUtc="2026-07-01T22:03:00Z"/>
                          <w:sz w:val="14"/>
                          <w:szCs w:val="14"/>
                        </w:rPr>
                      </w:rPrChange>
                    </w:rPr>
                  </w:pPr>
                  <w:ins w:id="1746" w:author="James, Christin (DCYF)" w:date="2026-07-01T15:03:00Z" w16du:dateUtc="2026-07-01T22:03:00Z">
                    <w:r w:rsidRPr="00971ACE">
                      <w:rPr>
                        <w:sz w:val="16"/>
                        <w:szCs w:val="16"/>
                        <w:rPrChange w:id="1747" w:author="James, Christin (DCYF)" w:date="2026-07-01T15:09:00Z" w16du:dateUtc="2026-07-01T22:09:00Z">
                          <w:rPr>
                            <w:sz w:val="14"/>
                            <w:szCs w:val="14"/>
                          </w:rPr>
                        </w:rPrChange>
                      </w:rPr>
                      <w:t>T</w:t>
                    </w:r>
                  </w:ins>
                </w:p>
              </w:tc>
              <w:tc>
                <w:tcPr>
                  <w:tcW w:w="366" w:type="dxa"/>
                  <w:shd w:val="clear" w:color="auto" w:fill="DAEEF3" w:themeFill="accent5" w:themeFillTint="33"/>
                </w:tcPr>
                <w:p w14:paraId="6902E734" w14:textId="77777777" w:rsidR="009E06BF" w:rsidRPr="00971ACE" w:rsidRDefault="009E06BF">
                  <w:pPr>
                    <w:rPr>
                      <w:ins w:id="1748" w:author="James, Christin (DCYF)" w:date="2026-07-01T15:03:00Z" w16du:dateUtc="2026-07-01T22:03:00Z"/>
                      <w:sz w:val="16"/>
                      <w:szCs w:val="16"/>
                      <w:rPrChange w:id="1749" w:author="James, Christin (DCYF)" w:date="2026-07-01T15:09:00Z" w16du:dateUtc="2026-07-01T22:09:00Z">
                        <w:rPr>
                          <w:ins w:id="1750" w:author="James, Christin (DCYF)" w:date="2026-07-01T15:03:00Z" w16du:dateUtc="2026-07-01T22:03:00Z"/>
                          <w:sz w:val="14"/>
                          <w:szCs w:val="14"/>
                        </w:rPr>
                      </w:rPrChange>
                    </w:rPr>
                  </w:pPr>
                  <w:ins w:id="1751" w:author="James, Christin (DCYF)" w:date="2026-07-01T15:03:00Z" w16du:dateUtc="2026-07-01T22:03:00Z">
                    <w:r w:rsidRPr="00971ACE">
                      <w:rPr>
                        <w:sz w:val="16"/>
                        <w:szCs w:val="16"/>
                        <w:rPrChange w:id="1752" w:author="James, Christin (DCYF)" w:date="2026-07-01T15:09:00Z" w16du:dateUtc="2026-07-01T22:09:00Z">
                          <w:rPr>
                            <w:sz w:val="14"/>
                            <w:szCs w:val="14"/>
                          </w:rPr>
                        </w:rPrChange>
                      </w:rPr>
                      <w:t>W</w:t>
                    </w:r>
                  </w:ins>
                </w:p>
              </w:tc>
              <w:tc>
                <w:tcPr>
                  <w:tcW w:w="366" w:type="dxa"/>
                  <w:shd w:val="clear" w:color="auto" w:fill="DAEEF3" w:themeFill="accent5" w:themeFillTint="33"/>
                </w:tcPr>
                <w:p w14:paraId="2F6CB340" w14:textId="77777777" w:rsidR="009E06BF" w:rsidRPr="00971ACE" w:rsidRDefault="009E06BF">
                  <w:pPr>
                    <w:rPr>
                      <w:ins w:id="1753" w:author="James, Christin (DCYF)" w:date="2026-07-01T15:03:00Z" w16du:dateUtc="2026-07-01T22:03:00Z"/>
                      <w:sz w:val="16"/>
                      <w:szCs w:val="16"/>
                      <w:rPrChange w:id="1754" w:author="James, Christin (DCYF)" w:date="2026-07-01T15:09:00Z" w16du:dateUtc="2026-07-01T22:09:00Z">
                        <w:rPr>
                          <w:ins w:id="1755" w:author="James, Christin (DCYF)" w:date="2026-07-01T15:03:00Z" w16du:dateUtc="2026-07-01T22:03:00Z"/>
                          <w:sz w:val="14"/>
                          <w:szCs w:val="14"/>
                        </w:rPr>
                      </w:rPrChange>
                    </w:rPr>
                  </w:pPr>
                  <w:ins w:id="1756" w:author="James, Christin (DCYF)" w:date="2026-07-01T15:03:00Z" w16du:dateUtc="2026-07-01T22:03:00Z">
                    <w:r w:rsidRPr="00971ACE">
                      <w:rPr>
                        <w:sz w:val="16"/>
                        <w:szCs w:val="16"/>
                        <w:rPrChange w:id="1757" w:author="James, Christin (DCYF)" w:date="2026-07-01T15:09:00Z" w16du:dateUtc="2026-07-01T22:09:00Z">
                          <w:rPr>
                            <w:sz w:val="14"/>
                            <w:szCs w:val="14"/>
                          </w:rPr>
                        </w:rPrChange>
                      </w:rPr>
                      <w:t>T</w:t>
                    </w:r>
                  </w:ins>
                </w:p>
              </w:tc>
              <w:tc>
                <w:tcPr>
                  <w:tcW w:w="366" w:type="dxa"/>
                  <w:shd w:val="clear" w:color="auto" w:fill="DAEEF3" w:themeFill="accent5" w:themeFillTint="33"/>
                </w:tcPr>
                <w:p w14:paraId="78255BB0" w14:textId="77777777" w:rsidR="009E06BF" w:rsidRPr="00971ACE" w:rsidRDefault="009E06BF">
                  <w:pPr>
                    <w:rPr>
                      <w:ins w:id="1758" w:author="James, Christin (DCYF)" w:date="2026-07-01T15:03:00Z" w16du:dateUtc="2026-07-01T22:03:00Z"/>
                      <w:sz w:val="16"/>
                      <w:szCs w:val="16"/>
                      <w:rPrChange w:id="1759" w:author="James, Christin (DCYF)" w:date="2026-07-01T15:09:00Z" w16du:dateUtc="2026-07-01T22:09:00Z">
                        <w:rPr>
                          <w:ins w:id="1760" w:author="James, Christin (DCYF)" w:date="2026-07-01T15:03:00Z" w16du:dateUtc="2026-07-01T22:03:00Z"/>
                          <w:sz w:val="14"/>
                          <w:szCs w:val="14"/>
                        </w:rPr>
                      </w:rPrChange>
                    </w:rPr>
                  </w:pPr>
                  <w:ins w:id="1761" w:author="James, Christin (DCYF)" w:date="2026-07-01T15:03:00Z" w16du:dateUtc="2026-07-01T22:03:00Z">
                    <w:r w:rsidRPr="00971ACE">
                      <w:rPr>
                        <w:sz w:val="16"/>
                        <w:szCs w:val="16"/>
                        <w:rPrChange w:id="1762" w:author="James, Christin (DCYF)" w:date="2026-07-01T15:09:00Z" w16du:dateUtc="2026-07-01T22:09:00Z">
                          <w:rPr>
                            <w:sz w:val="14"/>
                            <w:szCs w:val="14"/>
                          </w:rPr>
                        </w:rPrChange>
                      </w:rPr>
                      <w:t>F</w:t>
                    </w:r>
                  </w:ins>
                </w:p>
              </w:tc>
              <w:tc>
                <w:tcPr>
                  <w:tcW w:w="366" w:type="dxa"/>
                  <w:shd w:val="clear" w:color="auto" w:fill="DAEEF3" w:themeFill="accent5" w:themeFillTint="33"/>
                </w:tcPr>
                <w:p w14:paraId="4C3B6D0B" w14:textId="77777777" w:rsidR="009E06BF" w:rsidRPr="00971ACE" w:rsidRDefault="009E06BF">
                  <w:pPr>
                    <w:rPr>
                      <w:ins w:id="1763" w:author="James, Christin (DCYF)" w:date="2026-07-01T15:03:00Z" w16du:dateUtc="2026-07-01T22:03:00Z"/>
                      <w:sz w:val="16"/>
                      <w:szCs w:val="16"/>
                      <w:rPrChange w:id="1764" w:author="James, Christin (DCYF)" w:date="2026-07-01T15:09:00Z" w16du:dateUtc="2026-07-01T22:09:00Z">
                        <w:rPr>
                          <w:ins w:id="1765" w:author="James, Christin (DCYF)" w:date="2026-07-01T15:03:00Z" w16du:dateUtc="2026-07-01T22:03:00Z"/>
                          <w:sz w:val="14"/>
                          <w:szCs w:val="14"/>
                        </w:rPr>
                      </w:rPrChange>
                    </w:rPr>
                  </w:pPr>
                  <w:ins w:id="1766" w:author="James, Christin (DCYF)" w:date="2026-07-01T15:03:00Z" w16du:dateUtc="2026-07-01T22:03:00Z">
                    <w:r w:rsidRPr="00971ACE">
                      <w:rPr>
                        <w:sz w:val="16"/>
                        <w:szCs w:val="16"/>
                        <w:rPrChange w:id="1767" w:author="James, Christin (DCYF)" w:date="2026-07-01T15:09:00Z" w16du:dateUtc="2026-07-01T22:09:00Z">
                          <w:rPr>
                            <w:sz w:val="14"/>
                            <w:szCs w:val="14"/>
                          </w:rPr>
                        </w:rPrChange>
                      </w:rPr>
                      <w:t>S</w:t>
                    </w:r>
                  </w:ins>
                </w:p>
              </w:tc>
            </w:tr>
            <w:tr w:rsidR="009E06BF" w:rsidRPr="00971ACE" w14:paraId="02FF81BF" w14:textId="77777777" w:rsidTr="70006B5F">
              <w:trPr>
                <w:ins w:id="1768" w:author="James, Christin (DCYF)" w:date="2026-07-01T15:03:00Z"/>
              </w:trPr>
              <w:tc>
                <w:tcPr>
                  <w:tcW w:w="366" w:type="dxa"/>
                </w:tcPr>
                <w:p w14:paraId="21B7AF13" w14:textId="77777777" w:rsidR="009E06BF" w:rsidRPr="00971ACE" w:rsidRDefault="009E06BF">
                  <w:pPr>
                    <w:rPr>
                      <w:ins w:id="1769" w:author="James, Christin (DCYF)" w:date="2026-07-01T15:03:00Z" w16du:dateUtc="2026-07-01T22:03:00Z"/>
                      <w:sz w:val="16"/>
                      <w:szCs w:val="16"/>
                      <w:rPrChange w:id="1770" w:author="James, Christin (DCYF)" w:date="2026-07-01T15:09:00Z" w16du:dateUtc="2026-07-01T22:09:00Z">
                        <w:rPr>
                          <w:ins w:id="1771" w:author="James, Christin (DCYF)" w:date="2026-07-01T15:03:00Z" w16du:dateUtc="2026-07-01T22:03:00Z"/>
                          <w:sz w:val="14"/>
                          <w:szCs w:val="14"/>
                        </w:rPr>
                      </w:rPrChange>
                    </w:rPr>
                  </w:pPr>
                  <w:ins w:id="1772" w:author="James, Christin (DCYF)" w:date="2026-07-01T15:03:00Z" w16du:dateUtc="2026-07-01T22:03:00Z">
                    <w:r w:rsidRPr="00971ACE">
                      <w:rPr>
                        <w:sz w:val="16"/>
                        <w:szCs w:val="16"/>
                        <w:rPrChange w:id="1773" w:author="James, Christin (DCYF)" w:date="2026-07-01T15:09:00Z" w16du:dateUtc="2026-07-01T22:09:00Z">
                          <w:rPr>
                            <w:sz w:val="14"/>
                            <w:szCs w:val="14"/>
                          </w:rPr>
                        </w:rPrChange>
                      </w:rPr>
                      <w:t>1</w:t>
                    </w:r>
                  </w:ins>
                </w:p>
              </w:tc>
              <w:tc>
                <w:tcPr>
                  <w:tcW w:w="366" w:type="dxa"/>
                </w:tcPr>
                <w:p w14:paraId="1EC42B85" w14:textId="77777777" w:rsidR="009E06BF" w:rsidRPr="00971ACE" w:rsidRDefault="009E06BF">
                  <w:pPr>
                    <w:rPr>
                      <w:ins w:id="1774" w:author="James, Christin (DCYF)" w:date="2026-07-01T15:03:00Z" w16du:dateUtc="2026-07-01T22:03:00Z"/>
                      <w:sz w:val="16"/>
                      <w:szCs w:val="16"/>
                      <w:rPrChange w:id="1775" w:author="James, Christin (DCYF)" w:date="2026-07-01T15:09:00Z" w16du:dateUtc="2026-07-01T22:09:00Z">
                        <w:rPr>
                          <w:ins w:id="1776" w:author="James, Christin (DCYF)" w:date="2026-07-01T15:03:00Z" w16du:dateUtc="2026-07-01T22:03:00Z"/>
                          <w:sz w:val="14"/>
                          <w:szCs w:val="14"/>
                        </w:rPr>
                      </w:rPrChange>
                    </w:rPr>
                  </w:pPr>
                  <w:ins w:id="1777" w:author="James, Christin (DCYF)" w:date="2026-07-01T15:03:00Z" w16du:dateUtc="2026-07-01T22:03:00Z">
                    <w:r w:rsidRPr="00971ACE">
                      <w:rPr>
                        <w:sz w:val="16"/>
                        <w:szCs w:val="16"/>
                        <w:rPrChange w:id="1778" w:author="James, Christin (DCYF)" w:date="2026-07-01T15:09:00Z" w16du:dateUtc="2026-07-01T22:09:00Z">
                          <w:rPr>
                            <w:sz w:val="14"/>
                            <w:szCs w:val="14"/>
                          </w:rPr>
                        </w:rPrChange>
                      </w:rPr>
                      <w:t>2</w:t>
                    </w:r>
                  </w:ins>
                </w:p>
              </w:tc>
              <w:tc>
                <w:tcPr>
                  <w:tcW w:w="366" w:type="dxa"/>
                </w:tcPr>
                <w:p w14:paraId="66C648F5" w14:textId="77777777" w:rsidR="009E06BF" w:rsidRPr="00971ACE" w:rsidRDefault="009E06BF">
                  <w:pPr>
                    <w:rPr>
                      <w:ins w:id="1779" w:author="James, Christin (DCYF)" w:date="2026-07-01T15:03:00Z" w16du:dateUtc="2026-07-01T22:03:00Z"/>
                      <w:sz w:val="16"/>
                      <w:szCs w:val="16"/>
                      <w:rPrChange w:id="1780" w:author="James, Christin (DCYF)" w:date="2026-07-01T15:09:00Z" w16du:dateUtc="2026-07-01T22:09:00Z">
                        <w:rPr>
                          <w:ins w:id="1781" w:author="James, Christin (DCYF)" w:date="2026-07-01T15:03:00Z" w16du:dateUtc="2026-07-01T22:03:00Z"/>
                          <w:sz w:val="14"/>
                          <w:szCs w:val="14"/>
                        </w:rPr>
                      </w:rPrChange>
                    </w:rPr>
                  </w:pPr>
                  <w:ins w:id="1782" w:author="James, Christin (DCYF)" w:date="2026-07-01T15:03:00Z" w16du:dateUtc="2026-07-01T22:03:00Z">
                    <w:r w:rsidRPr="00971ACE">
                      <w:rPr>
                        <w:sz w:val="16"/>
                        <w:szCs w:val="16"/>
                        <w:rPrChange w:id="1783" w:author="James, Christin (DCYF)" w:date="2026-07-01T15:09:00Z" w16du:dateUtc="2026-07-01T22:09:00Z">
                          <w:rPr>
                            <w:sz w:val="14"/>
                            <w:szCs w:val="14"/>
                          </w:rPr>
                        </w:rPrChange>
                      </w:rPr>
                      <w:t>3</w:t>
                    </w:r>
                  </w:ins>
                </w:p>
              </w:tc>
              <w:tc>
                <w:tcPr>
                  <w:tcW w:w="366" w:type="dxa"/>
                </w:tcPr>
                <w:p w14:paraId="5FE9CF52" w14:textId="77777777" w:rsidR="009E06BF" w:rsidRPr="00971ACE" w:rsidRDefault="009E06BF">
                  <w:pPr>
                    <w:rPr>
                      <w:ins w:id="1784" w:author="James, Christin (DCYF)" w:date="2026-07-01T15:03:00Z" w16du:dateUtc="2026-07-01T22:03:00Z"/>
                      <w:sz w:val="16"/>
                      <w:szCs w:val="16"/>
                      <w:rPrChange w:id="1785" w:author="James, Christin (DCYF)" w:date="2026-07-01T15:09:00Z" w16du:dateUtc="2026-07-01T22:09:00Z">
                        <w:rPr>
                          <w:ins w:id="1786" w:author="James, Christin (DCYF)" w:date="2026-07-01T15:03:00Z" w16du:dateUtc="2026-07-01T22:03:00Z"/>
                          <w:sz w:val="14"/>
                          <w:szCs w:val="14"/>
                        </w:rPr>
                      </w:rPrChange>
                    </w:rPr>
                  </w:pPr>
                  <w:ins w:id="1787" w:author="James, Christin (DCYF)" w:date="2026-07-01T15:03:00Z" w16du:dateUtc="2026-07-01T22:03:00Z">
                    <w:r w:rsidRPr="00971ACE">
                      <w:rPr>
                        <w:sz w:val="16"/>
                        <w:szCs w:val="16"/>
                        <w:rPrChange w:id="1788" w:author="James, Christin (DCYF)" w:date="2026-07-01T15:09:00Z" w16du:dateUtc="2026-07-01T22:09:00Z">
                          <w:rPr>
                            <w:sz w:val="14"/>
                            <w:szCs w:val="14"/>
                          </w:rPr>
                        </w:rPrChange>
                      </w:rPr>
                      <w:t>4</w:t>
                    </w:r>
                  </w:ins>
                </w:p>
              </w:tc>
              <w:tc>
                <w:tcPr>
                  <w:tcW w:w="366" w:type="dxa"/>
                </w:tcPr>
                <w:p w14:paraId="27C36158" w14:textId="77777777" w:rsidR="009E06BF" w:rsidRPr="00971ACE" w:rsidRDefault="009E06BF">
                  <w:pPr>
                    <w:rPr>
                      <w:ins w:id="1789" w:author="James, Christin (DCYF)" w:date="2026-07-01T15:03:00Z" w16du:dateUtc="2026-07-01T22:03:00Z"/>
                      <w:sz w:val="16"/>
                      <w:szCs w:val="16"/>
                      <w:rPrChange w:id="1790" w:author="James, Christin (DCYF)" w:date="2026-07-01T15:09:00Z" w16du:dateUtc="2026-07-01T22:09:00Z">
                        <w:rPr>
                          <w:ins w:id="1791" w:author="James, Christin (DCYF)" w:date="2026-07-01T15:03:00Z" w16du:dateUtc="2026-07-01T22:03:00Z"/>
                          <w:sz w:val="14"/>
                          <w:szCs w:val="14"/>
                        </w:rPr>
                      </w:rPrChange>
                    </w:rPr>
                  </w:pPr>
                  <w:ins w:id="1792" w:author="James, Christin (DCYF)" w:date="2026-07-01T15:03:00Z" w16du:dateUtc="2026-07-01T22:03:00Z">
                    <w:r w:rsidRPr="00971ACE">
                      <w:rPr>
                        <w:sz w:val="16"/>
                        <w:szCs w:val="16"/>
                        <w:rPrChange w:id="1793" w:author="James, Christin (DCYF)" w:date="2026-07-01T15:09:00Z" w16du:dateUtc="2026-07-01T22:09:00Z">
                          <w:rPr>
                            <w:sz w:val="14"/>
                            <w:szCs w:val="14"/>
                          </w:rPr>
                        </w:rPrChange>
                      </w:rPr>
                      <w:t>5</w:t>
                    </w:r>
                  </w:ins>
                </w:p>
              </w:tc>
              <w:tc>
                <w:tcPr>
                  <w:tcW w:w="366" w:type="dxa"/>
                </w:tcPr>
                <w:p w14:paraId="0D7A3DAC" w14:textId="77777777" w:rsidR="009E06BF" w:rsidRPr="00971ACE" w:rsidRDefault="009E06BF">
                  <w:pPr>
                    <w:rPr>
                      <w:ins w:id="1794" w:author="James, Christin (DCYF)" w:date="2026-07-01T15:03:00Z" w16du:dateUtc="2026-07-01T22:03:00Z"/>
                      <w:sz w:val="16"/>
                      <w:szCs w:val="16"/>
                      <w:rPrChange w:id="1795" w:author="James, Christin (DCYF)" w:date="2026-07-01T15:09:00Z" w16du:dateUtc="2026-07-01T22:09:00Z">
                        <w:rPr>
                          <w:ins w:id="1796" w:author="James, Christin (DCYF)" w:date="2026-07-01T15:03:00Z" w16du:dateUtc="2026-07-01T22:03:00Z"/>
                          <w:sz w:val="14"/>
                          <w:szCs w:val="14"/>
                        </w:rPr>
                      </w:rPrChange>
                    </w:rPr>
                  </w:pPr>
                  <w:ins w:id="1797" w:author="James, Christin (DCYF)" w:date="2026-07-01T15:03:00Z" w16du:dateUtc="2026-07-01T22:03:00Z">
                    <w:r w:rsidRPr="00971ACE">
                      <w:rPr>
                        <w:sz w:val="16"/>
                        <w:szCs w:val="16"/>
                        <w:rPrChange w:id="1798" w:author="James, Christin (DCYF)" w:date="2026-07-01T15:09:00Z" w16du:dateUtc="2026-07-01T22:09:00Z">
                          <w:rPr>
                            <w:sz w:val="14"/>
                            <w:szCs w:val="14"/>
                          </w:rPr>
                        </w:rPrChange>
                      </w:rPr>
                      <w:t>6</w:t>
                    </w:r>
                  </w:ins>
                </w:p>
              </w:tc>
              <w:tc>
                <w:tcPr>
                  <w:tcW w:w="366" w:type="dxa"/>
                </w:tcPr>
                <w:p w14:paraId="259C94A7" w14:textId="77777777" w:rsidR="009E06BF" w:rsidRPr="00971ACE" w:rsidRDefault="009E06BF">
                  <w:pPr>
                    <w:rPr>
                      <w:ins w:id="1799" w:author="James, Christin (DCYF)" w:date="2026-07-01T15:03:00Z" w16du:dateUtc="2026-07-01T22:03:00Z"/>
                      <w:sz w:val="16"/>
                      <w:szCs w:val="16"/>
                      <w:rPrChange w:id="1800" w:author="James, Christin (DCYF)" w:date="2026-07-01T15:09:00Z" w16du:dateUtc="2026-07-01T22:09:00Z">
                        <w:rPr>
                          <w:ins w:id="1801" w:author="James, Christin (DCYF)" w:date="2026-07-01T15:03:00Z" w16du:dateUtc="2026-07-01T22:03:00Z"/>
                          <w:sz w:val="14"/>
                          <w:szCs w:val="14"/>
                        </w:rPr>
                      </w:rPrChange>
                    </w:rPr>
                  </w:pPr>
                  <w:ins w:id="1802" w:author="James, Christin (DCYF)" w:date="2026-07-01T15:03:00Z" w16du:dateUtc="2026-07-01T22:03:00Z">
                    <w:r w:rsidRPr="00971ACE">
                      <w:rPr>
                        <w:sz w:val="16"/>
                        <w:szCs w:val="16"/>
                        <w:rPrChange w:id="1803" w:author="James, Christin (DCYF)" w:date="2026-07-01T15:09:00Z" w16du:dateUtc="2026-07-01T22:09:00Z">
                          <w:rPr>
                            <w:sz w:val="14"/>
                            <w:szCs w:val="14"/>
                          </w:rPr>
                        </w:rPrChange>
                      </w:rPr>
                      <w:t>7</w:t>
                    </w:r>
                  </w:ins>
                </w:p>
              </w:tc>
            </w:tr>
            <w:tr w:rsidR="009E06BF" w:rsidRPr="00971ACE" w14:paraId="0B590E29" w14:textId="77777777" w:rsidTr="70006B5F">
              <w:trPr>
                <w:ins w:id="1804" w:author="James, Christin (DCYF)" w:date="2026-07-01T15:03:00Z"/>
              </w:trPr>
              <w:tc>
                <w:tcPr>
                  <w:tcW w:w="366" w:type="dxa"/>
                </w:tcPr>
                <w:p w14:paraId="1F211CE8" w14:textId="77777777" w:rsidR="009E06BF" w:rsidRPr="00971ACE" w:rsidRDefault="009E06BF">
                  <w:pPr>
                    <w:rPr>
                      <w:ins w:id="1805" w:author="James, Christin (DCYF)" w:date="2026-07-01T15:03:00Z" w16du:dateUtc="2026-07-01T22:03:00Z"/>
                      <w:sz w:val="16"/>
                      <w:szCs w:val="16"/>
                      <w:rPrChange w:id="1806" w:author="James, Christin (DCYF)" w:date="2026-07-01T15:09:00Z" w16du:dateUtc="2026-07-01T22:09:00Z">
                        <w:rPr>
                          <w:ins w:id="1807" w:author="James, Christin (DCYF)" w:date="2026-07-01T15:03:00Z" w16du:dateUtc="2026-07-01T22:03:00Z"/>
                          <w:sz w:val="14"/>
                          <w:szCs w:val="14"/>
                        </w:rPr>
                      </w:rPrChange>
                    </w:rPr>
                  </w:pPr>
                  <w:ins w:id="1808" w:author="James, Christin (DCYF)" w:date="2026-07-01T15:03:00Z" w16du:dateUtc="2026-07-01T22:03:00Z">
                    <w:r w:rsidRPr="00971ACE">
                      <w:rPr>
                        <w:sz w:val="16"/>
                        <w:szCs w:val="16"/>
                        <w:rPrChange w:id="1809" w:author="James, Christin (DCYF)" w:date="2026-07-01T15:09:00Z" w16du:dateUtc="2026-07-01T22:09:00Z">
                          <w:rPr>
                            <w:sz w:val="14"/>
                            <w:szCs w:val="14"/>
                          </w:rPr>
                        </w:rPrChange>
                      </w:rPr>
                      <w:t>8</w:t>
                    </w:r>
                  </w:ins>
                </w:p>
              </w:tc>
              <w:tc>
                <w:tcPr>
                  <w:tcW w:w="366" w:type="dxa"/>
                </w:tcPr>
                <w:p w14:paraId="545EC3AE" w14:textId="77777777" w:rsidR="009E06BF" w:rsidRPr="00971ACE" w:rsidRDefault="009E06BF">
                  <w:pPr>
                    <w:rPr>
                      <w:ins w:id="1810" w:author="James, Christin (DCYF)" w:date="2026-07-01T15:03:00Z" w16du:dateUtc="2026-07-01T22:03:00Z"/>
                      <w:sz w:val="16"/>
                      <w:szCs w:val="16"/>
                      <w:rPrChange w:id="1811" w:author="James, Christin (DCYF)" w:date="2026-07-01T15:09:00Z" w16du:dateUtc="2026-07-01T22:09:00Z">
                        <w:rPr>
                          <w:ins w:id="1812" w:author="James, Christin (DCYF)" w:date="2026-07-01T15:03:00Z" w16du:dateUtc="2026-07-01T22:03:00Z"/>
                          <w:sz w:val="14"/>
                          <w:szCs w:val="14"/>
                        </w:rPr>
                      </w:rPrChange>
                    </w:rPr>
                  </w:pPr>
                  <w:ins w:id="1813" w:author="James, Christin (DCYF)" w:date="2026-07-01T15:03:00Z" w16du:dateUtc="2026-07-01T22:03:00Z">
                    <w:r w:rsidRPr="00971ACE">
                      <w:rPr>
                        <w:sz w:val="16"/>
                        <w:szCs w:val="16"/>
                        <w:rPrChange w:id="1814" w:author="James, Christin (DCYF)" w:date="2026-07-01T15:09:00Z" w16du:dateUtc="2026-07-01T22:09:00Z">
                          <w:rPr>
                            <w:sz w:val="14"/>
                            <w:szCs w:val="14"/>
                          </w:rPr>
                        </w:rPrChange>
                      </w:rPr>
                      <w:t>9</w:t>
                    </w:r>
                  </w:ins>
                </w:p>
              </w:tc>
              <w:tc>
                <w:tcPr>
                  <w:tcW w:w="366" w:type="dxa"/>
                </w:tcPr>
                <w:p w14:paraId="5285BB0F" w14:textId="77777777" w:rsidR="009E06BF" w:rsidRPr="00971ACE" w:rsidRDefault="009E06BF">
                  <w:pPr>
                    <w:rPr>
                      <w:ins w:id="1815" w:author="James, Christin (DCYF)" w:date="2026-07-01T15:03:00Z" w16du:dateUtc="2026-07-01T22:03:00Z"/>
                      <w:sz w:val="16"/>
                      <w:szCs w:val="16"/>
                      <w:rPrChange w:id="1816" w:author="James, Christin (DCYF)" w:date="2026-07-01T15:09:00Z" w16du:dateUtc="2026-07-01T22:09:00Z">
                        <w:rPr>
                          <w:ins w:id="1817" w:author="James, Christin (DCYF)" w:date="2026-07-01T15:03:00Z" w16du:dateUtc="2026-07-01T22:03:00Z"/>
                          <w:sz w:val="14"/>
                          <w:szCs w:val="14"/>
                        </w:rPr>
                      </w:rPrChange>
                    </w:rPr>
                  </w:pPr>
                  <w:ins w:id="1818" w:author="James, Christin (DCYF)" w:date="2026-07-01T15:03:00Z" w16du:dateUtc="2026-07-01T22:03:00Z">
                    <w:r w:rsidRPr="00971ACE">
                      <w:rPr>
                        <w:sz w:val="16"/>
                        <w:szCs w:val="16"/>
                        <w:rPrChange w:id="1819" w:author="James, Christin (DCYF)" w:date="2026-07-01T15:09:00Z" w16du:dateUtc="2026-07-01T22:09:00Z">
                          <w:rPr>
                            <w:sz w:val="14"/>
                            <w:szCs w:val="14"/>
                          </w:rPr>
                        </w:rPrChange>
                      </w:rPr>
                      <w:t>10</w:t>
                    </w:r>
                  </w:ins>
                </w:p>
              </w:tc>
              <w:tc>
                <w:tcPr>
                  <w:tcW w:w="366" w:type="dxa"/>
                </w:tcPr>
                <w:p w14:paraId="6F6607E9" w14:textId="77777777" w:rsidR="009E06BF" w:rsidRPr="00971ACE" w:rsidRDefault="009E06BF">
                  <w:pPr>
                    <w:rPr>
                      <w:ins w:id="1820" w:author="James, Christin (DCYF)" w:date="2026-07-01T15:03:00Z" w16du:dateUtc="2026-07-01T22:03:00Z"/>
                      <w:sz w:val="16"/>
                      <w:szCs w:val="16"/>
                      <w:rPrChange w:id="1821" w:author="James, Christin (DCYF)" w:date="2026-07-01T15:09:00Z" w16du:dateUtc="2026-07-01T22:09:00Z">
                        <w:rPr>
                          <w:ins w:id="1822" w:author="James, Christin (DCYF)" w:date="2026-07-01T15:03:00Z" w16du:dateUtc="2026-07-01T22:03:00Z"/>
                          <w:sz w:val="14"/>
                          <w:szCs w:val="14"/>
                        </w:rPr>
                      </w:rPrChange>
                    </w:rPr>
                  </w:pPr>
                  <w:ins w:id="1823" w:author="James, Christin (DCYF)" w:date="2026-07-01T15:03:00Z" w16du:dateUtc="2026-07-01T22:03:00Z">
                    <w:r w:rsidRPr="00971ACE">
                      <w:rPr>
                        <w:sz w:val="16"/>
                        <w:szCs w:val="16"/>
                        <w:rPrChange w:id="1824" w:author="James, Christin (DCYF)" w:date="2026-07-01T15:09:00Z" w16du:dateUtc="2026-07-01T22:09:00Z">
                          <w:rPr>
                            <w:sz w:val="14"/>
                            <w:szCs w:val="14"/>
                          </w:rPr>
                        </w:rPrChange>
                      </w:rPr>
                      <w:t>11</w:t>
                    </w:r>
                  </w:ins>
                </w:p>
              </w:tc>
              <w:tc>
                <w:tcPr>
                  <w:tcW w:w="366" w:type="dxa"/>
                </w:tcPr>
                <w:p w14:paraId="384A7134" w14:textId="77777777" w:rsidR="009E06BF" w:rsidRPr="00971ACE" w:rsidRDefault="009E06BF">
                  <w:pPr>
                    <w:rPr>
                      <w:ins w:id="1825" w:author="James, Christin (DCYF)" w:date="2026-07-01T15:03:00Z" w16du:dateUtc="2026-07-01T22:03:00Z"/>
                      <w:sz w:val="16"/>
                      <w:szCs w:val="16"/>
                      <w:rPrChange w:id="1826" w:author="James, Christin (DCYF)" w:date="2026-07-01T15:09:00Z" w16du:dateUtc="2026-07-01T22:09:00Z">
                        <w:rPr>
                          <w:ins w:id="1827" w:author="James, Christin (DCYF)" w:date="2026-07-01T15:03:00Z" w16du:dateUtc="2026-07-01T22:03:00Z"/>
                          <w:sz w:val="14"/>
                          <w:szCs w:val="14"/>
                        </w:rPr>
                      </w:rPrChange>
                    </w:rPr>
                  </w:pPr>
                  <w:ins w:id="1828" w:author="James, Christin (DCYF)" w:date="2026-07-01T15:03:00Z" w16du:dateUtc="2026-07-01T22:03:00Z">
                    <w:r w:rsidRPr="00971ACE">
                      <w:rPr>
                        <w:sz w:val="16"/>
                        <w:szCs w:val="16"/>
                        <w:rPrChange w:id="1829" w:author="James, Christin (DCYF)" w:date="2026-07-01T15:09:00Z" w16du:dateUtc="2026-07-01T22:09:00Z">
                          <w:rPr>
                            <w:sz w:val="14"/>
                            <w:szCs w:val="14"/>
                          </w:rPr>
                        </w:rPrChange>
                      </w:rPr>
                      <w:t>12</w:t>
                    </w:r>
                  </w:ins>
                </w:p>
              </w:tc>
              <w:tc>
                <w:tcPr>
                  <w:tcW w:w="366" w:type="dxa"/>
                </w:tcPr>
                <w:p w14:paraId="1AE59F99" w14:textId="77777777" w:rsidR="009E06BF" w:rsidRPr="00971ACE" w:rsidRDefault="009E06BF">
                  <w:pPr>
                    <w:rPr>
                      <w:ins w:id="1830" w:author="James, Christin (DCYF)" w:date="2026-07-01T15:03:00Z" w16du:dateUtc="2026-07-01T22:03:00Z"/>
                      <w:sz w:val="16"/>
                      <w:szCs w:val="16"/>
                      <w:rPrChange w:id="1831" w:author="James, Christin (DCYF)" w:date="2026-07-01T15:09:00Z" w16du:dateUtc="2026-07-01T22:09:00Z">
                        <w:rPr>
                          <w:ins w:id="1832" w:author="James, Christin (DCYF)" w:date="2026-07-01T15:03:00Z" w16du:dateUtc="2026-07-01T22:03:00Z"/>
                          <w:sz w:val="14"/>
                          <w:szCs w:val="14"/>
                        </w:rPr>
                      </w:rPrChange>
                    </w:rPr>
                  </w:pPr>
                  <w:ins w:id="1833" w:author="James, Christin (DCYF)" w:date="2026-07-01T15:03:00Z" w16du:dateUtc="2026-07-01T22:03:00Z">
                    <w:r w:rsidRPr="00971ACE">
                      <w:rPr>
                        <w:sz w:val="16"/>
                        <w:szCs w:val="16"/>
                        <w:rPrChange w:id="1834" w:author="James, Christin (DCYF)" w:date="2026-07-01T15:09:00Z" w16du:dateUtc="2026-07-01T22:09:00Z">
                          <w:rPr>
                            <w:sz w:val="14"/>
                            <w:szCs w:val="14"/>
                          </w:rPr>
                        </w:rPrChange>
                      </w:rPr>
                      <w:t>13</w:t>
                    </w:r>
                  </w:ins>
                </w:p>
              </w:tc>
              <w:tc>
                <w:tcPr>
                  <w:tcW w:w="366" w:type="dxa"/>
                </w:tcPr>
                <w:p w14:paraId="762883E6" w14:textId="77777777" w:rsidR="009E06BF" w:rsidRPr="00971ACE" w:rsidRDefault="009E06BF">
                  <w:pPr>
                    <w:rPr>
                      <w:ins w:id="1835" w:author="James, Christin (DCYF)" w:date="2026-07-01T15:03:00Z" w16du:dateUtc="2026-07-01T22:03:00Z"/>
                      <w:sz w:val="16"/>
                      <w:szCs w:val="16"/>
                      <w:rPrChange w:id="1836" w:author="James, Christin (DCYF)" w:date="2026-07-01T15:09:00Z" w16du:dateUtc="2026-07-01T22:09:00Z">
                        <w:rPr>
                          <w:ins w:id="1837" w:author="James, Christin (DCYF)" w:date="2026-07-01T15:03:00Z" w16du:dateUtc="2026-07-01T22:03:00Z"/>
                          <w:sz w:val="14"/>
                          <w:szCs w:val="14"/>
                        </w:rPr>
                      </w:rPrChange>
                    </w:rPr>
                  </w:pPr>
                  <w:ins w:id="1838" w:author="James, Christin (DCYF)" w:date="2026-07-01T15:03:00Z" w16du:dateUtc="2026-07-01T22:03:00Z">
                    <w:r w:rsidRPr="00971ACE">
                      <w:rPr>
                        <w:sz w:val="16"/>
                        <w:szCs w:val="16"/>
                        <w:rPrChange w:id="1839" w:author="James, Christin (DCYF)" w:date="2026-07-01T15:09:00Z" w16du:dateUtc="2026-07-01T22:09:00Z">
                          <w:rPr>
                            <w:sz w:val="14"/>
                            <w:szCs w:val="14"/>
                          </w:rPr>
                        </w:rPrChange>
                      </w:rPr>
                      <w:t>14</w:t>
                    </w:r>
                  </w:ins>
                </w:p>
              </w:tc>
            </w:tr>
            <w:tr w:rsidR="009E06BF" w:rsidRPr="00971ACE" w14:paraId="5C2E2AAD" w14:textId="77777777" w:rsidTr="70006B5F">
              <w:trPr>
                <w:ins w:id="1840" w:author="James, Christin (DCYF)" w:date="2026-07-01T15:03:00Z"/>
              </w:trPr>
              <w:tc>
                <w:tcPr>
                  <w:tcW w:w="366" w:type="dxa"/>
                </w:tcPr>
                <w:p w14:paraId="7280FB41" w14:textId="77777777" w:rsidR="009E06BF" w:rsidRPr="00971ACE" w:rsidRDefault="009E06BF">
                  <w:pPr>
                    <w:rPr>
                      <w:ins w:id="1841" w:author="James, Christin (DCYF)" w:date="2026-07-01T15:03:00Z" w16du:dateUtc="2026-07-01T22:03:00Z"/>
                      <w:sz w:val="16"/>
                      <w:szCs w:val="16"/>
                      <w:rPrChange w:id="1842" w:author="James, Christin (DCYF)" w:date="2026-07-01T15:09:00Z" w16du:dateUtc="2026-07-01T22:09:00Z">
                        <w:rPr>
                          <w:ins w:id="1843" w:author="James, Christin (DCYF)" w:date="2026-07-01T15:03:00Z" w16du:dateUtc="2026-07-01T22:03:00Z"/>
                          <w:sz w:val="14"/>
                          <w:szCs w:val="14"/>
                        </w:rPr>
                      </w:rPrChange>
                    </w:rPr>
                  </w:pPr>
                  <w:ins w:id="1844" w:author="James, Christin (DCYF)" w:date="2026-07-01T15:03:00Z" w16du:dateUtc="2026-07-01T22:03:00Z">
                    <w:r w:rsidRPr="00971ACE">
                      <w:rPr>
                        <w:sz w:val="16"/>
                        <w:szCs w:val="16"/>
                        <w:rPrChange w:id="1845" w:author="James, Christin (DCYF)" w:date="2026-07-01T15:09:00Z" w16du:dateUtc="2026-07-01T22:09:00Z">
                          <w:rPr>
                            <w:sz w:val="14"/>
                            <w:szCs w:val="14"/>
                          </w:rPr>
                        </w:rPrChange>
                      </w:rPr>
                      <w:t>15</w:t>
                    </w:r>
                  </w:ins>
                </w:p>
              </w:tc>
              <w:tc>
                <w:tcPr>
                  <w:tcW w:w="366" w:type="dxa"/>
                </w:tcPr>
                <w:p w14:paraId="5933EDF0" w14:textId="77777777" w:rsidR="009E06BF" w:rsidRPr="00971ACE" w:rsidRDefault="009E06BF">
                  <w:pPr>
                    <w:rPr>
                      <w:ins w:id="1846" w:author="James, Christin (DCYF)" w:date="2026-07-01T15:03:00Z" w16du:dateUtc="2026-07-01T22:03:00Z"/>
                      <w:sz w:val="16"/>
                      <w:szCs w:val="16"/>
                      <w:rPrChange w:id="1847" w:author="James, Christin (DCYF)" w:date="2026-07-01T15:09:00Z" w16du:dateUtc="2026-07-01T22:09:00Z">
                        <w:rPr>
                          <w:ins w:id="1848" w:author="James, Christin (DCYF)" w:date="2026-07-01T15:03:00Z" w16du:dateUtc="2026-07-01T22:03:00Z"/>
                          <w:sz w:val="14"/>
                          <w:szCs w:val="14"/>
                        </w:rPr>
                      </w:rPrChange>
                    </w:rPr>
                  </w:pPr>
                  <w:ins w:id="1849" w:author="James, Christin (DCYF)" w:date="2026-07-01T15:03:00Z" w16du:dateUtc="2026-07-01T22:03:00Z">
                    <w:r w:rsidRPr="00971ACE">
                      <w:rPr>
                        <w:sz w:val="16"/>
                        <w:szCs w:val="16"/>
                        <w:rPrChange w:id="1850" w:author="James, Christin (DCYF)" w:date="2026-07-01T15:09:00Z" w16du:dateUtc="2026-07-01T22:09:00Z">
                          <w:rPr>
                            <w:sz w:val="14"/>
                            <w:szCs w:val="14"/>
                          </w:rPr>
                        </w:rPrChange>
                      </w:rPr>
                      <w:t>16</w:t>
                    </w:r>
                  </w:ins>
                </w:p>
              </w:tc>
              <w:tc>
                <w:tcPr>
                  <w:tcW w:w="366" w:type="dxa"/>
                </w:tcPr>
                <w:p w14:paraId="383BFDCF" w14:textId="77777777" w:rsidR="009E06BF" w:rsidRPr="00971ACE" w:rsidRDefault="009E06BF">
                  <w:pPr>
                    <w:rPr>
                      <w:ins w:id="1851" w:author="James, Christin (DCYF)" w:date="2026-07-01T15:03:00Z" w16du:dateUtc="2026-07-01T22:03:00Z"/>
                      <w:sz w:val="16"/>
                      <w:szCs w:val="16"/>
                      <w:rPrChange w:id="1852" w:author="James, Christin (DCYF)" w:date="2026-07-01T15:09:00Z" w16du:dateUtc="2026-07-01T22:09:00Z">
                        <w:rPr>
                          <w:ins w:id="1853" w:author="James, Christin (DCYF)" w:date="2026-07-01T15:03:00Z" w16du:dateUtc="2026-07-01T22:03:00Z"/>
                          <w:sz w:val="14"/>
                          <w:szCs w:val="14"/>
                        </w:rPr>
                      </w:rPrChange>
                    </w:rPr>
                  </w:pPr>
                  <w:ins w:id="1854" w:author="James, Christin (DCYF)" w:date="2026-07-01T15:03:00Z" w16du:dateUtc="2026-07-01T22:03:00Z">
                    <w:r w:rsidRPr="00971ACE">
                      <w:rPr>
                        <w:sz w:val="16"/>
                        <w:szCs w:val="16"/>
                        <w:rPrChange w:id="1855" w:author="James, Christin (DCYF)" w:date="2026-07-01T15:09:00Z" w16du:dateUtc="2026-07-01T22:09:00Z">
                          <w:rPr>
                            <w:sz w:val="14"/>
                            <w:szCs w:val="14"/>
                          </w:rPr>
                        </w:rPrChange>
                      </w:rPr>
                      <w:t>17</w:t>
                    </w:r>
                  </w:ins>
                </w:p>
              </w:tc>
              <w:tc>
                <w:tcPr>
                  <w:tcW w:w="366" w:type="dxa"/>
                </w:tcPr>
                <w:p w14:paraId="7084BE12" w14:textId="77777777" w:rsidR="009E06BF" w:rsidRPr="00971ACE" w:rsidRDefault="009E06BF">
                  <w:pPr>
                    <w:rPr>
                      <w:ins w:id="1856" w:author="James, Christin (DCYF)" w:date="2026-07-01T15:03:00Z" w16du:dateUtc="2026-07-01T22:03:00Z"/>
                      <w:sz w:val="16"/>
                      <w:szCs w:val="16"/>
                      <w:rPrChange w:id="1857" w:author="James, Christin (DCYF)" w:date="2026-07-01T15:09:00Z" w16du:dateUtc="2026-07-01T22:09:00Z">
                        <w:rPr>
                          <w:ins w:id="1858" w:author="James, Christin (DCYF)" w:date="2026-07-01T15:03:00Z" w16du:dateUtc="2026-07-01T22:03:00Z"/>
                          <w:sz w:val="14"/>
                          <w:szCs w:val="14"/>
                        </w:rPr>
                      </w:rPrChange>
                    </w:rPr>
                  </w:pPr>
                  <w:ins w:id="1859" w:author="James, Christin (DCYF)" w:date="2026-07-01T15:03:00Z" w16du:dateUtc="2026-07-01T22:03:00Z">
                    <w:r w:rsidRPr="00971ACE">
                      <w:rPr>
                        <w:sz w:val="16"/>
                        <w:szCs w:val="16"/>
                        <w:rPrChange w:id="1860" w:author="James, Christin (DCYF)" w:date="2026-07-01T15:09:00Z" w16du:dateUtc="2026-07-01T22:09:00Z">
                          <w:rPr>
                            <w:sz w:val="14"/>
                            <w:szCs w:val="14"/>
                          </w:rPr>
                        </w:rPrChange>
                      </w:rPr>
                      <w:t>18</w:t>
                    </w:r>
                  </w:ins>
                </w:p>
              </w:tc>
              <w:tc>
                <w:tcPr>
                  <w:tcW w:w="366" w:type="dxa"/>
                </w:tcPr>
                <w:p w14:paraId="2F7CAA82" w14:textId="77777777" w:rsidR="009E06BF" w:rsidRPr="00971ACE" w:rsidRDefault="009E06BF">
                  <w:pPr>
                    <w:rPr>
                      <w:ins w:id="1861" w:author="James, Christin (DCYF)" w:date="2026-07-01T15:03:00Z" w16du:dateUtc="2026-07-01T22:03:00Z"/>
                      <w:sz w:val="16"/>
                      <w:szCs w:val="16"/>
                      <w:rPrChange w:id="1862" w:author="James, Christin (DCYF)" w:date="2026-07-01T15:09:00Z" w16du:dateUtc="2026-07-01T22:09:00Z">
                        <w:rPr>
                          <w:ins w:id="1863" w:author="James, Christin (DCYF)" w:date="2026-07-01T15:03:00Z" w16du:dateUtc="2026-07-01T22:03:00Z"/>
                          <w:sz w:val="14"/>
                          <w:szCs w:val="14"/>
                        </w:rPr>
                      </w:rPrChange>
                    </w:rPr>
                  </w:pPr>
                  <w:ins w:id="1864" w:author="James, Christin (DCYF)" w:date="2026-07-01T15:03:00Z" w16du:dateUtc="2026-07-01T22:03:00Z">
                    <w:r w:rsidRPr="00971ACE">
                      <w:rPr>
                        <w:sz w:val="16"/>
                        <w:szCs w:val="16"/>
                        <w:rPrChange w:id="1865" w:author="James, Christin (DCYF)" w:date="2026-07-01T15:09:00Z" w16du:dateUtc="2026-07-01T22:09:00Z">
                          <w:rPr>
                            <w:sz w:val="14"/>
                            <w:szCs w:val="14"/>
                          </w:rPr>
                        </w:rPrChange>
                      </w:rPr>
                      <w:t>19</w:t>
                    </w:r>
                  </w:ins>
                </w:p>
              </w:tc>
              <w:tc>
                <w:tcPr>
                  <w:tcW w:w="366" w:type="dxa"/>
                </w:tcPr>
                <w:p w14:paraId="5CA5FB57" w14:textId="77777777" w:rsidR="009E06BF" w:rsidRPr="00971ACE" w:rsidRDefault="009E06BF">
                  <w:pPr>
                    <w:rPr>
                      <w:ins w:id="1866" w:author="James, Christin (DCYF)" w:date="2026-07-01T15:03:00Z" w16du:dateUtc="2026-07-01T22:03:00Z"/>
                      <w:sz w:val="16"/>
                      <w:szCs w:val="16"/>
                      <w:rPrChange w:id="1867" w:author="James, Christin (DCYF)" w:date="2026-07-01T15:09:00Z" w16du:dateUtc="2026-07-01T22:09:00Z">
                        <w:rPr>
                          <w:ins w:id="1868" w:author="James, Christin (DCYF)" w:date="2026-07-01T15:03:00Z" w16du:dateUtc="2026-07-01T22:03:00Z"/>
                          <w:sz w:val="14"/>
                          <w:szCs w:val="14"/>
                        </w:rPr>
                      </w:rPrChange>
                    </w:rPr>
                  </w:pPr>
                  <w:ins w:id="1869" w:author="James, Christin (DCYF)" w:date="2026-07-01T15:03:00Z" w16du:dateUtc="2026-07-01T22:03:00Z">
                    <w:r w:rsidRPr="00971ACE">
                      <w:rPr>
                        <w:sz w:val="16"/>
                        <w:szCs w:val="16"/>
                        <w:rPrChange w:id="1870" w:author="James, Christin (DCYF)" w:date="2026-07-01T15:09:00Z" w16du:dateUtc="2026-07-01T22:09:00Z">
                          <w:rPr>
                            <w:sz w:val="14"/>
                            <w:szCs w:val="14"/>
                          </w:rPr>
                        </w:rPrChange>
                      </w:rPr>
                      <w:t>20</w:t>
                    </w:r>
                  </w:ins>
                </w:p>
              </w:tc>
              <w:tc>
                <w:tcPr>
                  <w:tcW w:w="366" w:type="dxa"/>
                </w:tcPr>
                <w:p w14:paraId="66A828B2" w14:textId="77777777" w:rsidR="009E06BF" w:rsidRPr="00971ACE" w:rsidRDefault="009E06BF">
                  <w:pPr>
                    <w:rPr>
                      <w:ins w:id="1871" w:author="James, Christin (DCYF)" w:date="2026-07-01T15:03:00Z" w16du:dateUtc="2026-07-01T22:03:00Z"/>
                      <w:sz w:val="16"/>
                      <w:szCs w:val="16"/>
                      <w:rPrChange w:id="1872" w:author="James, Christin (DCYF)" w:date="2026-07-01T15:09:00Z" w16du:dateUtc="2026-07-01T22:09:00Z">
                        <w:rPr>
                          <w:ins w:id="1873" w:author="James, Christin (DCYF)" w:date="2026-07-01T15:03:00Z" w16du:dateUtc="2026-07-01T22:03:00Z"/>
                          <w:sz w:val="14"/>
                          <w:szCs w:val="14"/>
                        </w:rPr>
                      </w:rPrChange>
                    </w:rPr>
                  </w:pPr>
                  <w:ins w:id="1874" w:author="James, Christin (DCYF)" w:date="2026-07-01T15:03:00Z" w16du:dateUtc="2026-07-01T22:03:00Z">
                    <w:r w:rsidRPr="00971ACE">
                      <w:rPr>
                        <w:sz w:val="16"/>
                        <w:szCs w:val="16"/>
                        <w:rPrChange w:id="1875" w:author="James, Christin (DCYF)" w:date="2026-07-01T15:09:00Z" w16du:dateUtc="2026-07-01T22:09:00Z">
                          <w:rPr>
                            <w:sz w:val="14"/>
                            <w:szCs w:val="14"/>
                          </w:rPr>
                        </w:rPrChange>
                      </w:rPr>
                      <w:t>21</w:t>
                    </w:r>
                  </w:ins>
                </w:p>
              </w:tc>
            </w:tr>
            <w:tr w:rsidR="009E06BF" w:rsidRPr="00971ACE" w14:paraId="7DEF8271" w14:textId="77777777" w:rsidTr="70006B5F">
              <w:trPr>
                <w:ins w:id="1876" w:author="James, Christin (DCYF)" w:date="2026-07-01T15:03:00Z"/>
              </w:trPr>
              <w:tc>
                <w:tcPr>
                  <w:tcW w:w="366" w:type="dxa"/>
                </w:tcPr>
                <w:p w14:paraId="72280BE8" w14:textId="77777777" w:rsidR="009E06BF" w:rsidRPr="00971ACE" w:rsidRDefault="009E06BF">
                  <w:pPr>
                    <w:rPr>
                      <w:ins w:id="1877" w:author="James, Christin (DCYF)" w:date="2026-07-01T15:03:00Z" w16du:dateUtc="2026-07-01T22:03:00Z"/>
                      <w:sz w:val="16"/>
                      <w:szCs w:val="16"/>
                      <w:rPrChange w:id="1878" w:author="James, Christin (DCYF)" w:date="2026-07-01T15:09:00Z" w16du:dateUtc="2026-07-01T22:09:00Z">
                        <w:rPr>
                          <w:ins w:id="1879" w:author="James, Christin (DCYF)" w:date="2026-07-01T15:03:00Z" w16du:dateUtc="2026-07-01T22:03:00Z"/>
                          <w:sz w:val="14"/>
                          <w:szCs w:val="14"/>
                        </w:rPr>
                      </w:rPrChange>
                    </w:rPr>
                  </w:pPr>
                  <w:ins w:id="1880" w:author="James, Christin (DCYF)" w:date="2026-07-01T15:03:00Z" w16du:dateUtc="2026-07-01T22:03:00Z">
                    <w:r w:rsidRPr="00971ACE">
                      <w:rPr>
                        <w:sz w:val="16"/>
                        <w:szCs w:val="16"/>
                        <w:rPrChange w:id="1881" w:author="James, Christin (DCYF)" w:date="2026-07-01T15:09:00Z" w16du:dateUtc="2026-07-01T22:09:00Z">
                          <w:rPr>
                            <w:sz w:val="14"/>
                            <w:szCs w:val="14"/>
                          </w:rPr>
                        </w:rPrChange>
                      </w:rPr>
                      <w:t>22</w:t>
                    </w:r>
                  </w:ins>
                </w:p>
              </w:tc>
              <w:tc>
                <w:tcPr>
                  <w:tcW w:w="366" w:type="dxa"/>
                </w:tcPr>
                <w:p w14:paraId="055DB40D" w14:textId="77777777" w:rsidR="009E06BF" w:rsidRPr="00971ACE" w:rsidRDefault="009E06BF">
                  <w:pPr>
                    <w:rPr>
                      <w:ins w:id="1882" w:author="James, Christin (DCYF)" w:date="2026-07-01T15:03:00Z" w16du:dateUtc="2026-07-01T22:03:00Z"/>
                      <w:sz w:val="16"/>
                      <w:szCs w:val="16"/>
                      <w:rPrChange w:id="1883" w:author="James, Christin (DCYF)" w:date="2026-07-01T15:09:00Z" w16du:dateUtc="2026-07-01T22:09:00Z">
                        <w:rPr>
                          <w:ins w:id="1884" w:author="James, Christin (DCYF)" w:date="2026-07-01T15:03:00Z" w16du:dateUtc="2026-07-01T22:03:00Z"/>
                          <w:sz w:val="14"/>
                          <w:szCs w:val="14"/>
                        </w:rPr>
                      </w:rPrChange>
                    </w:rPr>
                  </w:pPr>
                  <w:ins w:id="1885" w:author="James, Christin (DCYF)" w:date="2026-07-01T15:03:00Z" w16du:dateUtc="2026-07-01T22:03:00Z">
                    <w:r w:rsidRPr="00971ACE">
                      <w:rPr>
                        <w:sz w:val="16"/>
                        <w:szCs w:val="16"/>
                        <w:rPrChange w:id="1886" w:author="James, Christin (DCYF)" w:date="2026-07-01T15:09:00Z" w16du:dateUtc="2026-07-01T22:09:00Z">
                          <w:rPr>
                            <w:sz w:val="14"/>
                            <w:szCs w:val="14"/>
                          </w:rPr>
                        </w:rPrChange>
                      </w:rPr>
                      <w:t>23</w:t>
                    </w:r>
                  </w:ins>
                </w:p>
              </w:tc>
              <w:tc>
                <w:tcPr>
                  <w:tcW w:w="366" w:type="dxa"/>
                </w:tcPr>
                <w:p w14:paraId="76D1186F" w14:textId="77777777" w:rsidR="009E06BF" w:rsidRPr="00971ACE" w:rsidRDefault="009E06BF">
                  <w:pPr>
                    <w:rPr>
                      <w:ins w:id="1887" w:author="James, Christin (DCYF)" w:date="2026-07-01T15:03:00Z" w16du:dateUtc="2026-07-01T22:03:00Z"/>
                      <w:sz w:val="16"/>
                      <w:szCs w:val="16"/>
                      <w:rPrChange w:id="1888" w:author="James, Christin (DCYF)" w:date="2026-07-01T15:09:00Z" w16du:dateUtc="2026-07-01T22:09:00Z">
                        <w:rPr>
                          <w:ins w:id="1889" w:author="James, Christin (DCYF)" w:date="2026-07-01T15:03:00Z" w16du:dateUtc="2026-07-01T22:03:00Z"/>
                          <w:sz w:val="14"/>
                          <w:szCs w:val="14"/>
                        </w:rPr>
                      </w:rPrChange>
                    </w:rPr>
                  </w:pPr>
                  <w:ins w:id="1890" w:author="James, Christin (DCYF)" w:date="2026-07-01T15:03:00Z" w16du:dateUtc="2026-07-01T22:03:00Z">
                    <w:r w:rsidRPr="00971ACE">
                      <w:rPr>
                        <w:sz w:val="16"/>
                        <w:szCs w:val="16"/>
                        <w:rPrChange w:id="1891" w:author="James, Christin (DCYF)" w:date="2026-07-01T15:09:00Z" w16du:dateUtc="2026-07-01T22:09:00Z">
                          <w:rPr>
                            <w:sz w:val="14"/>
                            <w:szCs w:val="14"/>
                          </w:rPr>
                        </w:rPrChange>
                      </w:rPr>
                      <w:t>24</w:t>
                    </w:r>
                  </w:ins>
                </w:p>
              </w:tc>
              <w:tc>
                <w:tcPr>
                  <w:tcW w:w="366" w:type="dxa"/>
                </w:tcPr>
                <w:p w14:paraId="4EA33FA0" w14:textId="77777777" w:rsidR="009E06BF" w:rsidRPr="00971ACE" w:rsidRDefault="009E06BF">
                  <w:pPr>
                    <w:rPr>
                      <w:ins w:id="1892" w:author="James, Christin (DCYF)" w:date="2026-07-01T15:03:00Z" w16du:dateUtc="2026-07-01T22:03:00Z"/>
                      <w:sz w:val="16"/>
                      <w:szCs w:val="16"/>
                      <w:rPrChange w:id="1893" w:author="James, Christin (DCYF)" w:date="2026-07-01T15:09:00Z" w16du:dateUtc="2026-07-01T22:09:00Z">
                        <w:rPr>
                          <w:ins w:id="1894" w:author="James, Christin (DCYF)" w:date="2026-07-01T15:03:00Z" w16du:dateUtc="2026-07-01T22:03:00Z"/>
                          <w:sz w:val="14"/>
                          <w:szCs w:val="14"/>
                        </w:rPr>
                      </w:rPrChange>
                    </w:rPr>
                  </w:pPr>
                  <w:ins w:id="1895" w:author="James, Christin (DCYF)" w:date="2026-07-01T15:03:00Z" w16du:dateUtc="2026-07-01T22:03:00Z">
                    <w:r w:rsidRPr="00971ACE">
                      <w:rPr>
                        <w:sz w:val="16"/>
                        <w:szCs w:val="16"/>
                        <w:rPrChange w:id="1896" w:author="James, Christin (DCYF)" w:date="2026-07-01T15:09:00Z" w16du:dateUtc="2026-07-01T22:09:00Z">
                          <w:rPr>
                            <w:sz w:val="14"/>
                            <w:szCs w:val="14"/>
                          </w:rPr>
                        </w:rPrChange>
                      </w:rPr>
                      <w:t>25</w:t>
                    </w:r>
                  </w:ins>
                </w:p>
              </w:tc>
              <w:tc>
                <w:tcPr>
                  <w:tcW w:w="366" w:type="dxa"/>
                </w:tcPr>
                <w:p w14:paraId="67CCCD24" w14:textId="77777777" w:rsidR="009E06BF" w:rsidRPr="00971ACE" w:rsidRDefault="009E06BF">
                  <w:pPr>
                    <w:rPr>
                      <w:ins w:id="1897" w:author="James, Christin (DCYF)" w:date="2026-07-01T15:03:00Z" w16du:dateUtc="2026-07-01T22:03:00Z"/>
                      <w:sz w:val="16"/>
                      <w:szCs w:val="16"/>
                      <w:rPrChange w:id="1898" w:author="James, Christin (DCYF)" w:date="2026-07-01T15:09:00Z" w16du:dateUtc="2026-07-01T22:09:00Z">
                        <w:rPr>
                          <w:ins w:id="1899" w:author="James, Christin (DCYF)" w:date="2026-07-01T15:03:00Z" w16du:dateUtc="2026-07-01T22:03:00Z"/>
                          <w:sz w:val="14"/>
                          <w:szCs w:val="14"/>
                        </w:rPr>
                      </w:rPrChange>
                    </w:rPr>
                  </w:pPr>
                  <w:ins w:id="1900" w:author="James, Christin (DCYF)" w:date="2026-07-01T15:03:00Z" w16du:dateUtc="2026-07-01T22:03:00Z">
                    <w:r w:rsidRPr="00971ACE">
                      <w:rPr>
                        <w:sz w:val="16"/>
                        <w:szCs w:val="16"/>
                        <w:rPrChange w:id="1901" w:author="James, Christin (DCYF)" w:date="2026-07-01T15:09:00Z" w16du:dateUtc="2026-07-01T22:09:00Z">
                          <w:rPr>
                            <w:sz w:val="14"/>
                            <w:szCs w:val="14"/>
                          </w:rPr>
                        </w:rPrChange>
                      </w:rPr>
                      <w:t>26</w:t>
                    </w:r>
                  </w:ins>
                </w:p>
              </w:tc>
              <w:tc>
                <w:tcPr>
                  <w:tcW w:w="366" w:type="dxa"/>
                </w:tcPr>
                <w:p w14:paraId="36E6CD1F" w14:textId="636C5E20" w:rsidR="009E06BF" w:rsidRPr="00971ACE" w:rsidRDefault="5D189078">
                  <w:pPr>
                    <w:rPr>
                      <w:ins w:id="1902" w:author="James, Christin (DCYF)" w:date="2026-07-01T15:03:00Z" w16du:dateUtc="2026-07-01T22:03:00Z"/>
                      <w:sz w:val="16"/>
                      <w:szCs w:val="16"/>
                      <w:rPrChange w:id="1903" w:author="James, Christin (DCYF)" w:date="2026-07-01T15:09:00Z" w16du:dateUtc="2026-07-01T22:09:00Z">
                        <w:rPr>
                          <w:ins w:id="1904" w:author="James, Christin (DCYF)" w:date="2026-07-01T15:03:00Z" w16du:dateUtc="2026-07-01T22:03:00Z"/>
                          <w:sz w:val="14"/>
                          <w:szCs w:val="14"/>
                        </w:rPr>
                      </w:rPrChange>
                    </w:rPr>
                  </w:pPr>
                  <w:ins w:id="1905" w:author="Ramynke, Jason (DCYF)" w:date="2026-07-07T18:38:00Z" w16du:dateUtc="2026-07-07T18:38:37Z">
                    <w:r w:rsidRPr="70006B5F">
                      <w:rPr>
                        <w:sz w:val="16"/>
                        <w:szCs w:val="16"/>
                      </w:rPr>
                      <w:t>27</w:t>
                    </w:r>
                  </w:ins>
                </w:p>
              </w:tc>
              <w:tc>
                <w:tcPr>
                  <w:tcW w:w="366" w:type="dxa"/>
                </w:tcPr>
                <w:p w14:paraId="4F57FF71" w14:textId="1CDE5E5B" w:rsidR="009E06BF" w:rsidRPr="00971ACE" w:rsidRDefault="5D189078">
                  <w:pPr>
                    <w:rPr>
                      <w:ins w:id="1906" w:author="James, Christin (DCYF)" w:date="2026-07-01T15:03:00Z" w16du:dateUtc="2026-07-01T22:03:00Z"/>
                      <w:sz w:val="16"/>
                      <w:szCs w:val="16"/>
                      <w:rPrChange w:id="1907" w:author="James, Christin (DCYF)" w:date="2026-07-01T15:09:00Z" w16du:dateUtc="2026-07-01T22:09:00Z">
                        <w:rPr>
                          <w:ins w:id="1908" w:author="James, Christin (DCYF)" w:date="2026-07-01T15:03:00Z" w16du:dateUtc="2026-07-01T22:03:00Z"/>
                          <w:sz w:val="14"/>
                          <w:szCs w:val="14"/>
                        </w:rPr>
                      </w:rPrChange>
                    </w:rPr>
                  </w:pPr>
                  <w:ins w:id="1909" w:author="Ramynke, Jason (DCYF)" w:date="2026-07-07T18:38:00Z" w16du:dateUtc="2026-07-07T18:38:41Z">
                    <w:r w:rsidRPr="70006B5F">
                      <w:rPr>
                        <w:sz w:val="16"/>
                        <w:szCs w:val="16"/>
                      </w:rPr>
                      <w:t>28</w:t>
                    </w:r>
                  </w:ins>
                </w:p>
              </w:tc>
            </w:tr>
            <w:tr w:rsidR="009E06BF" w:rsidRPr="00971ACE" w14:paraId="6338F044" w14:textId="77777777" w:rsidTr="70006B5F">
              <w:trPr>
                <w:ins w:id="1910" w:author="James, Christin (DCYF)" w:date="2026-07-01T15:03:00Z"/>
              </w:trPr>
              <w:tc>
                <w:tcPr>
                  <w:tcW w:w="366" w:type="dxa"/>
                </w:tcPr>
                <w:p w14:paraId="686C1492" w14:textId="77777777" w:rsidR="009E06BF" w:rsidRPr="00971ACE" w:rsidRDefault="009E06BF">
                  <w:pPr>
                    <w:rPr>
                      <w:ins w:id="1911" w:author="James, Christin (DCYF)" w:date="2026-07-01T15:03:00Z" w16du:dateUtc="2026-07-01T22:03:00Z"/>
                      <w:sz w:val="16"/>
                      <w:szCs w:val="16"/>
                      <w:rPrChange w:id="1912" w:author="James, Christin (DCYF)" w:date="2026-07-01T15:09:00Z" w16du:dateUtc="2026-07-01T22:09:00Z">
                        <w:rPr>
                          <w:ins w:id="1913" w:author="James, Christin (DCYF)" w:date="2026-07-01T15:03:00Z" w16du:dateUtc="2026-07-01T22:03:00Z"/>
                          <w:sz w:val="14"/>
                          <w:szCs w:val="14"/>
                        </w:rPr>
                      </w:rPrChange>
                    </w:rPr>
                  </w:pPr>
                  <w:ins w:id="1914" w:author="James, Christin (DCYF)" w:date="2026-07-01T15:03:00Z" w16du:dateUtc="2026-07-01T22:03:00Z">
                    <w:r w:rsidRPr="00971ACE">
                      <w:rPr>
                        <w:sz w:val="16"/>
                        <w:szCs w:val="16"/>
                        <w:rPrChange w:id="1915" w:author="James, Christin (DCYF)" w:date="2026-07-01T15:09:00Z" w16du:dateUtc="2026-07-01T22:09:00Z">
                          <w:rPr>
                            <w:sz w:val="14"/>
                            <w:szCs w:val="14"/>
                          </w:rPr>
                        </w:rPrChange>
                      </w:rPr>
                      <w:t>29</w:t>
                    </w:r>
                  </w:ins>
                </w:p>
              </w:tc>
              <w:tc>
                <w:tcPr>
                  <w:tcW w:w="366" w:type="dxa"/>
                </w:tcPr>
                <w:p w14:paraId="155E180F" w14:textId="77777777" w:rsidR="009E06BF" w:rsidRPr="00971ACE" w:rsidRDefault="009E06BF">
                  <w:pPr>
                    <w:rPr>
                      <w:ins w:id="1916" w:author="James, Christin (DCYF)" w:date="2026-07-01T15:03:00Z" w16du:dateUtc="2026-07-01T22:03:00Z"/>
                      <w:sz w:val="16"/>
                      <w:szCs w:val="16"/>
                      <w:rPrChange w:id="1917" w:author="James, Christin (DCYF)" w:date="2026-07-01T15:09:00Z" w16du:dateUtc="2026-07-01T22:09:00Z">
                        <w:rPr>
                          <w:ins w:id="1918" w:author="James, Christin (DCYF)" w:date="2026-07-01T15:03:00Z" w16du:dateUtc="2026-07-01T22:03:00Z"/>
                          <w:sz w:val="14"/>
                          <w:szCs w:val="14"/>
                        </w:rPr>
                      </w:rPrChange>
                    </w:rPr>
                  </w:pPr>
                  <w:ins w:id="1919" w:author="James, Christin (DCYF)" w:date="2026-07-01T15:03:00Z" w16du:dateUtc="2026-07-01T22:03:00Z">
                    <w:r w:rsidRPr="00971ACE">
                      <w:rPr>
                        <w:sz w:val="16"/>
                        <w:szCs w:val="16"/>
                        <w:rPrChange w:id="1920" w:author="James, Christin (DCYF)" w:date="2026-07-01T15:09:00Z" w16du:dateUtc="2026-07-01T22:09:00Z">
                          <w:rPr>
                            <w:sz w:val="14"/>
                            <w:szCs w:val="14"/>
                          </w:rPr>
                        </w:rPrChange>
                      </w:rPr>
                      <w:t>30</w:t>
                    </w:r>
                  </w:ins>
                </w:p>
              </w:tc>
              <w:tc>
                <w:tcPr>
                  <w:tcW w:w="366" w:type="dxa"/>
                </w:tcPr>
                <w:p w14:paraId="55CDA3F5" w14:textId="77777777" w:rsidR="009E06BF" w:rsidRPr="00971ACE" w:rsidRDefault="009E06BF">
                  <w:pPr>
                    <w:rPr>
                      <w:ins w:id="1921" w:author="James, Christin (DCYF)" w:date="2026-07-01T15:03:00Z" w16du:dateUtc="2026-07-01T22:03:00Z"/>
                      <w:sz w:val="16"/>
                      <w:szCs w:val="16"/>
                      <w:rPrChange w:id="1922" w:author="James, Christin (DCYF)" w:date="2026-07-01T15:09:00Z" w16du:dateUtc="2026-07-01T22:09:00Z">
                        <w:rPr>
                          <w:ins w:id="1923" w:author="James, Christin (DCYF)" w:date="2026-07-01T15:03:00Z" w16du:dateUtc="2026-07-01T22:03:00Z"/>
                          <w:sz w:val="14"/>
                          <w:szCs w:val="14"/>
                        </w:rPr>
                      </w:rPrChange>
                    </w:rPr>
                  </w:pPr>
                  <w:ins w:id="1924" w:author="James, Christin (DCYF)" w:date="2026-07-01T15:03:00Z" w16du:dateUtc="2026-07-01T22:03:00Z">
                    <w:r w:rsidRPr="00971ACE">
                      <w:rPr>
                        <w:sz w:val="16"/>
                        <w:szCs w:val="16"/>
                        <w:rPrChange w:id="1925" w:author="James, Christin (DCYF)" w:date="2026-07-01T15:09:00Z" w16du:dateUtc="2026-07-01T22:09:00Z">
                          <w:rPr>
                            <w:sz w:val="14"/>
                            <w:szCs w:val="14"/>
                          </w:rPr>
                        </w:rPrChange>
                      </w:rPr>
                      <w:t>31</w:t>
                    </w:r>
                  </w:ins>
                </w:p>
              </w:tc>
              <w:tc>
                <w:tcPr>
                  <w:tcW w:w="366" w:type="dxa"/>
                </w:tcPr>
                <w:p w14:paraId="4D17C3CC" w14:textId="77777777" w:rsidR="009E06BF" w:rsidRPr="00971ACE" w:rsidRDefault="009E06BF">
                  <w:pPr>
                    <w:rPr>
                      <w:ins w:id="1926" w:author="James, Christin (DCYF)" w:date="2026-07-01T15:03:00Z" w16du:dateUtc="2026-07-01T22:03:00Z"/>
                      <w:sz w:val="16"/>
                      <w:szCs w:val="16"/>
                      <w:rPrChange w:id="1927" w:author="James, Christin (DCYF)" w:date="2026-07-01T15:09:00Z" w16du:dateUtc="2026-07-01T22:09:00Z">
                        <w:rPr>
                          <w:ins w:id="1928" w:author="James, Christin (DCYF)" w:date="2026-07-01T15:03:00Z" w16du:dateUtc="2026-07-01T22:03:00Z"/>
                          <w:sz w:val="14"/>
                          <w:szCs w:val="14"/>
                        </w:rPr>
                      </w:rPrChange>
                    </w:rPr>
                  </w:pPr>
                </w:p>
              </w:tc>
              <w:tc>
                <w:tcPr>
                  <w:tcW w:w="366" w:type="dxa"/>
                </w:tcPr>
                <w:p w14:paraId="23BF4220" w14:textId="77777777" w:rsidR="009E06BF" w:rsidRPr="00971ACE" w:rsidRDefault="009E06BF">
                  <w:pPr>
                    <w:rPr>
                      <w:ins w:id="1929" w:author="James, Christin (DCYF)" w:date="2026-07-01T15:03:00Z" w16du:dateUtc="2026-07-01T22:03:00Z"/>
                      <w:sz w:val="16"/>
                      <w:szCs w:val="16"/>
                      <w:rPrChange w:id="1930" w:author="James, Christin (DCYF)" w:date="2026-07-01T15:09:00Z" w16du:dateUtc="2026-07-01T22:09:00Z">
                        <w:rPr>
                          <w:ins w:id="1931" w:author="James, Christin (DCYF)" w:date="2026-07-01T15:03:00Z" w16du:dateUtc="2026-07-01T22:03:00Z"/>
                          <w:sz w:val="14"/>
                          <w:szCs w:val="14"/>
                        </w:rPr>
                      </w:rPrChange>
                    </w:rPr>
                  </w:pPr>
                </w:p>
              </w:tc>
              <w:tc>
                <w:tcPr>
                  <w:tcW w:w="366" w:type="dxa"/>
                </w:tcPr>
                <w:p w14:paraId="7B58975E" w14:textId="77777777" w:rsidR="009E06BF" w:rsidRPr="00971ACE" w:rsidRDefault="009E06BF">
                  <w:pPr>
                    <w:rPr>
                      <w:ins w:id="1932" w:author="James, Christin (DCYF)" w:date="2026-07-01T15:03:00Z" w16du:dateUtc="2026-07-01T22:03:00Z"/>
                      <w:sz w:val="16"/>
                      <w:szCs w:val="16"/>
                      <w:rPrChange w:id="1933" w:author="James, Christin (DCYF)" w:date="2026-07-01T15:09:00Z" w16du:dateUtc="2026-07-01T22:09:00Z">
                        <w:rPr>
                          <w:ins w:id="1934" w:author="James, Christin (DCYF)" w:date="2026-07-01T15:03:00Z" w16du:dateUtc="2026-07-01T22:03:00Z"/>
                          <w:sz w:val="14"/>
                          <w:szCs w:val="14"/>
                        </w:rPr>
                      </w:rPrChange>
                    </w:rPr>
                  </w:pPr>
                </w:p>
              </w:tc>
              <w:tc>
                <w:tcPr>
                  <w:tcW w:w="366" w:type="dxa"/>
                </w:tcPr>
                <w:p w14:paraId="10B3F7DF" w14:textId="77777777" w:rsidR="009E06BF" w:rsidRPr="00971ACE" w:rsidRDefault="009E06BF">
                  <w:pPr>
                    <w:rPr>
                      <w:ins w:id="1935" w:author="James, Christin (DCYF)" w:date="2026-07-01T15:03:00Z" w16du:dateUtc="2026-07-01T22:03:00Z"/>
                      <w:sz w:val="16"/>
                      <w:szCs w:val="16"/>
                      <w:rPrChange w:id="1936" w:author="James, Christin (DCYF)" w:date="2026-07-01T15:09:00Z" w16du:dateUtc="2026-07-01T22:09:00Z">
                        <w:rPr>
                          <w:ins w:id="1937" w:author="James, Christin (DCYF)" w:date="2026-07-01T15:03:00Z" w16du:dateUtc="2026-07-01T22:03:00Z"/>
                          <w:sz w:val="14"/>
                          <w:szCs w:val="14"/>
                        </w:rPr>
                      </w:rPrChange>
                    </w:rPr>
                  </w:pPr>
                </w:p>
              </w:tc>
            </w:tr>
          </w:tbl>
          <w:p w14:paraId="1A663AC5" w14:textId="77777777" w:rsidR="009E06BF" w:rsidRPr="009E06BF" w:rsidRDefault="009E06BF">
            <w:pPr>
              <w:pStyle w:val="NormalWeb"/>
              <w:rPr>
                <w:ins w:id="1938" w:author="James, Christin (DCYF)" w:date="2026-07-01T15:03:00Z" w16du:dateUtc="2026-07-01T22:03:00Z"/>
                <w:rFonts w:ascii="Calibri" w:hAnsi="Calibri" w:cs="Calibri"/>
                <w:sz w:val="18"/>
                <w:szCs w:val="18"/>
                <w:rPrChange w:id="1939" w:author="James, Christin (DCYF)" w:date="2026-07-01T15:03:00Z" w16du:dateUtc="2026-07-01T22:03:00Z">
                  <w:rPr>
                    <w:ins w:id="1940" w:author="James, Christin (DCYF)" w:date="2026-07-01T15:03:00Z" w16du:dateUtc="2026-07-01T22:03:00Z"/>
                    <w:rFonts w:ascii="Calibri" w:hAnsi="Calibri" w:cs="Calibri"/>
                  </w:rPr>
                </w:rPrChange>
              </w:rPr>
            </w:pPr>
          </w:p>
        </w:tc>
      </w:tr>
      <w:tr w:rsidR="009E06BF" w:rsidRPr="009E06BF" w14:paraId="540FA08A" w14:textId="77777777" w:rsidTr="23F26365">
        <w:trPr>
          <w:gridAfter w:val="2"/>
          <w:wAfter w:w="19" w:type="dxa"/>
          <w:ins w:id="1941" w:author="James, Christin (DCYF)" w:date="2026-07-01T15:03:00Z"/>
          <w:trPrChange w:id="1942" w:author="Ramynke, Jason (DCYF)" w:date="2026-07-07T18:40:00Z" w16du:dateUtc="2026-07-01T22:04:00Z">
            <w:trPr>
              <w:gridBefore w:val="1"/>
              <w:gridAfter w:val="2"/>
            </w:trPr>
          </w:trPrChange>
        </w:trPr>
        <w:tc>
          <w:tcPr>
            <w:tcW w:w="1440" w:type="dxa"/>
            <w:tcPrChange w:id="1943" w:author="Ramynke, Jason (DCYF)" w:date="2026-07-07T18:40:00Z" w16du:dateUtc="2026-07-01T22:04:00Z">
              <w:tcPr>
                <w:tcW w:w="1785" w:type="dxa"/>
              </w:tcPr>
            </w:tcPrChange>
          </w:tcPr>
          <w:p w14:paraId="38D960AF" w14:textId="77777777" w:rsidR="009E06BF" w:rsidRPr="009E06BF" w:rsidRDefault="009E06BF">
            <w:pPr>
              <w:contextualSpacing/>
              <w:rPr>
                <w:ins w:id="1944" w:author="James, Christin (DCYF)" w:date="2026-07-01T15:03:00Z" w16du:dateUtc="2026-07-01T22:03:00Z"/>
                <w:rFonts w:cs="Calibri"/>
                <w:sz w:val="18"/>
                <w:szCs w:val="18"/>
                <w:rPrChange w:id="1945" w:author="James, Christin (DCYF)" w:date="2026-07-01T15:03:00Z" w16du:dateUtc="2026-07-01T22:03:00Z">
                  <w:rPr>
                    <w:ins w:id="1946" w:author="James, Christin (DCYF)" w:date="2026-07-01T15:03:00Z" w16du:dateUtc="2026-07-01T22:03:00Z"/>
                    <w:rFonts w:cs="Calibri"/>
                  </w:rPr>
                </w:rPrChange>
              </w:rPr>
            </w:pPr>
            <w:ins w:id="1947" w:author="James, Christin (DCYF)" w:date="2026-07-01T15:03:00Z" w16du:dateUtc="2026-07-01T22:03:00Z">
              <w:r w:rsidRPr="009E06BF">
                <w:rPr>
                  <w:rFonts w:cs="Calibri"/>
                  <w:sz w:val="18"/>
                  <w:szCs w:val="18"/>
                  <w:rPrChange w:id="1948" w:author="James, Christin (DCYF)" w:date="2026-07-01T15:03:00Z" w16du:dateUtc="2026-07-01T22:03:00Z">
                    <w:rPr>
                      <w:rFonts w:cs="Calibri"/>
                    </w:rPr>
                  </w:rPrChange>
                </w:rPr>
                <w:lastRenderedPageBreak/>
                <w:t>23 full day units</w:t>
              </w:r>
            </w:ins>
          </w:p>
        </w:tc>
        <w:tc>
          <w:tcPr>
            <w:tcW w:w="1725" w:type="dxa"/>
            <w:tcPrChange w:id="1949" w:author="Ramynke, Jason (DCYF)" w:date="2026-07-07T18:40:00Z" w16du:dateUtc="2026-07-01T22:04:00Z">
              <w:tcPr>
                <w:tcW w:w="2192" w:type="dxa"/>
              </w:tcPr>
            </w:tcPrChange>
          </w:tcPr>
          <w:p w14:paraId="065EE8ED" w14:textId="77777777" w:rsidR="009E06BF" w:rsidRPr="009E06BF" w:rsidRDefault="009E06BF">
            <w:pPr>
              <w:contextualSpacing/>
              <w:rPr>
                <w:ins w:id="1950" w:author="James, Christin (DCYF)" w:date="2026-07-01T15:03:00Z" w16du:dateUtc="2026-07-01T22:03:00Z"/>
                <w:rFonts w:cs="Calibri"/>
                <w:sz w:val="18"/>
                <w:szCs w:val="18"/>
                <w:rPrChange w:id="1951" w:author="James, Christin (DCYF)" w:date="2026-07-01T15:03:00Z" w16du:dateUtc="2026-07-01T22:03:00Z">
                  <w:rPr>
                    <w:ins w:id="1952" w:author="James, Christin (DCYF)" w:date="2026-07-01T15:03:00Z" w16du:dateUtc="2026-07-01T22:03:00Z"/>
                    <w:rFonts w:cs="Calibri"/>
                  </w:rPr>
                </w:rPrChange>
              </w:rPr>
            </w:pPr>
            <w:ins w:id="1953" w:author="James, Christin (DCYF)" w:date="2026-07-01T15:03:00Z" w16du:dateUtc="2026-07-01T22:03:00Z">
              <w:r w:rsidRPr="009E06BF">
                <w:rPr>
                  <w:rFonts w:cs="Calibri"/>
                  <w:sz w:val="18"/>
                  <w:szCs w:val="18"/>
                  <w:rPrChange w:id="1954" w:author="James, Christin (DCYF)" w:date="2026-07-01T15:03:00Z" w16du:dateUtc="2026-07-01T22:03:00Z">
                    <w:rPr>
                      <w:rFonts w:cs="Calibri"/>
                    </w:rPr>
                  </w:rPrChange>
                </w:rPr>
                <w:t>Monday through Friday: 5 hours each day.</w:t>
              </w:r>
            </w:ins>
          </w:p>
        </w:tc>
        <w:tc>
          <w:tcPr>
            <w:tcW w:w="1470" w:type="dxa"/>
            <w:tcPrChange w:id="1955" w:author="Ramynke, Jason (DCYF)" w:date="2026-07-07T18:40:00Z" w16du:dateUtc="2026-07-01T22:04:00Z">
              <w:tcPr>
                <w:tcW w:w="1861" w:type="dxa"/>
              </w:tcPr>
            </w:tcPrChange>
          </w:tcPr>
          <w:p w14:paraId="021A8D4A" w14:textId="77777777" w:rsidR="009E06BF" w:rsidRPr="009E06BF" w:rsidRDefault="009E06BF">
            <w:pPr>
              <w:contextualSpacing/>
              <w:rPr>
                <w:ins w:id="1956" w:author="James, Christin (DCYF)" w:date="2026-07-01T15:03:00Z" w16du:dateUtc="2026-07-01T22:03:00Z"/>
                <w:rFonts w:cs="Calibri"/>
                <w:sz w:val="18"/>
                <w:szCs w:val="18"/>
                <w:rPrChange w:id="1957" w:author="James, Christin (DCYF)" w:date="2026-07-01T15:03:00Z" w16du:dateUtc="2026-07-01T22:03:00Z">
                  <w:rPr>
                    <w:ins w:id="1958" w:author="James, Christin (DCYF)" w:date="2026-07-01T15:03:00Z" w16du:dateUtc="2026-07-01T22:03:00Z"/>
                    <w:rFonts w:cs="Calibri"/>
                  </w:rPr>
                </w:rPrChange>
              </w:rPr>
            </w:pPr>
            <w:ins w:id="1959" w:author="James, Christin (DCYF)" w:date="2026-07-01T15:03:00Z" w16du:dateUtc="2026-07-01T22:03:00Z">
              <w:r w:rsidRPr="009E06BF">
                <w:rPr>
                  <w:rFonts w:cs="Calibri"/>
                  <w:sz w:val="18"/>
                  <w:szCs w:val="18"/>
                  <w:rPrChange w:id="1960" w:author="James, Christin (DCYF)" w:date="2026-07-01T15:03:00Z" w16du:dateUtc="2026-07-01T22:03:00Z">
                    <w:rPr>
                      <w:rFonts w:cs="Calibri"/>
                    </w:rPr>
                  </w:rPrChange>
                </w:rPr>
                <w:t xml:space="preserve">16 days of care, 5 hours each day. </w:t>
              </w:r>
            </w:ins>
          </w:p>
          <w:p w14:paraId="4FAB0468" w14:textId="77777777" w:rsidR="009E06BF" w:rsidRPr="009E06BF" w:rsidRDefault="009E06BF">
            <w:pPr>
              <w:contextualSpacing/>
              <w:rPr>
                <w:ins w:id="1961" w:author="James, Christin (DCYF)" w:date="2026-07-01T15:03:00Z" w16du:dateUtc="2026-07-01T22:03:00Z"/>
                <w:rFonts w:cs="Calibri"/>
                <w:sz w:val="18"/>
                <w:szCs w:val="18"/>
                <w:rPrChange w:id="1962" w:author="James, Christin (DCYF)" w:date="2026-07-01T15:03:00Z" w16du:dateUtc="2026-07-01T22:03:00Z">
                  <w:rPr>
                    <w:ins w:id="1963" w:author="James, Christin (DCYF)" w:date="2026-07-01T15:03:00Z" w16du:dateUtc="2026-07-01T22:03:00Z"/>
                    <w:rFonts w:cs="Calibri"/>
                  </w:rPr>
                </w:rPrChange>
              </w:rPr>
            </w:pPr>
            <w:ins w:id="1964" w:author="James, Christin (DCYF)" w:date="2026-07-01T15:03:00Z" w16du:dateUtc="2026-07-01T22:03:00Z">
              <w:r w:rsidRPr="009E06BF">
                <w:rPr>
                  <w:rFonts w:cs="Calibri"/>
                  <w:sz w:val="18"/>
                  <w:szCs w:val="18"/>
                  <w:rPrChange w:id="1965" w:author="James, Christin (DCYF)" w:date="2026-07-01T15:03:00Z" w16du:dateUtc="2026-07-01T22:03:00Z">
                    <w:rPr>
                      <w:rFonts w:cs="Calibri"/>
                    </w:rPr>
                  </w:rPrChange>
                </w:rPr>
                <w:t>Child care closed for two, ineligible days</w:t>
              </w:r>
            </w:ins>
          </w:p>
        </w:tc>
        <w:tc>
          <w:tcPr>
            <w:tcW w:w="1393" w:type="dxa"/>
            <w:tcPrChange w:id="1966" w:author="Ramynke, Jason (DCYF)" w:date="2026-07-07T18:40:00Z" w16du:dateUtc="2026-07-01T22:04:00Z">
              <w:tcPr>
                <w:tcW w:w="1155" w:type="dxa"/>
                <w:gridSpan w:val="2"/>
              </w:tcPr>
            </w:tcPrChange>
          </w:tcPr>
          <w:p w14:paraId="6ED4F048" w14:textId="22BA2737" w:rsidR="009E06BF" w:rsidRPr="00152692" w:rsidRDefault="000E6C0F">
            <w:pPr>
              <w:contextualSpacing/>
              <w:rPr>
                <w:ins w:id="1967" w:author="James, Christin (DCYF)" w:date="2026-07-01T15:03:00Z" w16du:dateUtc="2026-07-01T22:03:00Z"/>
                <w:rFonts w:cs="Calibri"/>
                <w:sz w:val="18"/>
                <w:szCs w:val="18"/>
                <w:rPrChange w:id="1968" w:author="James, Christin (DCYF)" w:date="2026-07-07T14:08:00Z" w16du:dateUtc="2026-07-07T21:08:00Z">
                  <w:rPr>
                    <w:ins w:id="1969" w:author="James, Christin (DCYF)" w:date="2026-07-01T15:03:00Z" w16du:dateUtc="2026-07-01T22:03:00Z"/>
                    <w:rFonts w:cs="Calibri"/>
                  </w:rPr>
                </w:rPrChange>
              </w:rPr>
            </w:pPr>
            <w:ins w:id="1970" w:author="James, Christin (DCYF)" w:date="2026-07-07T14:00:00Z" w16du:dateUtc="2026-07-07T21:00:00Z">
              <w:r w:rsidRPr="00152692">
                <w:rPr>
                  <w:rFonts w:eastAsia="Segoe UI" w:cs="Segoe UI"/>
                  <w:color w:val="242424"/>
                  <w:sz w:val="18"/>
                  <w:szCs w:val="18"/>
                  <w:rPrChange w:id="1971" w:author="James, Christin (DCYF)" w:date="2026-07-07T14:08:00Z" w16du:dateUtc="2026-07-07T21:08:00Z">
                    <w:rPr>
                      <w:rFonts w:ascii="Segoe UI" w:eastAsia="Segoe UI" w:hAnsi="Segoe UI" w:cs="Segoe UI"/>
                      <w:color w:val="242424"/>
                      <w:sz w:val="18"/>
                      <w:szCs w:val="18"/>
                    </w:rPr>
                  </w:rPrChange>
                </w:rPr>
                <w:t xml:space="preserve">Child attends 16 days or more, you may claim </w:t>
              </w:r>
              <w:r w:rsidRPr="00152692">
                <w:rPr>
                  <w:rFonts w:eastAsia="Segoe UI" w:cs="Segoe UI"/>
                  <w:b/>
                  <w:bCs/>
                  <w:color w:val="242424"/>
                  <w:sz w:val="18"/>
                  <w:szCs w:val="18"/>
                  <w:rPrChange w:id="1972" w:author="James, Christin (DCYF)" w:date="2026-07-07T14:08:00Z" w16du:dateUtc="2026-07-07T21:08:00Z">
                    <w:rPr>
                      <w:rFonts w:ascii="Segoe UI" w:eastAsia="Segoe UI" w:hAnsi="Segoe UI" w:cs="Segoe UI"/>
                      <w:b/>
                      <w:bCs/>
                      <w:color w:val="242424"/>
                      <w:sz w:val="18"/>
                      <w:szCs w:val="18"/>
                    </w:rPr>
                  </w:rPrChange>
                </w:rPr>
                <w:t>up to</w:t>
              </w:r>
              <w:r w:rsidRPr="00152692">
                <w:rPr>
                  <w:rFonts w:eastAsia="Segoe UI" w:cs="Segoe UI"/>
                  <w:color w:val="242424"/>
                  <w:sz w:val="18"/>
                  <w:szCs w:val="18"/>
                  <w:rPrChange w:id="1973" w:author="James, Christin (DCYF)" w:date="2026-07-07T14:08:00Z" w16du:dateUtc="2026-07-07T21:08:00Z">
                    <w:rPr>
                      <w:rFonts w:ascii="Segoe UI" w:eastAsia="Segoe UI" w:hAnsi="Segoe UI" w:cs="Segoe UI"/>
                      <w:color w:val="242424"/>
                      <w:sz w:val="18"/>
                      <w:szCs w:val="18"/>
                    </w:rPr>
                  </w:rPrChange>
                </w:rPr>
                <w:t xml:space="preserve"> the full number of eligible days</w:t>
              </w:r>
            </w:ins>
            <w:ins w:id="1974" w:author="James, Christin (DCYF)" w:date="2026-07-07T14:08:00Z" w16du:dateUtc="2026-07-07T21:08:00Z">
              <w:r w:rsidR="00152692" w:rsidRPr="00152692">
                <w:rPr>
                  <w:rFonts w:eastAsia="Segoe UI" w:cs="Segoe UI"/>
                  <w:color w:val="242424"/>
                  <w:sz w:val="18"/>
                  <w:szCs w:val="18"/>
                  <w:rPrChange w:id="1975" w:author="James, Christin (DCYF)" w:date="2026-07-07T14:08:00Z" w16du:dateUtc="2026-07-07T21:08:00Z">
                    <w:rPr>
                      <w:rFonts w:ascii="Segoe UI" w:eastAsia="Segoe UI" w:hAnsi="Segoe UI" w:cs="Segoe UI"/>
                      <w:color w:val="242424"/>
                      <w:sz w:val="18"/>
                      <w:szCs w:val="18"/>
                    </w:rPr>
                  </w:rPrChange>
                </w:rPr>
                <w:t>.</w:t>
              </w:r>
            </w:ins>
            <w:ins w:id="1976" w:author="James, Christin (DCYF)" w:date="2026-07-07T14:00:00Z" w16du:dateUtc="2026-07-07T21:00:00Z">
              <w:r w:rsidRPr="00152692">
                <w:rPr>
                  <w:rFonts w:eastAsia="Segoe UI" w:cs="Segoe UI"/>
                  <w:color w:val="242424"/>
                  <w:sz w:val="18"/>
                  <w:szCs w:val="18"/>
                  <w:rPrChange w:id="1977" w:author="James, Christin (DCYF)" w:date="2026-07-07T14:08:00Z" w16du:dateUtc="2026-07-07T21:08:00Z">
                    <w:rPr>
                      <w:rFonts w:ascii="Segoe UI" w:eastAsia="Segoe UI" w:hAnsi="Segoe UI" w:cs="Segoe UI"/>
                      <w:color w:val="242424"/>
                      <w:sz w:val="18"/>
                      <w:szCs w:val="18"/>
                    </w:rPr>
                  </w:rPrChange>
                </w:rPr>
                <w:t xml:space="preserve"> </w:t>
              </w:r>
              <w:r w:rsidRPr="00152692">
                <w:rPr>
                  <w:sz w:val="18"/>
                  <w:szCs w:val="18"/>
                </w:rPr>
                <w:t xml:space="preserve"> </w:t>
              </w:r>
            </w:ins>
          </w:p>
        </w:tc>
        <w:tc>
          <w:tcPr>
            <w:tcW w:w="2097" w:type="dxa"/>
            <w:tcPrChange w:id="1978" w:author="Ramynke, Jason (DCYF)" w:date="2026-07-07T18:40:00Z" w16du:dateUtc="2026-07-01T22:04:00Z">
              <w:tcPr>
                <w:tcW w:w="3787" w:type="dxa"/>
              </w:tcPr>
            </w:tcPrChange>
          </w:tcPr>
          <w:p w14:paraId="7A12FD94" w14:textId="77777777" w:rsidR="009E06BF" w:rsidRPr="009E06BF" w:rsidRDefault="009E06BF">
            <w:pPr>
              <w:contextualSpacing/>
              <w:rPr>
                <w:ins w:id="1979" w:author="James, Christin (DCYF)" w:date="2026-07-01T15:03:00Z" w16du:dateUtc="2026-07-01T22:03:00Z"/>
                <w:rFonts w:cs="Calibri"/>
                <w:sz w:val="18"/>
                <w:szCs w:val="18"/>
                <w:rPrChange w:id="1980" w:author="James, Christin (DCYF)" w:date="2026-07-01T15:03:00Z" w16du:dateUtc="2026-07-01T22:03:00Z">
                  <w:rPr>
                    <w:ins w:id="1981" w:author="James, Christin (DCYF)" w:date="2026-07-01T15:03:00Z" w16du:dateUtc="2026-07-01T22:03:00Z"/>
                    <w:rFonts w:cs="Calibri"/>
                  </w:rPr>
                </w:rPrChange>
              </w:rPr>
            </w:pPr>
            <w:ins w:id="1982" w:author="James, Christin (DCYF)" w:date="2026-07-01T15:03:00Z" w16du:dateUtc="2026-07-01T22:03:00Z">
              <w:r w:rsidRPr="009E06BF">
                <w:rPr>
                  <w:rFonts w:cs="Calibri"/>
                  <w:sz w:val="18"/>
                  <w:szCs w:val="18"/>
                  <w:rPrChange w:id="1983" w:author="James, Christin (DCYF)" w:date="2026-07-01T15:03:00Z" w16du:dateUtc="2026-07-01T22:03:00Z">
                    <w:rPr>
                      <w:rFonts w:cs="Calibri"/>
                    </w:rPr>
                  </w:rPrChange>
                </w:rPr>
                <w:t>20 full day units. There are 20 scheduled days in the month due to the 2 closure days.</w:t>
              </w:r>
            </w:ins>
          </w:p>
          <w:p w14:paraId="459707AF" w14:textId="77777777" w:rsidR="009E06BF" w:rsidRPr="009E06BF" w:rsidRDefault="009E06BF">
            <w:pPr>
              <w:contextualSpacing/>
              <w:rPr>
                <w:ins w:id="1984" w:author="James, Christin (DCYF)" w:date="2026-07-01T15:03:00Z" w16du:dateUtc="2026-07-01T22:03:00Z"/>
                <w:rFonts w:cs="Calibri"/>
                <w:sz w:val="18"/>
                <w:szCs w:val="18"/>
                <w:rPrChange w:id="1985" w:author="James, Christin (DCYF)" w:date="2026-07-01T15:03:00Z" w16du:dateUtc="2026-07-01T22:03:00Z">
                  <w:rPr>
                    <w:ins w:id="1986" w:author="James, Christin (DCYF)" w:date="2026-07-01T15:03:00Z" w16du:dateUtc="2026-07-01T22:03:00Z"/>
                    <w:rFonts w:cs="Calibri"/>
                  </w:rPr>
                </w:rPrChange>
              </w:rPr>
            </w:pPr>
            <w:ins w:id="1987" w:author="James, Christin (DCYF)" w:date="2026-07-01T15:03:00Z" w16du:dateUtc="2026-07-01T22:03:00Z">
              <w:r w:rsidRPr="009E06BF">
                <w:rPr>
                  <w:rFonts w:cs="Calibri"/>
                  <w:sz w:val="18"/>
                  <w:szCs w:val="18"/>
                  <w:rPrChange w:id="1988" w:author="James, Christin (DCYF)" w:date="2026-07-01T15:03:00Z" w16du:dateUtc="2026-07-01T22:03:00Z">
                    <w:rPr>
                      <w:rFonts w:cs="Calibri"/>
                    </w:rPr>
                  </w:rPrChange>
                </w:rPr>
                <w:t xml:space="preserve"> </w:t>
              </w:r>
            </w:ins>
          </w:p>
          <w:p w14:paraId="4E0E9439" w14:textId="77777777" w:rsidR="009E06BF" w:rsidRPr="009E06BF" w:rsidRDefault="009E06BF">
            <w:pPr>
              <w:contextualSpacing/>
              <w:rPr>
                <w:ins w:id="1989" w:author="James, Christin (DCYF)" w:date="2026-07-01T15:03:00Z" w16du:dateUtc="2026-07-01T22:03:00Z"/>
                <w:rFonts w:cs="Calibri"/>
                <w:sz w:val="18"/>
                <w:szCs w:val="18"/>
                <w:rPrChange w:id="1990" w:author="James, Christin (DCYF)" w:date="2026-07-01T15:03:00Z" w16du:dateUtc="2026-07-01T22:03:00Z">
                  <w:rPr>
                    <w:ins w:id="1991" w:author="James, Christin (DCYF)" w:date="2026-07-01T15:03:00Z" w16du:dateUtc="2026-07-01T22:03:00Z"/>
                    <w:rFonts w:cs="Calibri"/>
                  </w:rPr>
                </w:rPrChange>
              </w:rPr>
            </w:pPr>
            <w:ins w:id="1992" w:author="James, Christin (DCYF)" w:date="2026-07-01T15:03:00Z" w16du:dateUtc="2026-07-01T22:03:00Z">
              <w:r w:rsidRPr="009E06BF">
                <w:rPr>
                  <w:rFonts w:cs="Calibri"/>
                  <w:sz w:val="18"/>
                  <w:szCs w:val="18"/>
                  <w:rPrChange w:id="1993" w:author="James, Christin (DCYF)" w:date="2026-07-01T15:03:00Z" w16du:dateUtc="2026-07-01T22:03:00Z">
                    <w:rPr>
                      <w:rFonts w:cs="Calibri"/>
                    </w:rPr>
                  </w:rPrChange>
                </w:rPr>
                <w:t>Days attended: 16 full days</w:t>
              </w:r>
            </w:ins>
          </w:p>
          <w:p w14:paraId="20592BC5" w14:textId="77777777" w:rsidR="009E06BF" w:rsidRPr="009E06BF" w:rsidRDefault="009E06BF">
            <w:pPr>
              <w:contextualSpacing/>
              <w:rPr>
                <w:ins w:id="1994" w:author="James, Christin (DCYF)" w:date="2026-07-01T15:03:00Z" w16du:dateUtc="2026-07-01T22:03:00Z"/>
                <w:rFonts w:cs="Calibri"/>
                <w:sz w:val="18"/>
                <w:szCs w:val="18"/>
                <w:rPrChange w:id="1995" w:author="James, Christin (DCYF)" w:date="2026-07-01T15:03:00Z" w16du:dateUtc="2026-07-01T22:03:00Z">
                  <w:rPr>
                    <w:ins w:id="1996" w:author="James, Christin (DCYF)" w:date="2026-07-01T15:03:00Z" w16du:dateUtc="2026-07-01T22:03:00Z"/>
                    <w:rFonts w:cs="Calibri"/>
                  </w:rPr>
                </w:rPrChange>
              </w:rPr>
            </w:pPr>
            <w:ins w:id="1997" w:author="James, Christin (DCYF)" w:date="2026-07-01T15:03:00Z" w16du:dateUtc="2026-07-01T22:03:00Z">
              <w:r w:rsidRPr="009E06BF">
                <w:rPr>
                  <w:rFonts w:cs="Calibri"/>
                  <w:sz w:val="18"/>
                  <w:szCs w:val="18"/>
                  <w:rPrChange w:id="1998" w:author="James, Christin (DCYF)" w:date="2026-07-01T15:03:00Z" w16du:dateUtc="2026-07-01T22:03:00Z">
                    <w:rPr>
                      <w:rFonts w:cs="Calibri"/>
                    </w:rPr>
                  </w:rPrChange>
                </w:rPr>
                <w:t>Holidays: 0 days</w:t>
              </w:r>
            </w:ins>
          </w:p>
          <w:p w14:paraId="17F0EEF9" w14:textId="77777777" w:rsidR="009E06BF" w:rsidRPr="009E06BF" w:rsidRDefault="009E06BF">
            <w:pPr>
              <w:contextualSpacing/>
              <w:rPr>
                <w:ins w:id="1999" w:author="James, Christin (DCYF)" w:date="2026-07-01T15:03:00Z" w16du:dateUtc="2026-07-01T22:03:00Z"/>
                <w:rFonts w:cs="Calibri"/>
                <w:sz w:val="18"/>
                <w:szCs w:val="18"/>
                <w:rPrChange w:id="2000" w:author="James, Christin (DCYF)" w:date="2026-07-01T15:03:00Z" w16du:dateUtc="2026-07-01T22:03:00Z">
                  <w:rPr>
                    <w:ins w:id="2001" w:author="James, Christin (DCYF)" w:date="2026-07-01T15:03:00Z" w16du:dateUtc="2026-07-01T22:03:00Z"/>
                    <w:rFonts w:cs="Calibri"/>
                  </w:rPr>
                </w:rPrChange>
              </w:rPr>
            </w:pPr>
            <w:ins w:id="2002" w:author="James, Christin (DCYF)" w:date="2026-07-01T15:03:00Z" w16du:dateUtc="2026-07-01T22:03:00Z">
              <w:r w:rsidRPr="009E06BF">
                <w:rPr>
                  <w:rFonts w:cs="Calibri"/>
                  <w:sz w:val="18"/>
                  <w:szCs w:val="18"/>
                  <w:rPrChange w:id="2003" w:author="James, Christin (DCYF)" w:date="2026-07-01T15:03:00Z" w16du:dateUtc="2026-07-01T22:03:00Z">
                    <w:rPr>
                      <w:rFonts w:cs="Calibri"/>
                    </w:rPr>
                  </w:rPrChange>
                </w:rPr>
                <w:t>Professional training days: 0 days</w:t>
              </w:r>
            </w:ins>
          </w:p>
          <w:p w14:paraId="110C8819" w14:textId="77777777" w:rsidR="009E06BF" w:rsidRPr="009E06BF" w:rsidRDefault="009E06BF">
            <w:pPr>
              <w:contextualSpacing/>
              <w:rPr>
                <w:ins w:id="2004" w:author="James, Christin (DCYF)" w:date="2026-07-01T15:03:00Z" w16du:dateUtc="2026-07-01T22:03:00Z"/>
                <w:rFonts w:cs="Calibri"/>
                <w:sz w:val="18"/>
                <w:szCs w:val="18"/>
                <w:rPrChange w:id="2005" w:author="James, Christin (DCYF)" w:date="2026-07-01T15:03:00Z" w16du:dateUtc="2026-07-01T22:03:00Z">
                  <w:rPr>
                    <w:ins w:id="2006" w:author="James, Christin (DCYF)" w:date="2026-07-01T15:03:00Z" w16du:dateUtc="2026-07-01T22:03:00Z"/>
                    <w:rFonts w:cs="Calibri"/>
                  </w:rPr>
                </w:rPrChange>
              </w:rPr>
            </w:pPr>
            <w:ins w:id="2007" w:author="James, Christin (DCYF)" w:date="2026-07-01T15:03:00Z" w16du:dateUtc="2026-07-01T22:03:00Z">
              <w:r w:rsidRPr="009E06BF">
                <w:rPr>
                  <w:rFonts w:cs="Calibri"/>
                  <w:sz w:val="18"/>
                  <w:szCs w:val="18"/>
                  <w:rPrChange w:id="2008" w:author="James, Christin (DCYF)" w:date="2026-07-01T15:03:00Z" w16du:dateUtc="2026-07-01T22:03:00Z">
                    <w:rPr>
                      <w:rFonts w:cs="Calibri"/>
                    </w:rPr>
                  </w:rPrChange>
                </w:rPr>
                <w:t>Additional eligible days: 4 full days</w:t>
              </w:r>
            </w:ins>
          </w:p>
        </w:tc>
        <w:tc>
          <w:tcPr>
            <w:tcW w:w="3265" w:type="dxa"/>
            <w:gridSpan w:val="2"/>
            <w:tcPrChange w:id="2009" w:author="Ramynke, Jason (DCYF)" w:date="2026-07-07T18:40:00Z" w16du:dateUtc="2026-07-01T22:04:00Z">
              <w:tcPr>
                <w:tcW w:w="3260" w:type="dxa"/>
              </w:tcPr>
            </w:tcPrChange>
          </w:tcPr>
          <w:p w14:paraId="28CDDF0E" w14:textId="77777777" w:rsidR="009E06BF" w:rsidRPr="009E06BF" w:rsidRDefault="009E06BF">
            <w:pPr>
              <w:contextualSpacing/>
              <w:rPr>
                <w:ins w:id="2010" w:author="James, Christin (DCYF)" w:date="2026-07-01T15:03:00Z" w16du:dateUtc="2026-07-01T22:03:00Z"/>
                <w:rFonts w:ascii="Calibri" w:hAnsi="Calibri" w:cs="Calibri"/>
                <w:noProof/>
                <w:sz w:val="18"/>
                <w:szCs w:val="18"/>
                <w:rPrChange w:id="2011" w:author="James, Christin (DCYF)" w:date="2026-07-01T15:03:00Z" w16du:dateUtc="2026-07-01T22:03:00Z">
                  <w:rPr>
                    <w:ins w:id="2012" w:author="James, Christin (DCYF)" w:date="2026-07-01T15:03:00Z" w16du:dateUtc="2026-07-01T22:03:00Z"/>
                    <w:rFonts w:ascii="Calibri" w:hAnsi="Calibri" w:cs="Calibri"/>
                    <w:noProof/>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0E028B98" w14:textId="77777777" w:rsidTr="70006B5F">
              <w:trPr>
                <w:ins w:id="2013" w:author="James, Christin (DCYF)" w:date="2026-07-01T15:03:00Z"/>
              </w:trPr>
              <w:tc>
                <w:tcPr>
                  <w:tcW w:w="2562" w:type="dxa"/>
                  <w:gridSpan w:val="7"/>
                </w:tcPr>
                <w:p w14:paraId="7CF2E9DC" w14:textId="77777777" w:rsidR="009E06BF" w:rsidRPr="00971ACE" w:rsidRDefault="009E06BF">
                  <w:pPr>
                    <w:rPr>
                      <w:ins w:id="2014" w:author="James, Christin (DCYF)" w:date="2026-07-01T15:03:00Z" w16du:dateUtc="2026-07-01T22:03:00Z"/>
                      <w:sz w:val="16"/>
                      <w:szCs w:val="16"/>
                      <w:rPrChange w:id="2015" w:author="James, Christin (DCYF)" w:date="2026-07-01T15:09:00Z" w16du:dateUtc="2026-07-01T22:09:00Z">
                        <w:rPr>
                          <w:ins w:id="2016" w:author="James, Christin (DCYF)" w:date="2026-07-01T15:03:00Z" w16du:dateUtc="2026-07-01T22:03:00Z"/>
                          <w:sz w:val="14"/>
                          <w:szCs w:val="14"/>
                        </w:rPr>
                      </w:rPrChange>
                    </w:rPr>
                  </w:pPr>
                  <w:ins w:id="2017" w:author="James, Christin (DCYF)" w:date="2026-07-01T15:03:00Z" w16du:dateUtc="2026-07-01T22:03:00Z">
                    <w:r w:rsidRPr="00971ACE">
                      <w:rPr>
                        <w:sz w:val="16"/>
                        <w:szCs w:val="16"/>
                        <w:rPrChange w:id="2018" w:author="James, Christin (DCYF)" w:date="2026-07-01T15:09:00Z" w16du:dateUtc="2026-07-01T22:09:00Z">
                          <w:rPr>
                            <w:sz w:val="14"/>
                            <w:szCs w:val="14"/>
                          </w:rPr>
                        </w:rPrChange>
                      </w:rPr>
                      <w:t>March 2026</w:t>
                    </w:r>
                  </w:ins>
                </w:p>
              </w:tc>
            </w:tr>
            <w:tr w:rsidR="009E06BF" w:rsidRPr="00971ACE" w14:paraId="788835C7" w14:textId="77777777" w:rsidTr="70006B5F">
              <w:trPr>
                <w:ins w:id="2019" w:author="James, Christin (DCYF)" w:date="2026-07-01T15:03:00Z"/>
              </w:trPr>
              <w:tc>
                <w:tcPr>
                  <w:tcW w:w="366" w:type="dxa"/>
                  <w:shd w:val="clear" w:color="auto" w:fill="DAEEF3" w:themeFill="accent5" w:themeFillTint="33"/>
                </w:tcPr>
                <w:p w14:paraId="12B204A3" w14:textId="77777777" w:rsidR="009E06BF" w:rsidRPr="00971ACE" w:rsidRDefault="009E06BF">
                  <w:pPr>
                    <w:rPr>
                      <w:ins w:id="2020" w:author="James, Christin (DCYF)" w:date="2026-07-01T15:03:00Z" w16du:dateUtc="2026-07-01T22:03:00Z"/>
                      <w:sz w:val="16"/>
                      <w:szCs w:val="16"/>
                      <w:rPrChange w:id="2021" w:author="James, Christin (DCYF)" w:date="2026-07-01T15:09:00Z" w16du:dateUtc="2026-07-01T22:09:00Z">
                        <w:rPr>
                          <w:ins w:id="2022" w:author="James, Christin (DCYF)" w:date="2026-07-01T15:03:00Z" w16du:dateUtc="2026-07-01T22:03:00Z"/>
                          <w:sz w:val="14"/>
                          <w:szCs w:val="14"/>
                        </w:rPr>
                      </w:rPrChange>
                    </w:rPr>
                  </w:pPr>
                  <w:ins w:id="2023" w:author="James, Christin (DCYF)" w:date="2026-07-01T15:03:00Z" w16du:dateUtc="2026-07-01T22:03:00Z">
                    <w:r w:rsidRPr="00971ACE">
                      <w:rPr>
                        <w:sz w:val="16"/>
                        <w:szCs w:val="16"/>
                        <w:rPrChange w:id="2024" w:author="James, Christin (DCYF)" w:date="2026-07-01T15:09:00Z" w16du:dateUtc="2026-07-01T22:09:00Z">
                          <w:rPr>
                            <w:sz w:val="14"/>
                            <w:szCs w:val="14"/>
                          </w:rPr>
                        </w:rPrChange>
                      </w:rPr>
                      <w:t>S</w:t>
                    </w:r>
                  </w:ins>
                </w:p>
              </w:tc>
              <w:tc>
                <w:tcPr>
                  <w:tcW w:w="366" w:type="dxa"/>
                  <w:shd w:val="clear" w:color="auto" w:fill="DAEEF3" w:themeFill="accent5" w:themeFillTint="33"/>
                </w:tcPr>
                <w:p w14:paraId="5268A074" w14:textId="77777777" w:rsidR="009E06BF" w:rsidRPr="00971ACE" w:rsidRDefault="009E06BF">
                  <w:pPr>
                    <w:rPr>
                      <w:ins w:id="2025" w:author="James, Christin (DCYF)" w:date="2026-07-01T15:03:00Z" w16du:dateUtc="2026-07-01T22:03:00Z"/>
                      <w:sz w:val="16"/>
                      <w:szCs w:val="16"/>
                      <w:rPrChange w:id="2026" w:author="James, Christin (DCYF)" w:date="2026-07-01T15:09:00Z" w16du:dateUtc="2026-07-01T22:09:00Z">
                        <w:rPr>
                          <w:ins w:id="2027" w:author="James, Christin (DCYF)" w:date="2026-07-01T15:03:00Z" w16du:dateUtc="2026-07-01T22:03:00Z"/>
                          <w:sz w:val="14"/>
                          <w:szCs w:val="14"/>
                        </w:rPr>
                      </w:rPrChange>
                    </w:rPr>
                  </w:pPr>
                  <w:ins w:id="2028" w:author="James, Christin (DCYF)" w:date="2026-07-01T15:03:00Z" w16du:dateUtc="2026-07-01T22:03:00Z">
                    <w:r w:rsidRPr="00971ACE">
                      <w:rPr>
                        <w:sz w:val="16"/>
                        <w:szCs w:val="16"/>
                        <w:rPrChange w:id="2029" w:author="James, Christin (DCYF)" w:date="2026-07-01T15:09:00Z" w16du:dateUtc="2026-07-01T22:09:00Z">
                          <w:rPr>
                            <w:sz w:val="14"/>
                            <w:szCs w:val="14"/>
                          </w:rPr>
                        </w:rPrChange>
                      </w:rPr>
                      <w:t>M</w:t>
                    </w:r>
                  </w:ins>
                </w:p>
              </w:tc>
              <w:tc>
                <w:tcPr>
                  <w:tcW w:w="366" w:type="dxa"/>
                  <w:shd w:val="clear" w:color="auto" w:fill="DAEEF3" w:themeFill="accent5" w:themeFillTint="33"/>
                </w:tcPr>
                <w:p w14:paraId="12E067AC" w14:textId="77777777" w:rsidR="009E06BF" w:rsidRPr="00971ACE" w:rsidRDefault="009E06BF">
                  <w:pPr>
                    <w:rPr>
                      <w:ins w:id="2030" w:author="James, Christin (DCYF)" w:date="2026-07-01T15:03:00Z" w16du:dateUtc="2026-07-01T22:03:00Z"/>
                      <w:sz w:val="16"/>
                      <w:szCs w:val="16"/>
                      <w:rPrChange w:id="2031" w:author="James, Christin (DCYF)" w:date="2026-07-01T15:09:00Z" w16du:dateUtc="2026-07-01T22:09:00Z">
                        <w:rPr>
                          <w:ins w:id="2032" w:author="James, Christin (DCYF)" w:date="2026-07-01T15:03:00Z" w16du:dateUtc="2026-07-01T22:03:00Z"/>
                          <w:sz w:val="14"/>
                          <w:szCs w:val="14"/>
                        </w:rPr>
                      </w:rPrChange>
                    </w:rPr>
                  </w:pPr>
                  <w:ins w:id="2033" w:author="James, Christin (DCYF)" w:date="2026-07-01T15:03:00Z" w16du:dateUtc="2026-07-01T22:03:00Z">
                    <w:r w:rsidRPr="00971ACE">
                      <w:rPr>
                        <w:sz w:val="16"/>
                        <w:szCs w:val="16"/>
                        <w:rPrChange w:id="2034" w:author="James, Christin (DCYF)" w:date="2026-07-01T15:09:00Z" w16du:dateUtc="2026-07-01T22:09:00Z">
                          <w:rPr>
                            <w:sz w:val="14"/>
                            <w:szCs w:val="14"/>
                          </w:rPr>
                        </w:rPrChange>
                      </w:rPr>
                      <w:t>T</w:t>
                    </w:r>
                  </w:ins>
                </w:p>
              </w:tc>
              <w:tc>
                <w:tcPr>
                  <w:tcW w:w="366" w:type="dxa"/>
                  <w:shd w:val="clear" w:color="auto" w:fill="DAEEF3" w:themeFill="accent5" w:themeFillTint="33"/>
                </w:tcPr>
                <w:p w14:paraId="45F5E9AE" w14:textId="77777777" w:rsidR="009E06BF" w:rsidRPr="00971ACE" w:rsidRDefault="009E06BF">
                  <w:pPr>
                    <w:rPr>
                      <w:ins w:id="2035" w:author="James, Christin (DCYF)" w:date="2026-07-01T15:03:00Z" w16du:dateUtc="2026-07-01T22:03:00Z"/>
                      <w:sz w:val="16"/>
                      <w:szCs w:val="16"/>
                      <w:rPrChange w:id="2036" w:author="James, Christin (DCYF)" w:date="2026-07-01T15:09:00Z" w16du:dateUtc="2026-07-01T22:09:00Z">
                        <w:rPr>
                          <w:ins w:id="2037" w:author="James, Christin (DCYF)" w:date="2026-07-01T15:03:00Z" w16du:dateUtc="2026-07-01T22:03:00Z"/>
                          <w:sz w:val="14"/>
                          <w:szCs w:val="14"/>
                        </w:rPr>
                      </w:rPrChange>
                    </w:rPr>
                  </w:pPr>
                  <w:ins w:id="2038" w:author="James, Christin (DCYF)" w:date="2026-07-01T15:03:00Z" w16du:dateUtc="2026-07-01T22:03:00Z">
                    <w:r w:rsidRPr="00971ACE">
                      <w:rPr>
                        <w:sz w:val="16"/>
                        <w:szCs w:val="16"/>
                        <w:rPrChange w:id="2039" w:author="James, Christin (DCYF)" w:date="2026-07-01T15:09:00Z" w16du:dateUtc="2026-07-01T22:09:00Z">
                          <w:rPr>
                            <w:sz w:val="14"/>
                            <w:szCs w:val="14"/>
                          </w:rPr>
                        </w:rPrChange>
                      </w:rPr>
                      <w:t>W</w:t>
                    </w:r>
                  </w:ins>
                </w:p>
              </w:tc>
              <w:tc>
                <w:tcPr>
                  <w:tcW w:w="366" w:type="dxa"/>
                  <w:shd w:val="clear" w:color="auto" w:fill="DAEEF3" w:themeFill="accent5" w:themeFillTint="33"/>
                </w:tcPr>
                <w:p w14:paraId="06129AE5" w14:textId="77777777" w:rsidR="009E06BF" w:rsidRPr="00971ACE" w:rsidRDefault="009E06BF">
                  <w:pPr>
                    <w:rPr>
                      <w:ins w:id="2040" w:author="James, Christin (DCYF)" w:date="2026-07-01T15:03:00Z" w16du:dateUtc="2026-07-01T22:03:00Z"/>
                      <w:sz w:val="16"/>
                      <w:szCs w:val="16"/>
                      <w:rPrChange w:id="2041" w:author="James, Christin (DCYF)" w:date="2026-07-01T15:09:00Z" w16du:dateUtc="2026-07-01T22:09:00Z">
                        <w:rPr>
                          <w:ins w:id="2042" w:author="James, Christin (DCYF)" w:date="2026-07-01T15:03:00Z" w16du:dateUtc="2026-07-01T22:03:00Z"/>
                          <w:sz w:val="14"/>
                          <w:szCs w:val="14"/>
                        </w:rPr>
                      </w:rPrChange>
                    </w:rPr>
                  </w:pPr>
                  <w:ins w:id="2043" w:author="James, Christin (DCYF)" w:date="2026-07-01T15:03:00Z" w16du:dateUtc="2026-07-01T22:03:00Z">
                    <w:r w:rsidRPr="00971ACE">
                      <w:rPr>
                        <w:sz w:val="16"/>
                        <w:szCs w:val="16"/>
                        <w:rPrChange w:id="2044" w:author="James, Christin (DCYF)" w:date="2026-07-01T15:09:00Z" w16du:dateUtc="2026-07-01T22:09:00Z">
                          <w:rPr>
                            <w:sz w:val="14"/>
                            <w:szCs w:val="14"/>
                          </w:rPr>
                        </w:rPrChange>
                      </w:rPr>
                      <w:t>T</w:t>
                    </w:r>
                  </w:ins>
                </w:p>
              </w:tc>
              <w:tc>
                <w:tcPr>
                  <w:tcW w:w="366" w:type="dxa"/>
                  <w:shd w:val="clear" w:color="auto" w:fill="DAEEF3" w:themeFill="accent5" w:themeFillTint="33"/>
                </w:tcPr>
                <w:p w14:paraId="12CCFF23" w14:textId="77777777" w:rsidR="009E06BF" w:rsidRPr="00971ACE" w:rsidRDefault="009E06BF">
                  <w:pPr>
                    <w:rPr>
                      <w:ins w:id="2045" w:author="James, Christin (DCYF)" w:date="2026-07-01T15:03:00Z" w16du:dateUtc="2026-07-01T22:03:00Z"/>
                      <w:sz w:val="16"/>
                      <w:szCs w:val="16"/>
                      <w:rPrChange w:id="2046" w:author="James, Christin (DCYF)" w:date="2026-07-01T15:09:00Z" w16du:dateUtc="2026-07-01T22:09:00Z">
                        <w:rPr>
                          <w:ins w:id="2047" w:author="James, Christin (DCYF)" w:date="2026-07-01T15:03:00Z" w16du:dateUtc="2026-07-01T22:03:00Z"/>
                          <w:sz w:val="14"/>
                          <w:szCs w:val="14"/>
                        </w:rPr>
                      </w:rPrChange>
                    </w:rPr>
                  </w:pPr>
                  <w:ins w:id="2048" w:author="James, Christin (DCYF)" w:date="2026-07-01T15:03:00Z" w16du:dateUtc="2026-07-01T22:03:00Z">
                    <w:r w:rsidRPr="00971ACE">
                      <w:rPr>
                        <w:sz w:val="16"/>
                        <w:szCs w:val="16"/>
                        <w:rPrChange w:id="2049" w:author="James, Christin (DCYF)" w:date="2026-07-01T15:09:00Z" w16du:dateUtc="2026-07-01T22:09:00Z">
                          <w:rPr>
                            <w:sz w:val="14"/>
                            <w:szCs w:val="14"/>
                          </w:rPr>
                        </w:rPrChange>
                      </w:rPr>
                      <w:t>F</w:t>
                    </w:r>
                  </w:ins>
                </w:p>
              </w:tc>
              <w:tc>
                <w:tcPr>
                  <w:tcW w:w="366" w:type="dxa"/>
                  <w:shd w:val="clear" w:color="auto" w:fill="DAEEF3" w:themeFill="accent5" w:themeFillTint="33"/>
                </w:tcPr>
                <w:p w14:paraId="5D64A12D" w14:textId="77777777" w:rsidR="009E06BF" w:rsidRPr="00971ACE" w:rsidRDefault="009E06BF">
                  <w:pPr>
                    <w:rPr>
                      <w:ins w:id="2050" w:author="James, Christin (DCYF)" w:date="2026-07-01T15:03:00Z" w16du:dateUtc="2026-07-01T22:03:00Z"/>
                      <w:sz w:val="16"/>
                      <w:szCs w:val="16"/>
                      <w:rPrChange w:id="2051" w:author="James, Christin (DCYF)" w:date="2026-07-01T15:09:00Z" w16du:dateUtc="2026-07-01T22:09:00Z">
                        <w:rPr>
                          <w:ins w:id="2052" w:author="James, Christin (DCYF)" w:date="2026-07-01T15:03:00Z" w16du:dateUtc="2026-07-01T22:03:00Z"/>
                          <w:sz w:val="14"/>
                          <w:szCs w:val="14"/>
                        </w:rPr>
                      </w:rPrChange>
                    </w:rPr>
                  </w:pPr>
                  <w:ins w:id="2053" w:author="James, Christin (DCYF)" w:date="2026-07-01T15:03:00Z" w16du:dateUtc="2026-07-01T22:03:00Z">
                    <w:r w:rsidRPr="00971ACE">
                      <w:rPr>
                        <w:sz w:val="16"/>
                        <w:szCs w:val="16"/>
                        <w:rPrChange w:id="2054" w:author="James, Christin (DCYF)" w:date="2026-07-01T15:09:00Z" w16du:dateUtc="2026-07-01T22:09:00Z">
                          <w:rPr>
                            <w:sz w:val="14"/>
                            <w:szCs w:val="14"/>
                          </w:rPr>
                        </w:rPrChange>
                      </w:rPr>
                      <w:t>S</w:t>
                    </w:r>
                  </w:ins>
                </w:p>
              </w:tc>
            </w:tr>
            <w:tr w:rsidR="009E06BF" w:rsidRPr="00971ACE" w14:paraId="1C1FE8E7" w14:textId="77777777" w:rsidTr="70006B5F">
              <w:trPr>
                <w:ins w:id="2055" w:author="James, Christin (DCYF)" w:date="2026-07-01T15:03:00Z"/>
              </w:trPr>
              <w:tc>
                <w:tcPr>
                  <w:tcW w:w="366" w:type="dxa"/>
                </w:tcPr>
                <w:p w14:paraId="1C840BDB" w14:textId="77777777" w:rsidR="009E06BF" w:rsidRPr="00971ACE" w:rsidRDefault="009E06BF">
                  <w:pPr>
                    <w:rPr>
                      <w:ins w:id="2056" w:author="James, Christin (DCYF)" w:date="2026-07-01T15:03:00Z" w16du:dateUtc="2026-07-01T22:03:00Z"/>
                      <w:sz w:val="16"/>
                      <w:szCs w:val="16"/>
                      <w:rPrChange w:id="2057" w:author="James, Christin (DCYF)" w:date="2026-07-01T15:09:00Z" w16du:dateUtc="2026-07-01T22:09:00Z">
                        <w:rPr>
                          <w:ins w:id="2058" w:author="James, Christin (DCYF)" w:date="2026-07-01T15:03:00Z" w16du:dateUtc="2026-07-01T22:03:00Z"/>
                          <w:sz w:val="14"/>
                          <w:szCs w:val="14"/>
                        </w:rPr>
                      </w:rPrChange>
                    </w:rPr>
                  </w:pPr>
                  <w:ins w:id="2059" w:author="James, Christin (DCYF)" w:date="2026-07-01T15:03:00Z" w16du:dateUtc="2026-07-01T22:03:00Z">
                    <w:r w:rsidRPr="00971ACE">
                      <w:rPr>
                        <w:sz w:val="16"/>
                        <w:szCs w:val="16"/>
                        <w:rPrChange w:id="2060" w:author="James, Christin (DCYF)" w:date="2026-07-01T15:09:00Z" w16du:dateUtc="2026-07-01T22:09:00Z">
                          <w:rPr>
                            <w:sz w:val="14"/>
                            <w:szCs w:val="14"/>
                          </w:rPr>
                        </w:rPrChange>
                      </w:rPr>
                      <w:t>1</w:t>
                    </w:r>
                  </w:ins>
                </w:p>
              </w:tc>
              <w:tc>
                <w:tcPr>
                  <w:tcW w:w="366" w:type="dxa"/>
                </w:tcPr>
                <w:p w14:paraId="10C78E14" w14:textId="77777777" w:rsidR="009E06BF" w:rsidRPr="00971ACE" w:rsidRDefault="009E06BF">
                  <w:pPr>
                    <w:rPr>
                      <w:ins w:id="2061" w:author="James, Christin (DCYF)" w:date="2026-07-01T15:03:00Z" w16du:dateUtc="2026-07-01T22:03:00Z"/>
                      <w:sz w:val="16"/>
                      <w:szCs w:val="16"/>
                      <w:rPrChange w:id="2062" w:author="James, Christin (DCYF)" w:date="2026-07-01T15:09:00Z" w16du:dateUtc="2026-07-01T22:09:00Z">
                        <w:rPr>
                          <w:ins w:id="2063" w:author="James, Christin (DCYF)" w:date="2026-07-01T15:03:00Z" w16du:dateUtc="2026-07-01T22:03:00Z"/>
                          <w:sz w:val="14"/>
                          <w:szCs w:val="14"/>
                        </w:rPr>
                      </w:rPrChange>
                    </w:rPr>
                  </w:pPr>
                  <w:ins w:id="2064" w:author="James, Christin (DCYF)" w:date="2026-07-01T15:03:00Z" w16du:dateUtc="2026-07-01T22:03:00Z">
                    <w:r w:rsidRPr="00971ACE">
                      <w:rPr>
                        <w:sz w:val="16"/>
                        <w:szCs w:val="16"/>
                        <w:rPrChange w:id="2065" w:author="James, Christin (DCYF)" w:date="2026-07-01T15:09:00Z" w16du:dateUtc="2026-07-01T22:09:00Z">
                          <w:rPr>
                            <w:sz w:val="14"/>
                            <w:szCs w:val="14"/>
                          </w:rPr>
                        </w:rPrChange>
                      </w:rPr>
                      <w:t>2</w:t>
                    </w:r>
                  </w:ins>
                </w:p>
              </w:tc>
              <w:tc>
                <w:tcPr>
                  <w:tcW w:w="366" w:type="dxa"/>
                </w:tcPr>
                <w:p w14:paraId="52A24D9C" w14:textId="77777777" w:rsidR="009E06BF" w:rsidRPr="00971ACE" w:rsidRDefault="009E06BF">
                  <w:pPr>
                    <w:rPr>
                      <w:ins w:id="2066" w:author="James, Christin (DCYF)" w:date="2026-07-01T15:03:00Z" w16du:dateUtc="2026-07-01T22:03:00Z"/>
                      <w:sz w:val="16"/>
                      <w:szCs w:val="16"/>
                      <w:rPrChange w:id="2067" w:author="James, Christin (DCYF)" w:date="2026-07-01T15:09:00Z" w16du:dateUtc="2026-07-01T22:09:00Z">
                        <w:rPr>
                          <w:ins w:id="2068" w:author="James, Christin (DCYF)" w:date="2026-07-01T15:03:00Z" w16du:dateUtc="2026-07-01T22:03:00Z"/>
                          <w:sz w:val="14"/>
                          <w:szCs w:val="14"/>
                        </w:rPr>
                      </w:rPrChange>
                    </w:rPr>
                  </w:pPr>
                  <w:ins w:id="2069" w:author="James, Christin (DCYF)" w:date="2026-07-01T15:03:00Z" w16du:dateUtc="2026-07-01T22:03:00Z">
                    <w:r w:rsidRPr="00971ACE">
                      <w:rPr>
                        <w:sz w:val="16"/>
                        <w:szCs w:val="16"/>
                        <w:rPrChange w:id="2070" w:author="James, Christin (DCYF)" w:date="2026-07-01T15:09:00Z" w16du:dateUtc="2026-07-01T22:09:00Z">
                          <w:rPr>
                            <w:sz w:val="14"/>
                            <w:szCs w:val="14"/>
                          </w:rPr>
                        </w:rPrChange>
                      </w:rPr>
                      <w:t>3</w:t>
                    </w:r>
                  </w:ins>
                </w:p>
              </w:tc>
              <w:tc>
                <w:tcPr>
                  <w:tcW w:w="366" w:type="dxa"/>
                </w:tcPr>
                <w:p w14:paraId="37884A4A" w14:textId="77777777" w:rsidR="009E06BF" w:rsidRPr="00971ACE" w:rsidRDefault="009E06BF">
                  <w:pPr>
                    <w:rPr>
                      <w:ins w:id="2071" w:author="James, Christin (DCYF)" w:date="2026-07-01T15:03:00Z" w16du:dateUtc="2026-07-01T22:03:00Z"/>
                      <w:sz w:val="16"/>
                      <w:szCs w:val="16"/>
                      <w:rPrChange w:id="2072" w:author="James, Christin (DCYF)" w:date="2026-07-01T15:09:00Z" w16du:dateUtc="2026-07-01T22:09:00Z">
                        <w:rPr>
                          <w:ins w:id="2073" w:author="James, Christin (DCYF)" w:date="2026-07-01T15:03:00Z" w16du:dateUtc="2026-07-01T22:03:00Z"/>
                          <w:sz w:val="14"/>
                          <w:szCs w:val="14"/>
                        </w:rPr>
                      </w:rPrChange>
                    </w:rPr>
                  </w:pPr>
                  <w:ins w:id="2074" w:author="James, Christin (DCYF)" w:date="2026-07-01T15:03:00Z" w16du:dateUtc="2026-07-01T22:03:00Z">
                    <w:r w:rsidRPr="00971ACE">
                      <w:rPr>
                        <w:sz w:val="16"/>
                        <w:szCs w:val="16"/>
                        <w:rPrChange w:id="2075" w:author="James, Christin (DCYF)" w:date="2026-07-01T15:09:00Z" w16du:dateUtc="2026-07-01T22:09:00Z">
                          <w:rPr>
                            <w:sz w:val="14"/>
                            <w:szCs w:val="14"/>
                          </w:rPr>
                        </w:rPrChange>
                      </w:rPr>
                      <w:t>4</w:t>
                    </w:r>
                  </w:ins>
                </w:p>
              </w:tc>
              <w:tc>
                <w:tcPr>
                  <w:tcW w:w="366" w:type="dxa"/>
                </w:tcPr>
                <w:p w14:paraId="0296D2F3" w14:textId="77777777" w:rsidR="009E06BF" w:rsidRPr="00971ACE" w:rsidRDefault="009E06BF">
                  <w:pPr>
                    <w:rPr>
                      <w:ins w:id="2076" w:author="James, Christin (DCYF)" w:date="2026-07-01T15:03:00Z" w16du:dateUtc="2026-07-01T22:03:00Z"/>
                      <w:sz w:val="16"/>
                      <w:szCs w:val="16"/>
                      <w:rPrChange w:id="2077" w:author="James, Christin (DCYF)" w:date="2026-07-01T15:09:00Z" w16du:dateUtc="2026-07-01T22:09:00Z">
                        <w:rPr>
                          <w:ins w:id="2078" w:author="James, Christin (DCYF)" w:date="2026-07-01T15:03:00Z" w16du:dateUtc="2026-07-01T22:03:00Z"/>
                          <w:sz w:val="14"/>
                          <w:szCs w:val="14"/>
                        </w:rPr>
                      </w:rPrChange>
                    </w:rPr>
                  </w:pPr>
                  <w:ins w:id="2079" w:author="James, Christin (DCYF)" w:date="2026-07-01T15:03:00Z" w16du:dateUtc="2026-07-01T22:03:00Z">
                    <w:r w:rsidRPr="00971ACE">
                      <w:rPr>
                        <w:sz w:val="16"/>
                        <w:szCs w:val="16"/>
                        <w:rPrChange w:id="2080" w:author="James, Christin (DCYF)" w:date="2026-07-01T15:09:00Z" w16du:dateUtc="2026-07-01T22:09:00Z">
                          <w:rPr>
                            <w:sz w:val="14"/>
                            <w:szCs w:val="14"/>
                          </w:rPr>
                        </w:rPrChange>
                      </w:rPr>
                      <w:t>5</w:t>
                    </w:r>
                  </w:ins>
                </w:p>
              </w:tc>
              <w:tc>
                <w:tcPr>
                  <w:tcW w:w="366" w:type="dxa"/>
                </w:tcPr>
                <w:p w14:paraId="6F27747D" w14:textId="77777777" w:rsidR="009E06BF" w:rsidRPr="00971ACE" w:rsidRDefault="009E06BF">
                  <w:pPr>
                    <w:rPr>
                      <w:ins w:id="2081" w:author="James, Christin (DCYF)" w:date="2026-07-01T15:03:00Z" w16du:dateUtc="2026-07-01T22:03:00Z"/>
                      <w:sz w:val="16"/>
                      <w:szCs w:val="16"/>
                      <w:rPrChange w:id="2082" w:author="James, Christin (DCYF)" w:date="2026-07-01T15:09:00Z" w16du:dateUtc="2026-07-01T22:09:00Z">
                        <w:rPr>
                          <w:ins w:id="2083" w:author="James, Christin (DCYF)" w:date="2026-07-01T15:03:00Z" w16du:dateUtc="2026-07-01T22:03:00Z"/>
                          <w:sz w:val="14"/>
                          <w:szCs w:val="14"/>
                        </w:rPr>
                      </w:rPrChange>
                    </w:rPr>
                  </w:pPr>
                  <w:ins w:id="2084" w:author="James, Christin (DCYF)" w:date="2026-07-01T15:03:00Z" w16du:dateUtc="2026-07-01T22:03:00Z">
                    <w:r w:rsidRPr="00971ACE">
                      <w:rPr>
                        <w:sz w:val="16"/>
                        <w:szCs w:val="16"/>
                        <w:rPrChange w:id="2085" w:author="James, Christin (DCYF)" w:date="2026-07-01T15:09:00Z" w16du:dateUtc="2026-07-01T22:09:00Z">
                          <w:rPr>
                            <w:sz w:val="14"/>
                            <w:szCs w:val="14"/>
                          </w:rPr>
                        </w:rPrChange>
                      </w:rPr>
                      <w:t>6</w:t>
                    </w:r>
                  </w:ins>
                </w:p>
              </w:tc>
              <w:tc>
                <w:tcPr>
                  <w:tcW w:w="366" w:type="dxa"/>
                </w:tcPr>
                <w:p w14:paraId="57ACD2CD" w14:textId="77777777" w:rsidR="009E06BF" w:rsidRPr="00971ACE" w:rsidRDefault="009E06BF">
                  <w:pPr>
                    <w:rPr>
                      <w:ins w:id="2086" w:author="James, Christin (DCYF)" w:date="2026-07-01T15:03:00Z" w16du:dateUtc="2026-07-01T22:03:00Z"/>
                      <w:sz w:val="16"/>
                      <w:szCs w:val="16"/>
                      <w:rPrChange w:id="2087" w:author="James, Christin (DCYF)" w:date="2026-07-01T15:09:00Z" w16du:dateUtc="2026-07-01T22:09:00Z">
                        <w:rPr>
                          <w:ins w:id="2088" w:author="James, Christin (DCYF)" w:date="2026-07-01T15:03:00Z" w16du:dateUtc="2026-07-01T22:03:00Z"/>
                          <w:sz w:val="14"/>
                          <w:szCs w:val="14"/>
                        </w:rPr>
                      </w:rPrChange>
                    </w:rPr>
                  </w:pPr>
                  <w:ins w:id="2089" w:author="James, Christin (DCYF)" w:date="2026-07-01T15:03:00Z" w16du:dateUtc="2026-07-01T22:03:00Z">
                    <w:r w:rsidRPr="00971ACE">
                      <w:rPr>
                        <w:sz w:val="16"/>
                        <w:szCs w:val="16"/>
                        <w:rPrChange w:id="2090" w:author="James, Christin (DCYF)" w:date="2026-07-01T15:09:00Z" w16du:dateUtc="2026-07-01T22:09:00Z">
                          <w:rPr>
                            <w:sz w:val="14"/>
                            <w:szCs w:val="14"/>
                          </w:rPr>
                        </w:rPrChange>
                      </w:rPr>
                      <w:t>7</w:t>
                    </w:r>
                  </w:ins>
                </w:p>
              </w:tc>
            </w:tr>
            <w:tr w:rsidR="009E06BF" w:rsidRPr="00971ACE" w14:paraId="214B748E" w14:textId="77777777" w:rsidTr="70006B5F">
              <w:trPr>
                <w:ins w:id="2091" w:author="James, Christin (DCYF)" w:date="2026-07-01T15:03:00Z"/>
              </w:trPr>
              <w:tc>
                <w:tcPr>
                  <w:tcW w:w="366" w:type="dxa"/>
                </w:tcPr>
                <w:p w14:paraId="0F36A503" w14:textId="77777777" w:rsidR="009E06BF" w:rsidRPr="00971ACE" w:rsidRDefault="009E06BF">
                  <w:pPr>
                    <w:rPr>
                      <w:ins w:id="2092" w:author="James, Christin (DCYF)" w:date="2026-07-01T15:03:00Z" w16du:dateUtc="2026-07-01T22:03:00Z"/>
                      <w:sz w:val="16"/>
                      <w:szCs w:val="16"/>
                      <w:rPrChange w:id="2093" w:author="James, Christin (DCYF)" w:date="2026-07-01T15:09:00Z" w16du:dateUtc="2026-07-01T22:09:00Z">
                        <w:rPr>
                          <w:ins w:id="2094" w:author="James, Christin (DCYF)" w:date="2026-07-01T15:03:00Z" w16du:dateUtc="2026-07-01T22:03:00Z"/>
                          <w:sz w:val="14"/>
                          <w:szCs w:val="14"/>
                        </w:rPr>
                      </w:rPrChange>
                    </w:rPr>
                  </w:pPr>
                  <w:ins w:id="2095" w:author="James, Christin (DCYF)" w:date="2026-07-01T15:03:00Z" w16du:dateUtc="2026-07-01T22:03:00Z">
                    <w:r w:rsidRPr="00971ACE">
                      <w:rPr>
                        <w:sz w:val="16"/>
                        <w:szCs w:val="16"/>
                        <w:rPrChange w:id="2096" w:author="James, Christin (DCYF)" w:date="2026-07-01T15:09:00Z" w16du:dateUtc="2026-07-01T22:09:00Z">
                          <w:rPr>
                            <w:sz w:val="14"/>
                            <w:szCs w:val="14"/>
                          </w:rPr>
                        </w:rPrChange>
                      </w:rPr>
                      <w:t>8</w:t>
                    </w:r>
                  </w:ins>
                </w:p>
              </w:tc>
              <w:tc>
                <w:tcPr>
                  <w:tcW w:w="366" w:type="dxa"/>
                </w:tcPr>
                <w:p w14:paraId="3E651551" w14:textId="77777777" w:rsidR="009E06BF" w:rsidRPr="00971ACE" w:rsidRDefault="009E06BF">
                  <w:pPr>
                    <w:rPr>
                      <w:ins w:id="2097" w:author="James, Christin (DCYF)" w:date="2026-07-01T15:03:00Z" w16du:dateUtc="2026-07-01T22:03:00Z"/>
                      <w:sz w:val="16"/>
                      <w:szCs w:val="16"/>
                      <w:rPrChange w:id="2098" w:author="James, Christin (DCYF)" w:date="2026-07-01T15:09:00Z" w16du:dateUtc="2026-07-01T22:09:00Z">
                        <w:rPr>
                          <w:ins w:id="2099" w:author="James, Christin (DCYF)" w:date="2026-07-01T15:03:00Z" w16du:dateUtc="2026-07-01T22:03:00Z"/>
                          <w:sz w:val="14"/>
                          <w:szCs w:val="14"/>
                        </w:rPr>
                      </w:rPrChange>
                    </w:rPr>
                  </w:pPr>
                  <w:ins w:id="2100" w:author="James, Christin (DCYF)" w:date="2026-07-01T15:03:00Z" w16du:dateUtc="2026-07-01T22:03:00Z">
                    <w:r w:rsidRPr="00971ACE">
                      <w:rPr>
                        <w:sz w:val="16"/>
                        <w:szCs w:val="16"/>
                        <w:rPrChange w:id="2101" w:author="James, Christin (DCYF)" w:date="2026-07-01T15:09:00Z" w16du:dateUtc="2026-07-01T22:09:00Z">
                          <w:rPr>
                            <w:sz w:val="14"/>
                            <w:szCs w:val="14"/>
                          </w:rPr>
                        </w:rPrChange>
                      </w:rPr>
                      <w:t>9</w:t>
                    </w:r>
                  </w:ins>
                </w:p>
              </w:tc>
              <w:tc>
                <w:tcPr>
                  <w:tcW w:w="366" w:type="dxa"/>
                </w:tcPr>
                <w:p w14:paraId="46EFAB3A" w14:textId="77777777" w:rsidR="009E06BF" w:rsidRPr="00971ACE" w:rsidRDefault="009E06BF">
                  <w:pPr>
                    <w:rPr>
                      <w:ins w:id="2102" w:author="James, Christin (DCYF)" w:date="2026-07-01T15:03:00Z" w16du:dateUtc="2026-07-01T22:03:00Z"/>
                      <w:sz w:val="16"/>
                      <w:szCs w:val="16"/>
                      <w:rPrChange w:id="2103" w:author="James, Christin (DCYF)" w:date="2026-07-01T15:09:00Z" w16du:dateUtc="2026-07-01T22:09:00Z">
                        <w:rPr>
                          <w:ins w:id="2104" w:author="James, Christin (DCYF)" w:date="2026-07-01T15:03:00Z" w16du:dateUtc="2026-07-01T22:03:00Z"/>
                          <w:sz w:val="14"/>
                          <w:szCs w:val="14"/>
                        </w:rPr>
                      </w:rPrChange>
                    </w:rPr>
                  </w:pPr>
                  <w:ins w:id="2105" w:author="James, Christin (DCYF)" w:date="2026-07-01T15:03:00Z" w16du:dateUtc="2026-07-01T22:03:00Z">
                    <w:r w:rsidRPr="00971ACE">
                      <w:rPr>
                        <w:sz w:val="16"/>
                        <w:szCs w:val="16"/>
                        <w:rPrChange w:id="2106" w:author="James, Christin (DCYF)" w:date="2026-07-01T15:09:00Z" w16du:dateUtc="2026-07-01T22:09:00Z">
                          <w:rPr>
                            <w:sz w:val="14"/>
                            <w:szCs w:val="14"/>
                          </w:rPr>
                        </w:rPrChange>
                      </w:rPr>
                      <w:t>10</w:t>
                    </w:r>
                  </w:ins>
                </w:p>
              </w:tc>
              <w:tc>
                <w:tcPr>
                  <w:tcW w:w="366" w:type="dxa"/>
                </w:tcPr>
                <w:p w14:paraId="7388B200" w14:textId="77777777" w:rsidR="009E06BF" w:rsidRPr="00971ACE" w:rsidRDefault="009E06BF">
                  <w:pPr>
                    <w:rPr>
                      <w:ins w:id="2107" w:author="James, Christin (DCYF)" w:date="2026-07-01T15:03:00Z" w16du:dateUtc="2026-07-01T22:03:00Z"/>
                      <w:sz w:val="16"/>
                      <w:szCs w:val="16"/>
                      <w:rPrChange w:id="2108" w:author="James, Christin (DCYF)" w:date="2026-07-01T15:09:00Z" w16du:dateUtc="2026-07-01T22:09:00Z">
                        <w:rPr>
                          <w:ins w:id="2109" w:author="James, Christin (DCYF)" w:date="2026-07-01T15:03:00Z" w16du:dateUtc="2026-07-01T22:03:00Z"/>
                          <w:sz w:val="14"/>
                          <w:szCs w:val="14"/>
                        </w:rPr>
                      </w:rPrChange>
                    </w:rPr>
                  </w:pPr>
                  <w:ins w:id="2110" w:author="James, Christin (DCYF)" w:date="2026-07-01T15:03:00Z" w16du:dateUtc="2026-07-01T22:03:00Z">
                    <w:r w:rsidRPr="00971ACE">
                      <w:rPr>
                        <w:sz w:val="16"/>
                        <w:szCs w:val="16"/>
                        <w:rPrChange w:id="2111" w:author="James, Christin (DCYF)" w:date="2026-07-01T15:09:00Z" w16du:dateUtc="2026-07-01T22:09:00Z">
                          <w:rPr>
                            <w:sz w:val="14"/>
                            <w:szCs w:val="14"/>
                          </w:rPr>
                        </w:rPrChange>
                      </w:rPr>
                      <w:t>11</w:t>
                    </w:r>
                  </w:ins>
                </w:p>
              </w:tc>
              <w:tc>
                <w:tcPr>
                  <w:tcW w:w="366" w:type="dxa"/>
                </w:tcPr>
                <w:p w14:paraId="5E219359" w14:textId="77777777" w:rsidR="009E06BF" w:rsidRPr="00971ACE" w:rsidRDefault="009E06BF">
                  <w:pPr>
                    <w:rPr>
                      <w:ins w:id="2112" w:author="James, Christin (DCYF)" w:date="2026-07-01T15:03:00Z" w16du:dateUtc="2026-07-01T22:03:00Z"/>
                      <w:sz w:val="16"/>
                      <w:szCs w:val="16"/>
                      <w:rPrChange w:id="2113" w:author="James, Christin (DCYF)" w:date="2026-07-01T15:09:00Z" w16du:dateUtc="2026-07-01T22:09:00Z">
                        <w:rPr>
                          <w:ins w:id="2114" w:author="James, Christin (DCYF)" w:date="2026-07-01T15:03:00Z" w16du:dateUtc="2026-07-01T22:03:00Z"/>
                          <w:sz w:val="14"/>
                          <w:szCs w:val="14"/>
                        </w:rPr>
                      </w:rPrChange>
                    </w:rPr>
                  </w:pPr>
                  <w:ins w:id="2115" w:author="James, Christin (DCYF)" w:date="2026-07-01T15:03:00Z" w16du:dateUtc="2026-07-01T22:03:00Z">
                    <w:r w:rsidRPr="00971ACE">
                      <w:rPr>
                        <w:sz w:val="16"/>
                        <w:szCs w:val="16"/>
                        <w:rPrChange w:id="2116" w:author="James, Christin (DCYF)" w:date="2026-07-01T15:09:00Z" w16du:dateUtc="2026-07-01T22:09:00Z">
                          <w:rPr>
                            <w:sz w:val="14"/>
                            <w:szCs w:val="14"/>
                          </w:rPr>
                        </w:rPrChange>
                      </w:rPr>
                      <w:t>12</w:t>
                    </w:r>
                  </w:ins>
                </w:p>
              </w:tc>
              <w:tc>
                <w:tcPr>
                  <w:tcW w:w="366" w:type="dxa"/>
                </w:tcPr>
                <w:p w14:paraId="491EA628" w14:textId="77777777" w:rsidR="009E06BF" w:rsidRPr="00971ACE" w:rsidRDefault="009E06BF">
                  <w:pPr>
                    <w:rPr>
                      <w:ins w:id="2117" w:author="James, Christin (DCYF)" w:date="2026-07-01T15:03:00Z" w16du:dateUtc="2026-07-01T22:03:00Z"/>
                      <w:sz w:val="16"/>
                      <w:szCs w:val="16"/>
                      <w:rPrChange w:id="2118" w:author="James, Christin (DCYF)" w:date="2026-07-01T15:09:00Z" w16du:dateUtc="2026-07-01T22:09:00Z">
                        <w:rPr>
                          <w:ins w:id="2119" w:author="James, Christin (DCYF)" w:date="2026-07-01T15:03:00Z" w16du:dateUtc="2026-07-01T22:03:00Z"/>
                          <w:sz w:val="14"/>
                          <w:szCs w:val="14"/>
                        </w:rPr>
                      </w:rPrChange>
                    </w:rPr>
                  </w:pPr>
                  <w:ins w:id="2120" w:author="James, Christin (DCYF)" w:date="2026-07-01T15:03:00Z" w16du:dateUtc="2026-07-01T22:03:00Z">
                    <w:r w:rsidRPr="00971ACE">
                      <w:rPr>
                        <w:sz w:val="16"/>
                        <w:szCs w:val="16"/>
                        <w:rPrChange w:id="2121" w:author="James, Christin (DCYF)" w:date="2026-07-01T15:09:00Z" w16du:dateUtc="2026-07-01T22:09:00Z">
                          <w:rPr>
                            <w:sz w:val="14"/>
                            <w:szCs w:val="14"/>
                          </w:rPr>
                        </w:rPrChange>
                      </w:rPr>
                      <w:t>13</w:t>
                    </w:r>
                  </w:ins>
                </w:p>
              </w:tc>
              <w:tc>
                <w:tcPr>
                  <w:tcW w:w="366" w:type="dxa"/>
                </w:tcPr>
                <w:p w14:paraId="37D92ACB" w14:textId="77777777" w:rsidR="009E06BF" w:rsidRPr="00971ACE" w:rsidRDefault="009E06BF">
                  <w:pPr>
                    <w:rPr>
                      <w:ins w:id="2122" w:author="James, Christin (DCYF)" w:date="2026-07-01T15:03:00Z" w16du:dateUtc="2026-07-01T22:03:00Z"/>
                      <w:sz w:val="16"/>
                      <w:szCs w:val="16"/>
                      <w:rPrChange w:id="2123" w:author="James, Christin (DCYF)" w:date="2026-07-01T15:09:00Z" w16du:dateUtc="2026-07-01T22:09:00Z">
                        <w:rPr>
                          <w:ins w:id="2124" w:author="James, Christin (DCYF)" w:date="2026-07-01T15:03:00Z" w16du:dateUtc="2026-07-01T22:03:00Z"/>
                          <w:sz w:val="14"/>
                          <w:szCs w:val="14"/>
                        </w:rPr>
                      </w:rPrChange>
                    </w:rPr>
                  </w:pPr>
                  <w:ins w:id="2125" w:author="James, Christin (DCYF)" w:date="2026-07-01T15:03:00Z" w16du:dateUtc="2026-07-01T22:03:00Z">
                    <w:r w:rsidRPr="00971ACE">
                      <w:rPr>
                        <w:sz w:val="16"/>
                        <w:szCs w:val="16"/>
                        <w:rPrChange w:id="2126" w:author="James, Christin (DCYF)" w:date="2026-07-01T15:09:00Z" w16du:dateUtc="2026-07-01T22:09:00Z">
                          <w:rPr>
                            <w:sz w:val="14"/>
                            <w:szCs w:val="14"/>
                          </w:rPr>
                        </w:rPrChange>
                      </w:rPr>
                      <w:t>14</w:t>
                    </w:r>
                  </w:ins>
                </w:p>
              </w:tc>
            </w:tr>
            <w:tr w:rsidR="009E06BF" w:rsidRPr="00971ACE" w14:paraId="10474C47" w14:textId="77777777" w:rsidTr="70006B5F">
              <w:trPr>
                <w:ins w:id="2127" w:author="James, Christin (DCYF)" w:date="2026-07-01T15:03:00Z"/>
              </w:trPr>
              <w:tc>
                <w:tcPr>
                  <w:tcW w:w="366" w:type="dxa"/>
                </w:tcPr>
                <w:p w14:paraId="66C33803" w14:textId="77777777" w:rsidR="009E06BF" w:rsidRPr="00971ACE" w:rsidRDefault="009E06BF">
                  <w:pPr>
                    <w:rPr>
                      <w:ins w:id="2128" w:author="James, Christin (DCYF)" w:date="2026-07-01T15:03:00Z" w16du:dateUtc="2026-07-01T22:03:00Z"/>
                      <w:sz w:val="16"/>
                      <w:szCs w:val="16"/>
                      <w:rPrChange w:id="2129" w:author="James, Christin (DCYF)" w:date="2026-07-01T15:09:00Z" w16du:dateUtc="2026-07-01T22:09:00Z">
                        <w:rPr>
                          <w:ins w:id="2130" w:author="James, Christin (DCYF)" w:date="2026-07-01T15:03:00Z" w16du:dateUtc="2026-07-01T22:03:00Z"/>
                          <w:sz w:val="14"/>
                          <w:szCs w:val="14"/>
                        </w:rPr>
                      </w:rPrChange>
                    </w:rPr>
                  </w:pPr>
                  <w:ins w:id="2131" w:author="James, Christin (DCYF)" w:date="2026-07-01T15:03:00Z" w16du:dateUtc="2026-07-01T22:03:00Z">
                    <w:r w:rsidRPr="00971ACE">
                      <w:rPr>
                        <w:sz w:val="16"/>
                        <w:szCs w:val="16"/>
                        <w:rPrChange w:id="2132" w:author="James, Christin (DCYF)" w:date="2026-07-01T15:09:00Z" w16du:dateUtc="2026-07-01T22:09:00Z">
                          <w:rPr>
                            <w:sz w:val="14"/>
                            <w:szCs w:val="14"/>
                          </w:rPr>
                        </w:rPrChange>
                      </w:rPr>
                      <w:t>15</w:t>
                    </w:r>
                  </w:ins>
                </w:p>
              </w:tc>
              <w:tc>
                <w:tcPr>
                  <w:tcW w:w="366" w:type="dxa"/>
                </w:tcPr>
                <w:p w14:paraId="6A48AF6B" w14:textId="77777777" w:rsidR="009E06BF" w:rsidRPr="00971ACE" w:rsidRDefault="009E06BF">
                  <w:pPr>
                    <w:rPr>
                      <w:ins w:id="2133" w:author="James, Christin (DCYF)" w:date="2026-07-01T15:03:00Z" w16du:dateUtc="2026-07-01T22:03:00Z"/>
                      <w:sz w:val="16"/>
                      <w:szCs w:val="16"/>
                      <w:rPrChange w:id="2134" w:author="James, Christin (DCYF)" w:date="2026-07-01T15:09:00Z" w16du:dateUtc="2026-07-01T22:09:00Z">
                        <w:rPr>
                          <w:ins w:id="2135" w:author="James, Christin (DCYF)" w:date="2026-07-01T15:03:00Z" w16du:dateUtc="2026-07-01T22:03:00Z"/>
                          <w:sz w:val="14"/>
                          <w:szCs w:val="14"/>
                        </w:rPr>
                      </w:rPrChange>
                    </w:rPr>
                  </w:pPr>
                  <w:ins w:id="2136" w:author="James, Christin (DCYF)" w:date="2026-07-01T15:03:00Z" w16du:dateUtc="2026-07-01T22:03:00Z">
                    <w:r w:rsidRPr="00971ACE">
                      <w:rPr>
                        <w:sz w:val="16"/>
                        <w:szCs w:val="16"/>
                        <w:rPrChange w:id="2137" w:author="James, Christin (DCYF)" w:date="2026-07-01T15:09:00Z" w16du:dateUtc="2026-07-01T22:09:00Z">
                          <w:rPr>
                            <w:sz w:val="14"/>
                            <w:szCs w:val="14"/>
                          </w:rPr>
                        </w:rPrChange>
                      </w:rPr>
                      <w:t>16</w:t>
                    </w:r>
                  </w:ins>
                </w:p>
              </w:tc>
              <w:tc>
                <w:tcPr>
                  <w:tcW w:w="366" w:type="dxa"/>
                </w:tcPr>
                <w:p w14:paraId="017E7E08" w14:textId="77777777" w:rsidR="009E06BF" w:rsidRPr="00971ACE" w:rsidRDefault="009E06BF">
                  <w:pPr>
                    <w:rPr>
                      <w:ins w:id="2138" w:author="James, Christin (DCYF)" w:date="2026-07-01T15:03:00Z" w16du:dateUtc="2026-07-01T22:03:00Z"/>
                      <w:sz w:val="16"/>
                      <w:szCs w:val="16"/>
                      <w:rPrChange w:id="2139" w:author="James, Christin (DCYF)" w:date="2026-07-01T15:09:00Z" w16du:dateUtc="2026-07-01T22:09:00Z">
                        <w:rPr>
                          <w:ins w:id="2140" w:author="James, Christin (DCYF)" w:date="2026-07-01T15:03:00Z" w16du:dateUtc="2026-07-01T22:03:00Z"/>
                          <w:sz w:val="14"/>
                          <w:szCs w:val="14"/>
                        </w:rPr>
                      </w:rPrChange>
                    </w:rPr>
                  </w:pPr>
                  <w:ins w:id="2141" w:author="James, Christin (DCYF)" w:date="2026-07-01T15:03:00Z" w16du:dateUtc="2026-07-01T22:03:00Z">
                    <w:r w:rsidRPr="00971ACE">
                      <w:rPr>
                        <w:sz w:val="16"/>
                        <w:szCs w:val="16"/>
                        <w:rPrChange w:id="2142" w:author="James, Christin (DCYF)" w:date="2026-07-01T15:09:00Z" w16du:dateUtc="2026-07-01T22:09:00Z">
                          <w:rPr>
                            <w:sz w:val="14"/>
                            <w:szCs w:val="14"/>
                          </w:rPr>
                        </w:rPrChange>
                      </w:rPr>
                      <w:t>17</w:t>
                    </w:r>
                  </w:ins>
                </w:p>
              </w:tc>
              <w:tc>
                <w:tcPr>
                  <w:tcW w:w="366" w:type="dxa"/>
                </w:tcPr>
                <w:p w14:paraId="6CB5AA6E" w14:textId="77777777" w:rsidR="009E06BF" w:rsidRPr="00971ACE" w:rsidRDefault="009E06BF">
                  <w:pPr>
                    <w:rPr>
                      <w:ins w:id="2143" w:author="James, Christin (DCYF)" w:date="2026-07-01T15:03:00Z" w16du:dateUtc="2026-07-01T22:03:00Z"/>
                      <w:sz w:val="16"/>
                      <w:szCs w:val="16"/>
                      <w:rPrChange w:id="2144" w:author="James, Christin (DCYF)" w:date="2026-07-01T15:09:00Z" w16du:dateUtc="2026-07-01T22:09:00Z">
                        <w:rPr>
                          <w:ins w:id="2145" w:author="James, Christin (DCYF)" w:date="2026-07-01T15:03:00Z" w16du:dateUtc="2026-07-01T22:03:00Z"/>
                          <w:sz w:val="14"/>
                          <w:szCs w:val="14"/>
                        </w:rPr>
                      </w:rPrChange>
                    </w:rPr>
                  </w:pPr>
                  <w:ins w:id="2146" w:author="James, Christin (DCYF)" w:date="2026-07-01T15:03:00Z" w16du:dateUtc="2026-07-01T22:03:00Z">
                    <w:r w:rsidRPr="00971ACE">
                      <w:rPr>
                        <w:sz w:val="16"/>
                        <w:szCs w:val="16"/>
                        <w:rPrChange w:id="2147" w:author="James, Christin (DCYF)" w:date="2026-07-01T15:09:00Z" w16du:dateUtc="2026-07-01T22:09:00Z">
                          <w:rPr>
                            <w:sz w:val="14"/>
                            <w:szCs w:val="14"/>
                          </w:rPr>
                        </w:rPrChange>
                      </w:rPr>
                      <w:t>18</w:t>
                    </w:r>
                  </w:ins>
                </w:p>
              </w:tc>
              <w:tc>
                <w:tcPr>
                  <w:tcW w:w="366" w:type="dxa"/>
                </w:tcPr>
                <w:p w14:paraId="105840A4" w14:textId="77777777" w:rsidR="009E06BF" w:rsidRPr="00971ACE" w:rsidRDefault="009E06BF">
                  <w:pPr>
                    <w:rPr>
                      <w:ins w:id="2148" w:author="James, Christin (DCYF)" w:date="2026-07-01T15:03:00Z" w16du:dateUtc="2026-07-01T22:03:00Z"/>
                      <w:sz w:val="16"/>
                      <w:szCs w:val="16"/>
                      <w:rPrChange w:id="2149" w:author="James, Christin (DCYF)" w:date="2026-07-01T15:09:00Z" w16du:dateUtc="2026-07-01T22:09:00Z">
                        <w:rPr>
                          <w:ins w:id="2150" w:author="James, Christin (DCYF)" w:date="2026-07-01T15:03:00Z" w16du:dateUtc="2026-07-01T22:03:00Z"/>
                          <w:sz w:val="14"/>
                          <w:szCs w:val="14"/>
                        </w:rPr>
                      </w:rPrChange>
                    </w:rPr>
                  </w:pPr>
                  <w:ins w:id="2151" w:author="James, Christin (DCYF)" w:date="2026-07-01T15:03:00Z" w16du:dateUtc="2026-07-01T22:03:00Z">
                    <w:r w:rsidRPr="00971ACE">
                      <w:rPr>
                        <w:sz w:val="16"/>
                        <w:szCs w:val="16"/>
                        <w:rPrChange w:id="2152" w:author="James, Christin (DCYF)" w:date="2026-07-01T15:09:00Z" w16du:dateUtc="2026-07-01T22:09:00Z">
                          <w:rPr>
                            <w:sz w:val="14"/>
                            <w:szCs w:val="14"/>
                          </w:rPr>
                        </w:rPrChange>
                      </w:rPr>
                      <w:t>19</w:t>
                    </w:r>
                  </w:ins>
                </w:p>
              </w:tc>
              <w:tc>
                <w:tcPr>
                  <w:tcW w:w="366" w:type="dxa"/>
                </w:tcPr>
                <w:p w14:paraId="24B48A34" w14:textId="77777777" w:rsidR="009E06BF" w:rsidRPr="00971ACE" w:rsidRDefault="009E06BF">
                  <w:pPr>
                    <w:rPr>
                      <w:ins w:id="2153" w:author="James, Christin (DCYF)" w:date="2026-07-01T15:03:00Z" w16du:dateUtc="2026-07-01T22:03:00Z"/>
                      <w:sz w:val="16"/>
                      <w:szCs w:val="16"/>
                      <w:rPrChange w:id="2154" w:author="James, Christin (DCYF)" w:date="2026-07-01T15:09:00Z" w16du:dateUtc="2026-07-01T22:09:00Z">
                        <w:rPr>
                          <w:ins w:id="2155" w:author="James, Christin (DCYF)" w:date="2026-07-01T15:03:00Z" w16du:dateUtc="2026-07-01T22:03:00Z"/>
                          <w:sz w:val="14"/>
                          <w:szCs w:val="14"/>
                        </w:rPr>
                      </w:rPrChange>
                    </w:rPr>
                  </w:pPr>
                  <w:ins w:id="2156" w:author="James, Christin (DCYF)" w:date="2026-07-01T15:03:00Z" w16du:dateUtc="2026-07-01T22:03:00Z">
                    <w:r w:rsidRPr="00971ACE">
                      <w:rPr>
                        <w:sz w:val="16"/>
                        <w:szCs w:val="16"/>
                        <w:rPrChange w:id="2157" w:author="James, Christin (DCYF)" w:date="2026-07-01T15:09:00Z" w16du:dateUtc="2026-07-01T22:09:00Z">
                          <w:rPr>
                            <w:sz w:val="14"/>
                            <w:szCs w:val="14"/>
                          </w:rPr>
                        </w:rPrChange>
                      </w:rPr>
                      <w:t>20</w:t>
                    </w:r>
                  </w:ins>
                </w:p>
              </w:tc>
              <w:tc>
                <w:tcPr>
                  <w:tcW w:w="366" w:type="dxa"/>
                </w:tcPr>
                <w:p w14:paraId="3D26B054" w14:textId="77777777" w:rsidR="009E06BF" w:rsidRPr="00971ACE" w:rsidRDefault="009E06BF">
                  <w:pPr>
                    <w:rPr>
                      <w:ins w:id="2158" w:author="James, Christin (DCYF)" w:date="2026-07-01T15:03:00Z" w16du:dateUtc="2026-07-01T22:03:00Z"/>
                      <w:sz w:val="16"/>
                      <w:szCs w:val="16"/>
                      <w:rPrChange w:id="2159" w:author="James, Christin (DCYF)" w:date="2026-07-01T15:09:00Z" w16du:dateUtc="2026-07-01T22:09:00Z">
                        <w:rPr>
                          <w:ins w:id="2160" w:author="James, Christin (DCYF)" w:date="2026-07-01T15:03:00Z" w16du:dateUtc="2026-07-01T22:03:00Z"/>
                          <w:sz w:val="14"/>
                          <w:szCs w:val="14"/>
                        </w:rPr>
                      </w:rPrChange>
                    </w:rPr>
                  </w:pPr>
                  <w:ins w:id="2161" w:author="James, Christin (DCYF)" w:date="2026-07-01T15:03:00Z" w16du:dateUtc="2026-07-01T22:03:00Z">
                    <w:r w:rsidRPr="00971ACE">
                      <w:rPr>
                        <w:sz w:val="16"/>
                        <w:szCs w:val="16"/>
                        <w:rPrChange w:id="2162" w:author="James, Christin (DCYF)" w:date="2026-07-01T15:09:00Z" w16du:dateUtc="2026-07-01T22:09:00Z">
                          <w:rPr>
                            <w:sz w:val="14"/>
                            <w:szCs w:val="14"/>
                          </w:rPr>
                        </w:rPrChange>
                      </w:rPr>
                      <w:t>21</w:t>
                    </w:r>
                  </w:ins>
                </w:p>
              </w:tc>
            </w:tr>
            <w:tr w:rsidR="009E06BF" w:rsidRPr="00971ACE" w14:paraId="442A67C5" w14:textId="77777777" w:rsidTr="70006B5F">
              <w:trPr>
                <w:ins w:id="2163" w:author="James, Christin (DCYF)" w:date="2026-07-01T15:03:00Z"/>
              </w:trPr>
              <w:tc>
                <w:tcPr>
                  <w:tcW w:w="366" w:type="dxa"/>
                </w:tcPr>
                <w:p w14:paraId="1A45F764" w14:textId="77777777" w:rsidR="009E06BF" w:rsidRPr="00971ACE" w:rsidRDefault="009E06BF">
                  <w:pPr>
                    <w:rPr>
                      <w:ins w:id="2164" w:author="James, Christin (DCYF)" w:date="2026-07-01T15:03:00Z" w16du:dateUtc="2026-07-01T22:03:00Z"/>
                      <w:sz w:val="16"/>
                      <w:szCs w:val="16"/>
                      <w:rPrChange w:id="2165" w:author="James, Christin (DCYF)" w:date="2026-07-01T15:09:00Z" w16du:dateUtc="2026-07-01T22:09:00Z">
                        <w:rPr>
                          <w:ins w:id="2166" w:author="James, Christin (DCYF)" w:date="2026-07-01T15:03:00Z" w16du:dateUtc="2026-07-01T22:03:00Z"/>
                          <w:sz w:val="14"/>
                          <w:szCs w:val="14"/>
                        </w:rPr>
                      </w:rPrChange>
                    </w:rPr>
                  </w:pPr>
                  <w:ins w:id="2167" w:author="James, Christin (DCYF)" w:date="2026-07-01T15:03:00Z" w16du:dateUtc="2026-07-01T22:03:00Z">
                    <w:r w:rsidRPr="00971ACE">
                      <w:rPr>
                        <w:sz w:val="16"/>
                        <w:szCs w:val="16"/>
                        <w:rPrChange w:id="2168" w:author="James, Christin (DCYF)" w:date="2026-07-01T15:09:00Z" w16du:dateUtc="2026-07-01T22:09:00Z">
                          <w:rPr>
                            <w:sz w:val="14"/>
                            <w:szCs w:val="14"/>
                          </w:rPr>
                        </w:rPrChange>
                      </w:rPr>
                      <w:t>22</w:t>
                    </w:r>
                  </w:ins>
                </w:p>
              </w:tc>
              <w:tc>
                <w:tcPr>
                  <w:tcW w:w="366" w:type="dxa"/>
                </w:tcPr>
                <w:p w14:paraId="093088A1" w14:textId="77777777" w:rsidR="009E06BF" w:rsidRPr="00971ACE" w:rsidRDefault="009E06BF">
                  <w:pPr>
                    <w:rPr>
                      <w:ins w:id="2169" w:author="James, Christin (DCYF)" w:date="2026-07-01T15:03:00Z" w16du:dateUtc="2026-07-01T22:03:00Z"/>
                      <w:sz w:val="16"/>
                      <w:szCs w:val="16"/>
                      <w:rPrChange w:id="2170" w:author="James, Christin (DCYF)" w:date="2026-07-01T15:09:00Z" w16du:dateUtc="2026-07-01T22:09:00Z">
                        <w:rPr>
                          <w:ins w:id="2171" w:author="James, Christin (DCYF)" w:date="2026-07-01T15:03:00Z" w16du:dateUtc="2026-07-01T22:03:00Z"/>
                          <w:sz w:val="14"/>
                          <w:szCs w:val="14"/>
                        </w:rPr>
                      </w:rPrChange>
                    </w:rPr>
                  </w:pPr>
                  <w:ins w:id="2172" w:author="James, Christin (DCYF)" w:date="2026-07-01T15:03:00Z" w16du:dateUtc="2026-07-01T22:03:00Z">
                    <w:r w:rsidRPr="00971ACE">
                      <w:rPr>
                        <w:sz w:val="16"/>
                        <w:szCs w:val="16"/>
                        <w:rPrChange w:id="2173" w:author="James, Christin (DCYF)" w:date="2026-07-01T15:09:00Z" w16du:dateUtc="2026-07-01T22:09:00Z">
                          <w:rPr>
                            <w:sz w:val="14"/>
                            <w:szCs w:val="14"/>
                          </w:rPr>
                        </w:rPrChange>
                      </w:rPr>
                      <w:t>23</w:t>
                    </w:r>
                  </w:ins>
                </w:p>
              </w:tc>
              <w:tc>
                <w:tcPr>
                  <w:tcW w:w="366" w:type="dxa"/>
                </w:tcPr>
                <w:p w14:paraId="25F63F0A" w14:textId="77777777" w:rsidR="009E06BF" w:rsidRPr="00971ACE" w:rsidRDefault="009E06BF">
                  <w:pPr>
                    <w:rPr>
                      <w:ins w:id="2174" w:author="James, Christin (DCYF)" w:date="2026-07-01T15:03:00Z" w16du:dateUtc="2026-07-01T22:03:00Z"/>
                      <w:sz w:val="16"/>
                      <w:szCs w:val="16"/>
                      <w:rPrChange w:id="2175" w:author="James, Christin (DCYF)" w:date="2026-07-01T15:09:00Z" w16du:dateUtc="2026-07-01T22:09:00Z">
                        <w:rPr>
                          <w:ins w:id="2176" w:author="James, Christin (DCYF)" w:date="2026-07-01T15:03:00Z" w16du:dateUtc="2026-07-01T22:03:00Z"/>
                          <w:sz w:val="14"/>
                          <w:szCs w:val="14"/>
                        </w:rPr>
                      </w:rPrChange>
                    </w:rPr>
                  </w:pPr>
                  <w:ins w:id="2177" w:author="James, Christin (DCYF)" w:date="2026-07-01T15:03:00Z" w16du:dateUtc="2026-07-01T22:03:00Z">
                    <w:r w:rsidRPr="00971ACE">
                      <w:rPr>
                        <w:sz w:val="16"/>
                        <w:szCs w:val="16"/>
                        <w:rPrChange w:id="2178" w:author="James, Christin (DCYF)" w:date="2026-07-01T15:09:00Z" w16du:dateUtc="2026-07-01T22:09:00Z">
                          <w:rPr>
                            <w:sz w:val="14"/>
                            <w:szCs w:val="14"/>
                          </w:rPr>
                        </w:rPrChange>
                      </w:rPr>
                      <w:t>24</w:t>
                    </w:r>
                  </w:ins>
                </w:p>
              </w:tc>
              <w:tc>
                <w:tcPr>
                  <w:tcW w:w="366" w:type="dxa"/>
                </w:tcPr>
                <w:p w14:paraId="72DD1F19" w14:textId="77777777" w:rsidR="009E06BF" w:rsidRPr="00971ACE" w:rsidRDefault="009E06BF">
                  <w:pPr>
                    <w:rPr>
                      <w:ins w:id="2179" w:author="James, Christin (DCYF)" w:date="2026-07-01T15:03:00Z" w16du:dateUtc="2026-07-01T22:03:00Z"/>
                      <w:sz w:val="16"/>
                      <w:szCs w:val="16"/>
                      <w:rPrChange w:id="2180" w:author="James, Christin (DCYF)" w:date="2026-07-01T15:09:00Z" w16du:dateUtc="2026-07-01T22:09:00Z">
                        <w:rPr>
                          <w:ins w:id="2181" w:author="James, Christin (DCYF)" w:date="2026-07-01T15:03:00Z" w16du:dateUtc="2026-07-01T22:03:00Z"/>
                          <w:sz w:val="14"/>
                          <w:szCs w:val="14"/>
                        </w:rPr>
                      </w:rPrChange>
                    </w:rPr>
                  </w:pPr>
                  <w:ins w:id="2182" w:author="James, Christin (DCYF)" w:date="2026-07-01T15:03:00Z" w16du:dateUtc="2026-07-01T22:03:00Z">
                    <w:r w:rsidRPr="00971ACE">
                      <w:rPr>
                        <w:sz w:val="16"/>
                        <w:szCs w:val="16"/>
                        <w:rPrChange w:id="2183" w:author="James, Christin (DCYF)" w:date="2026-07-01T15:09:00Z" w16du:dateUtc="2026-07-01T22:09:00Z">
                          <w:rPr>
                            <w:sz w:val="14"/>
                            <w:szCs w:val="14"/>
                          </w:rPr>
                        </w:rPrChange>
                      </w:rPr>
                      <w:t>25</w:t>
                    </w:r>
                  </w:ins>
                </w:p>
              </w:tc>
              <w:tc>
                <w:tcPr>
                  <w:tcW w:w="366" w:type="dxa"/>
                </w:tcPr>
                <w:p w14:paraId="27FEF254" w14:textId="77777777" w:rsidR="009E06BF" w:rsidRPr="00971ACE" w:rsidRDefault="009E06BF">
                  <w:pPr>
                    <w:rPr>
                      <w:ins w:id="2184" w:author="James, Christin (DCYF)" w:date="2026-07-01T15:03:00Z" w16du:dateUtc="2026-07-01T22:03:00Z"/>
                      <w:sz w:val="16"/>
                      <w:szCs w:val="16"/>
                      <w:rPrChange w:id="2185" w:author="James, Christin (DCYF)" w:date="2026-07-01T15:09:00Z" w16du:dateUtc="2026-07-01T22:09:00Z">
                        <w:rPr>
                          <w:ins w:id="2186" w:author="James, Christin (DCYF)" w:date="2026-07-01T15:03:00Z" w16du:dateUtc="2026-07-01T22:03:00Z"/>
                          <w:sz w:val="14"/>
                          <w:szCs w:val="14"/>
                        </w:rPr>
                      </w:rPrChange>
                    </w:rPr>
                  </w:pPr>
                  <w:ins w:id="2187" w:author="James, Christin (DCYF)" w:date="2026-07-01T15:03:00Z" w16du:dateUtc="2026-07-01T22:03:00Z">
                    <w:r w:rsidRPr="00971ACE">
                      <w:rPr>
                        <w:sz w:val="16"/>
                        <w:szCs w:val="16"/>
                        <w:rPrChange w:id="2188" w:author="James, Christin (DCYF)" w:date="2026-07-01T15:09:00Z" w16du:dateUtc="2026-07-01T22:09:00Z">
                          <w:rPr>
                            <w:sz w:val="14"/>
                            <w:szCs w:val="14"/>
                          </w:rPr>
                        </w:rPrChange>
                      </w:rPr>
                      <w:t>26</w:t>
                    </w:r>
                  </w:ins>
                </w:p>
              </w:tc>
              <w:tc>
                <w:tcPr>
                  <w:tcW w:w="366" w:type="dxa"/>
                </w:tcPr>
                <w:p w14:paraId="7AA337E2" w14:textId="3962A47F" w:rsidR="009E06BF" w:rsidRPr="00971ACE" w:rsidRDefault="378F5DD9">
                  <w:pPr>
                    <w:rPr>
                      <w:ins w:id="2189" w:author="James, Christin (DCYF)" w:date="2026-07-01T15:03:00Z" w16du:dateUtc="2026-07-01T22:03:00Z"/>
                      <w:sz w:val="16"/>
                      <w:szCs w:val="16"/>
                      <w:rPrChange w:id="2190" w:author="James, Christin (DCYF)" w:date="2026-07-01T15:09:00Z" w16du:dateUtc="2026-07-01T22:09:00Z">
                        <w:rPr>
                          <w:ins w:id="2191" w:author="James, Christin (DCYF)" w:date="2026-07-01T15:03:00Z" w16du:dateUtc="2026-07-01T22:03:00Z"/>
                          <w:sz w:val="14"/>
                          <w:szCs w:val="14"/>
                        </w:rPr>
                      </w:rPrChange>
                    </w:rPr>
                  </w:pPr>
                  <w:ins w:id="2192" w:author="Ramynke, Jason (DCYF)" w:date="2026-07-07T18:38:00Z" w16du:dateUtc="2026-07-07T18:38:44Z">
                    <w:r w:rsidRPr="70006B5F">
                      <w:rPr>
                        <w:sz w:val="16"/>
                        <w:szCs w:val="16"/>
                      </w:rPr>
                      <w:t>27</w:t>
                    </w:r>
                  </w:ins>
                </w:p>
              </w:tc>
              <w:tc>
                <w:tcPr>
                  <w:tcW w:w="366" w:type="dxa"/>
                </w:tcPr>
                <w:p w14:paraId="62A3E238" w14:textId="7D7C12FA" w:rsidR="009E06BF" w:rsidRPr="00971ACE" w:rsidRDefault="378F5DD9">
                  <w:pPr>
                    <w:rPr>
                      <w:ins w:id="2193" w:author="James, Christin (DCYF)" w:date="2026-07-01T15:03:00Z" w16du:dateUtc="2026-07-01T22:03:00Z"/>
                      <w:sz w:val="16"/>
                      <w:szCs w:val="16"/>
                      <w:rPrChange w:id="2194" w:author="James, Christin (DCYF)" w:date="2026-07-01T15:09:00Z" w16du:dateUtc="2026-07-01T22:09:00Z">
                        <w:rPr>
                          <w:ins w:id="2195" w:author="James, Christin (DCYF)" w:date="2026-07-01T15:03:00Z" w16du:dateUtc="2026-07-01T22:03:00Z"/>
                          <w:sz w:val="14"/>
                          <w:szCs w:val="14"/>
                        </w:rPr>
                      </w:rPrChange>
                    </w:rPr>
                  </w:pPr>
                  <w:ins w:id="2196" w:author="Ramynke, Jason (DCYF)" w:date="2026-07-07T18:38:00Z" w16du:dateUtc="2026-07-07T18:38:49Z">
                    <w:r w:rsidRPr="70006B5F">
                      <w:rPr>
                        <w:sz w:val="16"/>
                        <w:szCs w:val="16"/>
                      </w:rPr>
                      <w:t>28</w:t>
                    </w:r>
                  </w:ins>
                </w:p>
              </w:tc>
            </w:tr>
            <w:tr w:rsidR="009E06BF" w:rsidRPr="00971ACE" w14:paraId="2BE597EF" w14:textId="77777777" w:rsidTr="70006B5F">
              <w:trPr>
                <w:ins w:id="2197" w:author="James, Christin (DCYF)" w:date="2026-07-01T15:03:00Z"/>
              </w:trPr>
              <w:tc>
                <w:tcPr>
                  <w:tcW w:w="366" w:type="dxa"/>
                </w:tcPr>
                <w:p w14:paraId="29DBB9D9" w14:textId="77777777" w:rsidR="009E06BF" w:rsidRPr="00971ACE" w:rsidRDefault="009E06BF">
                  <w:pPr>
                    <w:rPr>
                      <w:ins w:id="2198" w:author="James, Christin (DCYF)" w:date="2026-07-01T15:03:00Z" w16du:dateUtc="2026-07-01T22:03:00Z"/>
                      <w:sz w:val="16"/>
                      <w:szCs w:val="16"/>
                      <w:rPrChange w:id="2199" w:author="James, Christin (DCYF)" w:date="2026-07-01T15:09:00Z" w16du:dateUtc="2026-07-01T22:09:00Z">
                        <w:rPr>
                          <w:ins w:id="2200" w:author="James, Christin (DCYF)" w:date="2026-07-01T15:03:00Z" w16du:dateUtc="2026-07-01T22:03:00Z"/>
                          <w:sz w:val="14"/>
                          <w:szCs w:val="14"/>
                        </w:rPr>
                      </w:rPrChange>
                    </w:rPr>
                  </w:pPr>
                  <w:ins w:id="2201" w:author="James, Christin (DCYF)" w:date="2026-07-01T15:03:00Z" w16du:dateUtc="2026-07-01T22:03:00Z">
                    <w:r w:rsidRPr="00971ACE">
                      <w:rPr>
                        <w:sz w:val="16"/>
                        <w:szCs w:val="16"/>
                        <w:rPrChange w:id="2202" w:author="James, Christin (DCYF)" w:date="2026-07-01T15:09:00Z" w16du:dateUtc="2026-07-01T22:09:00Z">
                          <w:rPr>
                            <w:sz w:val="14"/>
                            <w:szCs w:val="14"/>
                          </w:rPr>
                        </w:rPrChange>
                      </w:rPr>
                      <w:t>29</w:t>
                    </w:r>
                  </w:ins>
                </w:p>
              </w:tc>
              <w:tc>
                <w:tcPr>
                  <w:tcW w:w="366" w:type="dxa"/>
                </w:tcPr>
                <w:p w14:paraId="6D758608" w14:textId="77777777" w:rsidR="009E06BF" w:rsidRPr="00971ACE" w:rsidRDefault="009E06BF">
                  <w:pPr>
                    <w:rPr>
                      <w:ins w:id="2203" w:author="James, Christin (DCYF)" w:date="2026-07-01T15:03:00Z" w16du:dateUtc="2026-07-01T22:03:00Z"/>
                      <w:sz w:val="16"/>
                      <w:szCs w:val="16"/>
                      <w:rPrChange w:id="2204" w:author="James, Christin (DCYF)" w:date="2026-07-01T15:09:00Z" w16du:dateUtc="2026-07-01T22:09:00Z">
                        <w:rPr>
                          <w:ins w:id="2205" w:author="James, Christin (DCYF)" w:date="2026-07-01T15:03:00Z" w16du:dateUtc="2026-07-01T22:03:00Z"/>
                          <w:sz w:val="14"/>
                          <w:szCs w:val="14"/>
                        </w:rPr>
                      </w:rPrChange>
                    </w:rPr>
                  </w:pPr>
                  <w:ins w:id="2206" w:author="James, Christin (DCYF)" w:date="2026-07-01T15:03:00Z" w16du:dateUtc="2026-07-01T22:03:00Z">
                    <w:r w:rsidRPr="00971ACE">
                      <w:rPr>
                        <w:sz w:val="16"/>
                        <w:szCs w:val="16"/>
                        <w:rPrChange w:id="2207" w:author="James, Christin (DCYF)" w:date="2026-07-01T15:09:00Z" w16du:dateUtc="2026-07-01T22:09:00Z">
                          <w:rPr>
                            <w:sz w:val="14"/>
                            <w:szCs w:val="14"/>
                          </w:rPr>
                        </w:rPrChange>
                      </w:rPr>
                      <w:t>30</w:t>
                    </w:r>
                  </w:ins>
                </w:p>
              </w:tc>
              <w:tc>
                <w:tcPr>
                  <w:tcW w:w="366" w:type="dxa"/>
                </w:tcPr>
                <w:p w14:paraId="50A3D6B1" w14:textId="77777777" w:rsidR="009E06BF" w:rsidRPr="00971ACE" w:rsidRDefault="009E06BF">
                  <w:pPr>
                    <w:rPr>
                      <w:ins w:id="2208" w:author="James, Christin (DCYF)" w:date="2026-07-01T15:03:00Z" w16du:dateUtc="2026-07-01T22:03:00Z"/>
                      <w:sz w:val="16"/>
                      <w:szCs w:val="16"/>
                      <w:rPrChange w:id="2209" w:author="James, Christin (DCYF)" w:date="2026-07-01T15:09:00Z" w16du:dateUtc="2026-07-01T22:09:00Z">
                        <w:rPr>
                          <w:ins w:id="2210" w:author="James, Christin (DCYF)" w:date="2026-07-01T15:03:00Z" w16du:dateUtc="2026-07-01T22:03:00Z"/>
                          <w:sz w:val="14"/>
                          <w:szCs w:val="14"/>
                        </w:rPr>
                      </w:rPrChange>
                    </w:rPr>
                  </w:pPr>
                  <w:ins w:id="2211" w:author="James, Christin (DCYF)" w:date="2026-07-01T15:03:00Z" w16du:dateUtc="2026-07-01T22:03:00Z">
                    <w:r w:rsidRPr="00971ACE">
                      <w:rPr>
                        <w:sz w:val="16"/>
                        <w:szCs w:val="16"/>
                        <w:rPrChange w:id="2212" w:author="James, Christin (DCYF)" w:date="2026-07-01T15:09:00Z" w16du:dateUtc="2026-07-01T22:09:00Z">
                          <w:rPr>
                            <w:sz w:val="14"/>
                            <w:szCs w:val="14"/>
                          </w:rPr>
                        </w:rPrChange>
                      </w:rPr>
                      <w:t>31</w:t>
                    </w:r>
                  </w:ins>
                </w:p>
              </w:tc>
              <w:tc>
                <w:tcPr>
                  <w:tcW w:w="366" w:type="dxa"/>
                </w:tcPr>
                <w:p w14:paraId="387032D2" w14:textId="77777777" w:rsidR="009E06BF" w:rsidRPr="00971ACE" w:rsidRDefault="009E06BF">
                  <w:pPr>
                    <w:rPr>
                      <w:ins w:id="2213" w:author="James, Christin (DCYF)" w:date="2026-07-01T15:03:00Z" w16du:dateUtc="2026-07-01T22:03:00Z"/>
                      <w:sz w:val="16"/>
                      <w:szCs w:val="16"/>
                      <w:rPrChange w:id="2214" w:author="James, Christin (DCYF)" w:date="2026-07-01T15:09:00Z" w16du:dateUtc="2026-07-01T22:09:00Z">
                        <w:rPr>
                          <w:ins w:id="2215" w:author="James, Christin (DCYF)" w:date="2026-07-01T15:03:00Z" w16du:dateUtc="2026-07-01T22:03:00Z"/>
                          <w:sz w:val="14"/>
                          <w:szCs w:val="14"/>
                        </w:rPr>
                      </w:rPrChange>
                    </w:rPr>
                  </w:pPr>
                </w:p>
              </w:tc>
              <w:tc>
                <w:tcPr>
                  <w:tcW w:w="366" w:type="dxa"/>
                </w:tcPr>
                <w:p w14:paraId="435A790E" w14:textId="77777777" w:rsidR="009E06BF" w:rsidRPr="00971ACE" w:rsidRDefault="009E06BF">
                  <w:pPr>
                    <w:rPr>
                      <w:ins w:id="2216" w:author="James, Christin (DCYF)" w:date="2026-07-01T15:03:00Z" w16du:dateUtc="2026-07-01T22:03:00Z"/>
                      <w:sz w:val="16"/>
                      <w:szCs w:val="16"/>
                      <w:rPrChange w:id="2217" w:author="James, Christin (DCYF)" w:date="2026-07-01T15:09:00Z" w16du:dateUtc="2026-07-01T22:09:00Z">
                        <w:rPr>
                          <w:ins w:id="2218" w:author="James, Christin (DCYF)" w:date="2026-07-01T15:03:00Z" w16du:dateUtc="2026-07-01T22:03:00Z"/>
                          <w:sz w:val="14"/>
                          <w:szCs w:val="14"/>
                        </w:rPr>
                      </w:rPrChange>
                    </w:rPr>
                  </w:pPr>
                </w:p>
              </w:tc>
              <w:tc>
                <w:tcPr>
                  <w:tcW w:w="366" w:type="dxa"/>
                </w:tcPr>
                <w:p w14:paraId="00E2F4F7" w14:textId="77777777" w:rsidR="009E06BF" w:rsidRPr="00971ACE" w:rsidRDefault="009E06BF">
                  <w:pPr>
                    <w:rPr>
                      <w:ins w:id="2219" w:author="James, Christin (DCYF)" w:date="2026-07-01T15:03:00Z" w16du:dateUtc="2026-07-01T22:03:00Z"/>
                      <w:sz w:val="16"/>
                      <w:szCs w:val="16"/>
                      <w:rPrChange w:id="2220" w:author="James, Christin (DCYF)" w:date="2026-07-01T15:09:00Z" w16du:dateUtc="2026-07-01T22:09:00Z">
                        <w:rPr>
                          <w:ins w:id="2221" w:author="James, Christin (DCYF)" w:date="2026-07-01T15:03:00Z" w16du:dateUtc="2026-07-01T22:03:00Z"/>
                          <w:sz w:val="14"/>
                          <w:szCs w:val="14"/>
                        </w:rPr>
                      </w:rPrChange>
                    </w:rPr>
                  </w:pPr>
                </w:p>
              </w:tc>
              <w:tc>
                <w:tcPr>
                  <w:tcW w:w="366" w:type="dxa"/>
                </w:tcPr>
                <w:p w14:paraId="1DDC6A45" w14:textId="77777777" w:rsidR="009E06BF" w:rsidRPr="00971ACE" w:rsidRDefault="009E06BF">
                  <w:pPr>
                    <w:rPr>
                      <w:ins w:id="2222" w:author="James, Christin (DCYF)" w:date="2026-07-01T15:03:00Z" w16du:dateUtc="2026-07-01T22:03:00Z"/>
                      <w:sz w:val="16"/>
                      <w:szCs w:val="16"/>
                      <w:rPrChange w:id="2223" w:author="James, Christin (DCYF)" w:date="2026-07-01T15:09:00Z" w16du:dateUtc="2026-07-01T22:09:00Z">
                        <w:rPr>
                          <w:ins w:id="2224" w:author="James, Christin (DCYF)" w:date="2026-07-01T15:03:00Z" w16du:dateUtc="2026-07-01T22:03:00Z"/>
                          <w:sz w:val="14"/>
                          <w:szCs w:val="14"/>
                        </w:rPr>
                      </w:rPrChange>
                    </w:rPr>
                  </w:pPr>
                </w:p>
              </w:tc>
            </w:tr>
          </w:tbl>
          <w:p w14:paraId="22027A04" w14:textId="77777777" w:rsidR="009E06BF" w:rsidRPr="009E06BF" w:rsidRDefault="009E06BF">
            <w:pPr>
              <w:contextualSpacing/>
              <w:rPr>
                <w:ins w:id="2225" w:author="James, Christin (DCYF)" w:date="2026-07-01T15:03:00Z" w16du:dateUtc="2026-07-01T22:03:00Z"/>
                <w:rFonts w:ascii="Calibri" w:hAnsi="Calibri" w:cs="Calibri"/>
                <w:sz w:val="18"/>
                <w:szCs w:val="18"/>
                <w:rPrChange w:id="2226" w:author="James, Christin (DCYF)" w:date="2026-07-01T15:03:00Z" w16du:dateUtc="2026-07-01T22:03:00Z">
                  <w:rPr>
                    <w:ins w:id="2227" w:author="James, Christin (DCYF)" w:date="2026-07-01T15:03:00Z" w16du:dateUtc="2026-07-01T22:03:00Z"/>
                    <w:rFonts w:ascii="Calibri" w:hAnsi="Calibri" w:cs="Calibri"/>
                    <w:sz w:val="24"/>
                    <w:szCs w:val="24"/>
                  </w:rPr>
                </w:rPrChange>
              </w:rPr>
            </w:pPr>
          </w:p>
        </w:tc>
      </w:tr>
      <w:tr w:rsidR="009E06BF" w:rsidRPr="009E06BF" w14:paraId="3A8AC683" w14:textId="77777777" w:rsidTr="23F26365">
        <w:trPr>
          <w:gridAfter w:val="2"/>
          <w:wAfter w:w="19" w:type="dxa"/>
          <w:ins w:id="2228" w:author="James, Christin (DCYF)" w:date="2026-07-01T15:03:00Z"/>
          <w:trPrChange w:id="2229" w:author="Ramynke, Jason (DCYF)" w:date="2026-07-07T18:40:00Z" w16du:dateUtc="2026-07-01T22:04:00Z">
            <w:trPr>
              <w:gridBefore w:val="1"/>
              <w:gridAfter w:val="2"/>
            </w:trPr>
          </w:trPrChange>
        </w:trPr>
        <w:tc>
          <w:tcPr>
            <w:tcW w:w="1440" w:type="dxa"/>
            <w:tcPrChange w:id="2230" w:author="Ramynke, Jason (DCYF)" w:date="2026-07-07T18:40:00Z" w16du:dateUtc="2026-07-01T22:04:00Z">
              <w:tcPr>
                <w:tcW w:w="1785" w:type="dxa"/>
              </w:tcPr>
            </w:tcPrChange>
          </w:tcPr>
          <w:p w14:paraId="768EAF59" w14:textId="77777777" w:rsidR="009E06BF" w:rsidRPr="009E06BF" w:rsidRDefault="009E06BF">
            <w:pPr>
              <w:contextualSpacing/>
              <w:rPr>
                <w:ins w:id="2231" w:author="James, Christin (DCYF)" w:date="2026-07-01T15:03:00Z" w16du:dateUtc="2026-07-01T22:03:00Z"/>
                <w:rFonts w:cs="Calibri"/>
                <w:sz w:val="18"/>
                <w:szCs w:val="18"/>
                <w:rPrChange w:id="2232" w:author="James, Christin (DCYF)" w:date="2026-07-01T15:03:00Z" w16du:dateUtc="2026-07-01T22:03:00Z">
                  <w:rPr>
                    <w:ins w:id="2233" w:author="James, Christin (DCYF)" w:date="2026-07-01T15:03:00Z" w16du:dateUtc="2026-07-01T22:03:00Z"/>
                    <w:rFonts w:cs="Calibri"/>
                  </w:rPr>
                </w:rPrChange>
              </w:rPr>
            </w:pPr>
            <w:ins w:id="2234" w:author="James, Christin (DCYF)" w:date="2026-07-01T15:03:00Z" w16du:dateUtc="2026-07-01T22:03:00Z">
              <w:r w:rsidRPr="009E06BF">
                <w:rPr>
                  <w:rFonts w:cs="Calibri"/>
                  <w:sz w:val="18"/>
                  <w:szCs w:val="18"/>
                  <w:rPrChange w:id="2235" w:author="James, Christin (DCYF)" w:date="2026-07-01T15:03:00Z" w16du:dateUtc="2026-07-01T22:03:00Z">
                    <w:rPr>
                      <w:rFonts w:cs="Calibri"/>
                    </w:rPr>
                  </w:rPrChange>
                </w:rPr>
                <w:t>23 full day units,</w:t>
              </w:r>
            </w:ins>
          </w:p>
          <w:p w14:paraId="5AE9F05A" w14:textId="77777777" w:rsidR="009E06BF" w:rsidRPr="009E06BF" w:rsidRDefault="009E06BF">
            <w:pPr>
              <w:contextualSpacing/>
              <w:rPr>
                <w:ins w:id="2236" w:author="James, Christin (DCYF)" w:date="2026-07-01T15:03:00Z" w16du:dateUtc="2026-07-01T22:03:00Z"/>
                <w:rFonts w:cs="Calibri"/>
                <w:sz w:val="18"/>
                <w:szCs w:val="18"/>
                <w:rPrChange w:id="2237" w:author="James, Christin (DCYF)" w:date="2026-07-01T15:03:00Z" w16du:dateUtc="2026-07-01T22:03:00Z">
                  <w:rPr>
                    <w:ins w:id="2238" w:author="James, Christin (DCYF)" w:date="2026-07-01T15:03:00Z" w16du:dateUtc="2026-07-01T22:03:00Z"/>
                    <w:rFonts w:cs="Calibri"/>
                  </w:rPr>
                </w:rPrChange>
              </w:rPr>
            </w:pPr>
            <w:ins w:id="2239" w:author="James, Christin (DCYF)" w:date="2026-07-01T15:03:00Z" w16du:dateUtc="2026-07-01T22:03:00Z">
              <w:r w:rsidRPr="009E06BF">
                <w:rPr>
                  <w:rFonts w:cs="Calibri"/>
                  <w:sz w:val="18"/>
                  <w:szCs w:val="18"/>
                  <w:rPrChange w:id="2240" w:author="James, Christin (DCYF)" w:date="2026-07-01T15:03:00Z" w16du:dateUtc="2026-07-01T22:03:00Z">
                    <w:rPr>
                      <w:rFonts w:cs="Calibri"/>
                    </w:rPr>
                  </w:rPrChange>
                </w:rPr>
                <w:t>23 overtime units</w:t>
              </w:r>
            </w:ins>
          </w:p>
        </w:tc>
        <w:tc>
          <w:tcPr>
            <w:tcW w:w="1725" w:type="dxa"/>
            <w:tcPrChange w:id="2241" w:author="Ramynke, Jason (DCYF)" w:date="2026-07-07T18:40:00Z" w16du:dateUtc="2026-07-01T22:04:00Z">
              <w:tcPr>
                <w:tcW w:w="2192" w:type="dxa"/>
              </w:tcPr>
            </w:tcPrChange>
          </w:tcPr>
          <w:p w14:paraId="5BB692D2" w14:textId="77777777" w:rsidR="009E06BF" w:rsidRPr="009E06BF" w:rsidRDefault="009E06BF">
            <w:pPr>
              <w:contextualSpacing/>
              <w:rPr>
                <w:ins w:id="2242" w:author="James, Christin (DCYF)" w:date="2026-07-01T15:03:00Z" w16du:dateUtc="2026-07-01T22:03:00Z"/>
                <w:rFonts w:cs="Calibri"/>
                <w:sz w:val="18"/>
                <w:szCs w:val="18"/>
                <w:rPrChange w:id="2243" w:author="James, Christin (DCYF)" w:date="2026-07-01T15:03:00Z" w16du:dateUtc="2026-07-01T22:03:00Z">
                  <w:rPr>
                    <w:ins w:id="2244" w:author="James, Christin (DCYF)" w:date="2026-07-01T15:03:00Z" w16du:dateUtc="2026-07-01T22:03:00Z"/>
                    <w:rFonts w:cs="Calibri"/>
                  </w:rPr>
                </w:rPrChange>
              </w:rPr>
            </w:pPr>
            <w:ins w:id="2245" w:author="James, Christin (DCYF)" w:date="2026-07-01T15:03:00Z" w16du:dateUtc="2026-07-01T22:03:00Z">
              <w:r w:rsidRPr="009E06BF">
                <w:rPr>
                  <w:rFonts w:cs="Calibri"/>
                  <w:sz w:val="18"/>
                  <w:szCs w:val="18"/>
                  <w:rPrChange w:id="2246" w:author="James, Christin (DCYF)" w:date="2026-07-01T15:03:00Z" w16du:dateUtc="2026-07-01T22:03:00Z">
                    <w:rPr>
                      <w:rFonts w:cs="Calibri"/>
                    </w:rPr>
                  </w:rPrChange>
                </w:rPr>
                <w:t>Monday through Friday: 12 hours each day.</w:t>
              </w:r>
            </w:ins>
          </w:p>
        </w:tc>
        <w:tc>
          <w:tcPr>
            <w:tcW w:w="1470" w:type="dxa"/>
            <w:tcPrChange w:id="2247" w:author="Ramynke, Jason (DCYF)" w:date="2026-07-07T18:40:00Z" w16du:dateUtc="2026-07-01T22:04:00Z">
              <w:tcPr>
                <w:tcW w:w="1861" w:type="dxa"/>
              </w:tcPr>
            </w:tcPrChange>
          </w:tcPr>
          <w:p w14:paraId="062B723C" w14:textId="77777777" w:rsidR="009E06BF" w:rsidRPr="009E06BF" w:rsidRDefault="009E06BF">
            <w:pPr>
              <w:contextualSpacing/>
              <w:rPr>
                <w:ins w:id="2248" w:author="James, Christin (DCYF)" w:date="2026-07-01T15:03:00Z" w16du:dateUtc="2026-07-01T22:03:00Z"/>
                <w:rFonts w:cs="Calibri"/>
                <w:sz w:val="18"/>
                <w:szCs w:val="18"/>
                <w:rPrChange w:id="2249" w:author="James, Christin (DCYF)" w:date="2026-07-01T15:03:00Z" w16du:dateUtc="2026-07-01T22:03:00Z">
                  <w:rPr>
                    <w:ins w:id="2250" w:author="James, Christin (DCYF)" w:date="2026-07-01T15:03:00Z" w16du:dateUtc="2026-07-01T22:03:00Z"/>
                    <w:rFonts w:cs="Calibri"/>
                  </w:rPr>
                </w:rPrChange>
              </w:rPr>
            </w:pPr>
            <w:ins w:id="2251" w:author="James, Christin (DCYF)" w:date="2026-07-01T15:03:00Z" w16du:dateUtc="2026-07-01T22:03:00Z">
              <w:r w:rsidRPr="009E06BF">
                <w:rPr>
                  <w:rFonts w:cs="Calibri"/>
                  <w:sz w:val="18"/>
                  <w:szCs w:val="18"/>
                  <w:rPrChange w:id="2252" w:author="James, Christin (DCYF)" w:date="2026-07-01T15:03:00Z" w16du:dateUtc="2026-07-01T22:03:00Z">
                    <w:rPr>
                      <w:rFonts w:cs="Calibri"/>
                    </w:rPr>
                  </w:rPrChange>
                </w:rPr>
                <w:t>16 days, 12 hours each day.</w:t>
              </w:r>
            </w:ins>
          </w:p>
        </w:tc>
        <w:tc>
          <w:tcPr>
            <w:tcW w:w="1393" w:type="dxa"/>
            <w:tcPrChange w:id="2253" w:author="Ramynke, Jason (DCYF)" w:date="2026-07-07T18:40:00Z" w16du:dateUtc="2026-07-01T22:04:00Z">
              <w:tcPr>
                <w:tcW w:w="1155" w:type="dxa"/>
                <w:gridSpan w:val="2"/>
              </w:tcPr>
            </w:tcPrChange>
          </w:tcPr>
          <w:p w14:paraId="6A0579CE" w14:textId="77777777" w:rsidR="009E06BF" w:rsidRPr="00152692" w:rsidRDefault="00E07E58">
            <w:pPr>
              <w:contextualSpacing/>
              <w:rPr>
                <w:ins w:id="2254" w:author="James, Christin (DCYF)" w:date="2026-07-07T14:01:00Z" w16du:dateUtc="2026-07-07T21:01:00Z"/>
                <w:sz w:val="18"/>
                <w:szCs w:val="18"/>
              </w:rPr>
            </w:pPr>
            <w:ins w:id="2255" w:author="James, Christin (DCYF)" w:date="2026-07-07T14:01:00Z" w16du:dateUtc="2026-07-07T21:01:00Z">
              <w:r w:rsidRPr="009F2118">
                <w:rPr>
                  <w:rFonts w:cs="Calibri"/>
                  <w:sz w:val="18"/>
                  <w:szCs w:val="18"/>
                  <w:u w:val="single"/>
                  <w:rPrChange w:id="2256" w:author="James, Christin (DCYF)" w:date="2026-07-07T14:10:00Z" w16du:dateUtc="2026-07-07T21:10:00Z">
                    <w:rPr>
                      <w:rFonts w:cs="Calibri"/>
                      <w:sz w:val="18"/>
                      <w:szCs w:val="18"/>
                    </w:rPr>
                  </w:rPrChange>
                </w:rPr>
                <w:t>For base care:</w:t>
              </w:r>
              <w:r w:rsidRPr="00152692">
                <w:rPr>
                  <w:rFonts w:cs="Calibri"/>
                  <w:sz w:val="18"/>
                  <w:szCs w:val="18"/>
                </w:rPr>
                <w:t xml:space="preserve"> </w:t>
              </w:r>
              <w:r w:rsidRPr="00152692">
                <w:rPr>
                  <w:rFonts w:eastAsia="Segoe UI" w:cs="Segoe UI"/>
                  <w:color w:val="242424"/>
                  <w:sz w:val="18"/>
                  <w:szCs w:val="18"/>
                  <w:rPrChange w:id="2257" w:author="James, Christin (DCYF)" w:date="2026-07-07T14:08:00Z" w16du:dateUtc="2026-07-07T21:08:00Z">
                    <w:rPr>
                      <w:rFonts w:ascii="Segoe UI" w:eastAsia="Segoe UI" w:hAnsi="Segoe UI" w:cs="Segoe UI"/>
                      <w:color w:val="242424"/>
                      <w:sz w:val="18"/>
                      <w:szCs w:val="18"/>
                    </w:rPr>
                  </w:rPrChange>
                </w:rPr>
                <w:t xml:space="preserve">Child attends 16 days or more, you may claim </w:t>
              </w:r>
              <w:r w:rsidRPr="00152692">
                <w:rPr>
                  <w:rFonts w:eastAsia="Segoe UI" w:cs="Segoe UI"/>
                  <w:b/>
                  <w:bCs/>
                  <w:color w:val="242424"/>
                  <w:sz w:val="18"/>
                  <w:szCs w:val="18"/>
                  <w:rPrChange w:id="2258" w:author="James, Christin (DCYF)" w:date="2026-07-07T14:08:00Z" w16du:dateUtc="2026-07-07T21:08:00Z">
                    <w:rPr>
                      <w:rFonts w:ascii="Segoe UI" w:eastAsia="Segoe UI" w:hAnsi="Segoe UI" w:cs="Segoe UI"/>
                      <w:b/>
                      <w:bCs/>
                      <w:color w:val="242424"/>
                      <w:sz w:val="18"/>
                      <w:szCs w:val="18"/>
                    </w:rPr>
                  </w:rPrChange>
                </w:rPr>
                <w:t>up to</w:t>
              </w:r>
              <w:r w:rsidRPr="00152692">
                <w:rPr>
                  <w:rFonts w:eastAsia="Segoe UI" w:cs="Segoe UI"/>
                  <w:color w:val="242424"/>
                  <w:sz w:val="18"/>
                  <w:szCs w:val="18"/>
                  <w:rPrChange w:id="2259" w:author="James, Christin (DCYF)" w:date="2026-07-07T14:08:00Z" w16du:dateUtc="2026-07-07T21:08:00Z">
                    <w:rPr>
                      <w:rFonts w:ascii="Segoe UI" w:eastAsia="Segoe UI" w:hAnsi="Segoe UI" w:cs="Segoe UI"/>
                      <w:color w:val="242424"/>
                      <w:sz w:val="18"/>
                      <w:szCs w:val="18"/>
                    </w:rPr>
                  </w:rPrChange>
                </w:rPr>
                <w:t xml:space="preserve"> the full number of eligible days </w:t>
              </w:r>
              <w:r w:rsidRPr="00152692">
                <w:rPr>
                  <w:sz w:val="18"/>
                  <w:szCs w:val="18"/>
                </w:rPr>
                <w:t xml:space="preserve"> </w:t>
              </w:r>
            </w:ins>
          </w:p>
          <w:p w14:paraId="0D74D0C6" w14:textId="77777777" w:rsidR="00E07E58" w:rsidRPr="00152692" w:rsidRDefault="00E07E58">
            <w:pPr>
              <w:contextualSpacing/>
              <w:rPr>
                <w:ins w:id="2260" w:author="James, Christin (DCYF)" w:date="2026-07-07T14:01:00Z" w16du:dateUtc="2026-07-07T21:01:00Z"/>
                <w:sz w:val="18"/>
                <w:szCs w:val="18"/>
              </w:rPr>
            </w:pPr>
          </w:p>
          <w:p w14:paraId="4BCA2982" w14:textId="5EEAEFCA" w:rsidR="00E07E58" w:rsidRPr="009E06BF" w:rsidRDefault="00E07E58">
            <w:pPr>
              <w:contextualSpacing/>
              <w:rPr>
                <w:ins w:id="2261" w:author="James, Christin (DCYF)" w:date="2026-07-01T15:03:00Z" w16du:dateUtc="2026-07-01T22:03:00Z"/>
                <w:rFonts w:cs="Calibri"/>
                <w:sz w:val="18"/>
                <w:szCs w:val="18"/>
                <w:rPrChange w:id="2262" w:author="James, Christin (DCYF)" w:date="2026-07-01T15:03:00Z" w16du:dateUtc="2026-07-01T22:03:00Z">
                  <w:rPr>
                    <w:ins w:id="2263" w:author="James, Christin (DCYF)" w:date="2026-07-01T15:03:00Z" w16du:dateUtc="2026-07-01T22:03:00Z"/>
                    <w:rFonts w:cs="Calibri"/>
                  </w:rPr>
                </w:rPrChange>
              </w:rPr>
            </w:pPr>
            <w:ins w:id="2264" w:author="James, Christin (DCYF)" w:date="2026-07-07T14:01:00Z" w16du:dateUtc="2026-07-07T21:01:00Z">
              <w:r w:rsidRPr="009F2118">
                <w:rPr>
                  <w:sz w:val="18"/>
                  <w:szCs w:val="18"/>
                  <w:u w:val="single"/>
                  <w:rPrChange w:id="2265" w:author="James, Christin (DCYF)" w:date="2026-07-07T14:10:00Z" w16du:dateUtc="2026-07-07T21:10:00Z">
                    <w:rPr>
                      <w:sz w:val="18"/>
                      <w:szCs w:val="18"/>
                    </w:rPr>
                  </w:rPrChange>
                </w:rPr>
                <w:t>For overtime days:</w:t>
              </w:r>
              <w:r w:rsidRPr="00152692">
                <w:rPr>
                  <w:sz w:val="18"/>
                  <w:szCs w:val="18"/>
                </w:rPr>
                <w:t xml:space="preserve"> </w:t>
              </w:r>
              <w:r w:rsidRPr="00152692">
                <w:rPr>
                  <w:rFonts w:eastAsia="Segoe UI" w:cs="Segoe UI"/>
                  <w:color w:val="242424"/>
                  <w:sz w:val="18"/>
                  <w:szCs w:val="18"/>
                  <w:rPrChange w:id="2266" w:author="James, Christin (DCYF)" w:date="2026-07-07T14:08:00Z" w16du:dateUtc="2026-07-07T21:08:00Z">
                    <w:rPr>
                      <w:rFonts w:ascii="Segoe UI" w:eastAsia="Segoe UI" w:hAnsi="Segoe UI" w:cs="Segoe UI"/>
                      <w:color w:val="242424"/>
                      <w:sz w:val="18"/>
                      <w:szCs w:val="18"/>
                    </w:rPr>
                  </w:rPrChange>
                </w:rPr>
                <w:t xml:space="preserve">Child attends 16 days or more, you may claim </w:t>
              </w:r>
              <w:r w:rsidRPr="00152692">
                <w:rPr>
                  <w:rFonts w:eastAsia="Segoe UI" w:cs="Segoe UI"/>
                  <w:b/>
                  <w:bCs/>
                  <w:color w:val="242424"/>
                  <w:sz w:val="18"/>
                  <w:szCs w:val="18"/>
                  <w:rPrChange w:id="2267" w:author="James, Christin (DCYF)" w:date="2026-07-07T14:08:00Z" w16du:dateUtc="2026-07-07T21:08:00Z">
                    <w:rPr>
                      <w:rFonts w:ascii="Segoe UI" w:eastAsia="Segoe UI" w:hAnsi="Segoe UI" w:cs="Segoe UI"/>
                      <w:b/>
                      <w:bCs/>
                      <w:color w:val="242424"/>
                      <w:sz w:val="18"/>
                      <w:szCs w:val="18"/>
                    </w:rPr>
                  </w:rPrChange>
                </w:rPr>
                <w:t>up to</w:t>
              </w:r>
              <w:r w:rsidRPr="00152692">
                <w:rPr>
                  <w:rFonts w:eastAsia="Segoe UI" w:cs="Segoe UI"/>
                  <w:color w:val="242424"/>
                  <w:sz w:val="18"/>
                  <w:szCs w:val="18"/>
                  <w:rPrChange w:id="2268" w:author="James, Christin (DCYF)" w:date="2026-07-07T14:08:00Z" w16du:dateUtc="2026-07-07T21:08:00Z">
                    <w:rPr>
                      <w:rFonts w:ascii="Segoe UI" w:eastAsia="Segoe UI" w:hAnsi="Segoe UI" w:cs="Segoe UI"/>
                      <w:color w:val="242424"/>
                      <w:sz w:val="18"/>
                      <w:szCs w:val="18"/>
                    </w:rPr>
                  </w:rPrChange>
                </w:rPr>
                <w:t xml:space="preserve"> the full number of eligible days</w:t>
              </w:r>
            </w:ins>
            <w:ins w:id="2269" w:author="James, Christin (DCYF)" w:date="2026-07-07T14:08:00Z" w16du:dateUtc="2026-07-07T21:08:00Z">
              <w:r w:rsidR="00152692" w:rsidRPr="00152692">
                <w:rPr>
                  <w:rFonts w:eastAsia="Segoe UI" w:cs="Segoe UI"/>
                  <w:color w:val="242424"/>
                  <w:sz w:val="18"/>
                  <w:szCs w:val="18"/>
                  <w:rPrChange w:id="2270" w:author="James, Christin (DCYF)" w:date="2026-07-07T14:08:00Z" w16du:dateUtc="2026-07-07T21:08:00Z">
                    <w:rPr>
                      <w:rFonts w:ascii="Segoe UI" w:eastAsia="Segoe UI" w:hAnsi="Segoe UI" w:cs="Segoe UI"/>
                      <w:color w:val="242424"/>
                      <w:sz w:val="18"/>
                      <w:szCs w:val="18"/>
                    </w:rPr>
                  </w:rPrChange>
                </w:rPr>
                <w:t>.</w:t>
              </w:r>
            </w:ins>
            <w:ins w:id="2271" w:author="James, Christin (DCYF)" w:date="2026-07-07T14:01:00Z" w16du:dateUtc="2026-07-07T21:01:00Z">
              <w:r w:rsidRPr="00946433">
                <w:rPr>
                  <w:rFonts w:ascii="Segoe UI" w:eastAsia="Segoe UI" w:hAnsi="Segoe UI" w:cs="Segoe UI"/>
                  <w:color w:val="242424"/>
                  <w:sz w:val="18"/>
                  <w:szCs w:val="18"/>
                </w:rPr>
                <w:t xml:space="preserve"> </w:t>
              </w:r>
              <w:r w:rsidRPr="0014182C">
                <w:rPr>
                  <w:sz w:val="18"/>
                  <w:szCs w:val="18"/>
                </w:rPr>
                <w:t xml:space="preserve"> </w:t>
              </w:r>
            </w:ins>
          </w:p>
        </w:tc>
        <w:tc>
          <w:tcPr>
            <w:tcW w:w="2097" w:type="dxa"/>
            <w:tcPrChange w:id="2272" w:author="Ramynke, Jason (DCYF)" w:date="2026-07-07T18:40:00Z" w16du:dateUtc="2026-07-01T22:04:00Z">
              <w:tcPr>
                <w:tcW w:w="3787" w:type="dxa"/>
              </w:tcPr>
            </w:tcPrChange>
          </w:tcPr>
          <w:p w14:paraId="25A74588" w14:textId="53D49E4B" w:rsidR="009E06BF" w:rsidRPr="009E06BF" w:rsidRDefault="009E06BF">
            <w:pPr>
              <w:contextualSpacing/>
              <w:rPr>
                <w:ins w:id="2273" w:author="James, Christin (DCYF)" w:date="2026-07-01T15:03:00Z" w16du:dateUtc="2026-07-01T22:03:00Z"/>
                <w:rFonts w:cs="Calibri"/>
                <w:sz w:val="18"/>
                <w:szCs w:val="18"/>
                <w:rPrChange w:id="2274" w:author="James, Christin (DCYF)" w:date="2026-07-01T15:03:00Z" w16du:dateUtc="2026-07-01T22:03:00Z">
                  <w:rPr>
                    <w:ins w:id="2275" w:author="James, Christin (DCYF)" w:date="2026-07-01T15:03:00Z" w16du:dateUtc="2026-07-01T22:03:00Z"/>
                    <w:rFonts w:cs="Calibri"/>
                  </w:rPr>
                </w:rPrChange>
              </w:rPr>
            </w:pPr>
            <w:ins w:id="2276" w:author="James, Christin (DCYF)" w:date="2026-07-01T15:03:00Z" w16du:dateUtc="2026-07-01T22:03:00Z">
              <w:r w:rsidRPr="009E06BF">
                <w:rPr>
                  <w:rFonts w:cs="Calibri"/>
                  <w:sz w:val="18"/>
                  <w:szCs w:val="18"/>
                  <w:rPrChange w:id="2277" w:author="James, Christin (DCYF)" w:date="2026-07-01T15:03:00Z" w16du:dateUtc="2026-07-01T22:03:00Z">
                    <w:rPr>
                      <w:rFonts w:cs="Calibri"/>
                    </w:rPr>
                  </w:rPrChange>
                </w:rPr>
                <w:t xml:space="preserve">22 full day units and </w:t>
              </w:r>
            </w:ins>
            <w:ins w:id="2278" w:author="James, Christin (DCYF)" w:date="2026-07-07T14:01:00Z" w16du:dateUtc="2026-07-07T21:01:00Z">
              <w:r w:rsidR="00E07E58">
                <w:rPr>
                  <w:rFonts w:cs="Calibri"/>
                  <w:sz w:val="18"/>
                  <w:szCs w:val="18"/>
                </w:rPr>
                <w:t>2</w:t>
              </w:r>
              <w:r w:rsidR="003B1CCC">
                <w:rPr>
                  <w:rFonts w:cs="Calibri"/>
                  <w:sz w:val="18"/>
                  <w:szCs w:val="18"/>
                </w:rPr>
                <w:t>2</w:t>
              </w:r>
            </w:ins>
            <w:ins w:id="2279" w:author="James, Christin (DCYF)" w:date="2026-07-01T15:03:00Z" w16du:dateUtc="2026-07-01T22:03:00Z">
              <w:r w:rsidRPr="009E06BF">
                <w:rPr>
                  <w:rFonts w:cs="Calibri"/>
                  <w:sz w:val="18"/>
                  <w:szCs w:val="18"/>
                  <w:rPrChange w:id="2280" w:author="James, Christin (DCYF)" w:date="2026-07-01T15:03:00Z" w16du:dateUtc="2026-07-01T22:03:00Z">
                    <w:rPr>
                      <w:rFonts w:cs="Calibri"/>
                    </w:rPr>
                  </w:rPrChange>
                </w:rPr>
                <w:t xml:space="preserve"> overtime units</w:t>
              </w:r>
            </w:ins>
          </w:p>
          <w:p w14:paraId="1D233C10" w14:textId="77777777" w:rsidR="009E06BF" w:rsidRPr="009E06BF" w:rsidRDefault="009E06BF">
            <w:pPr>
              <w:contextualSpacing/>
              <w:rPr>
                <w:ins w:id="2281" w:author="James, Christin (DCYF)" w:date="2026-07-01T15:03:00Z" w16du:dateUtc="2026-07-01T22:03:00Z"/>
                <w:rFonts w:cs="Calibri"/>
                <w:sz w:val="18"/>
                <w:szCs w:val="18"/>
                <w:rPrChange w:id="2282" w:author="James, Christin (DCYF)" w:date="2026-07-01T15:03:00Z" w16du:dateUtc="2026-07-01T22:03:00Z">
                  <w:rPr>
                    <w:ins w:id="2283" w:author="James, Christin (DCYF)" w:date="2026-07-01T15:03:00Z" w16du:dateUtc="2026-07-01T22:03:00Z"/>
                    <w:rFonts w:cs="Calibri"/>
                  </w:rPr>
                </w:rPrChange>
              </w:rPr>
            </w:pPr>
            <w:ins w:id="2284" w:author="James, Christin (DCYF)" w:date="2026-07-01T15:03:00Z" w16du:dateUtc="2026-07-01T22:03:00Z">
              <w:r w:rsidRPr="009E06BF">
                <w:rPr>
                  <w:rFonts w:cs="Calibri"/>
                  <w:sz w:val="18"/>
                  <w:szCs w:val="18"/>
                  <w:rPrChange w:id="2285" w:author="James, Christin (DCYF)" w:date="2026-07-01T15:03:00Z" w16du:dateUtc="2026-07-01T22:03:00Z">
                    <w:rPr>
                      <w:rFonts w:cs="Calibri"/>
                    </w:rPr>
                  </w:rPrChange>
                </w:rPr>
                <w:t> </w:t>
              </w:r>
            </w:ins>
          </w:p>
          <w:p w14:paraId="6BC3FA7E" w14:textId="77777777" w:rsidR="009E06BF" w:rsidRPr="009E06BF" w:rsidRDefault="009E06BF">
            <w:pPr>
              <w:contextualSpacing/>
              <w:rPr>
                <w:ins w:id="2286" w:author="James, Christin (DCYF)" w:date="2026-07-01T15:03:00Z" w16du:dateUtc="2026-07-01T22:03:00Z"/>
                <w:rFonts w:cs="Calibri"/>
                <w:sz w:val="18"/>
                <w:szCs w:val="18"/>
                <w:rPrChange w:id="2287" w:author="James, Christin (DCYF)" w:date="2026-07-01T15:03:00Z" w16du:dateUtc="2026-07-01T22:03:00Z">
                  <w:rPr>
                    <w:ins w:id="2288" w:author="James, Christin (DCYF)" w:date="2026-07-01T15:03:00Z" w16du:dateUtc="2026-07-01T22:03:00Z"/>
                    <w:rFonts w:cs="Calibri"/>
                  </w:rPr>
                </w:rPrChange>
              </w:rPr>
            </w:pPr>
            <w:ins w:id="2289" w:author="James, Christin (DCYF)" w:date="2026-07-01T15:03:00Z" w16du:dateUtc="2026-07-01T22:03:00Z">
              <w:r w:rsidRPr="009E06BF">
                <w:rPr>
                  <w:rFonts w:cs="Calibri"/>
                  <w:sz w:val="18"/>
                  <w:szCs w:val="18"/>
                  <w:rPrChange w:id="2290" w:author="James, Christin (DCYF)" w:date="2026-07-01T15:03:00Z" w16du:dateUtc="2026-07-01T22:03:00Z">
                    <w:rPr>
                      <w:rFonts w:cs="Calibri"/>
                    </w:rPr>
                  </w:rPrChange>
                </w:rPr>
                <w:t>Days attended: 16 full days</w:t>
              </w:r>
            </w:ins>
          </w:p>
          <w:p w14:paraId="586D94F4" w14:textId="77777777" w:rsidR="009E06BF" w:rsidRPr="009E06BF" w:rsidRDefault="009E06BF">
            <w:pPr>
              <w:contextualSpacing/>
              <w:rPr>
                <w:ins w:id="2291" w:author="James, Christin (DCYF)" w:date="2026-07-01T15:03:00Z" w16du:dateUtc="2026-07-01T22:03:00Z"/>
                <w:rFonts w:cs="Calibri"/>
                <w:sz w:val="18"/>
                <w:szCs w:val="18"/>
                <w:rPrChange w:id="2292" w:author="James, Christin (DCYF)" w:date="2026-07-01T15:03:00Z" w16du:dateUtc="2026-07-01T22:03:00Z">
                  <w:rPr>
                    <w:ins w:id="2293" w:author="James, Christin (DCYF)" w:date="2026-07-01T15:03:00Z" w16du:dateUtc="2026-07-01T22:03:00Z"/>
                    <w:rFonts w:cs="Calibri"/>
                  </w:rPr>
                </w:rPrChange>
              </w:rPr>
            </w:pPr>
            <w:ins w:id="2294" w:author="James, Christin (DCYF)" w:date="2026-07-01T15:03:00Z" w16du:dateUtc="2026-07-01T22:03:00Z">
              <w:r w:rsidRPr="009E06BF">
                <w:rPr>
                  <w:rFonts w:cs="Calibri"/>
                  <w:sz w:val="18"/>
                  <w:szCs w:val="18"/>
                  <w:rPrChange w:id="2295" w:author="James, Christin (DCYF)" w:date="2026-07-01T15:03:00Z" w16du:dateUtc="2026-07-01T22:03:00Z">
                    <w:rPr>
                      <w:rFonts w:cs="Calibri"/>
                    </w:rPr>
                  </w:rPrChange>
                </w:rPr>
                <w:t>Holidays: 0 days</w:t>
              </w:r>
            </w:ins>
          </w:p>
          <w:p w14:paraId="7EF8451B" w14:textId="77777777" w:rsidR="009E06BF" w:rsidRPr="009E06BF" w:rsidRDefault="009E06BF">
            <w:pPr>
              <w:contextualSpacing/>
              <w:rPr>
                <w:ins w:id="2296" w:author="James, Christin (DCYF)" w:date="2026-07-01T15:03:00Z" w16du:dateUtc="2026-07-01T22:03:00Z"/>
                <w:rFonts w:cs="Calibri"/>
                <w:sz w:val="18"/>
                <w:szCs w:val="18"/>
                <w:rPrChange w:id="2297" w:author="James, Christin (DCYF)" w:date="2026-07-01T15:03:00Z" w16du:dateUtc="2026-07-01T22:03:00Z">
                  <w:rPr>
                    <w:ins w:id="2298" w:author="James, Christin (DCYF)" w:date="2026-07-01T15:03:00Z" w16du:dateUtc="2026-07-01T22:03:00Z"/>
                    <w:rFonts w:cs="Calibri"/>
                  </w:rPr>
                </w:rPrChange>
              </w:rPr>
            </w:pPr>
            <w:ins w:id="2299" w:author="James, Christin (DCYF)" w:date="2026-07-01T15:03:00Z" w16du:dateUtc="2026-07-01T22:03:00Z">
              <w:r w:rsidRPr="009E06BF">
                <w:rPr>
                  <w:rFonts w:cs="Calibri"/>
                  <w:sz w:val="18"/>
                  <w:szCs w:val="18"/>
                  <w:rPrChange w:id="2300" w:author="James, Christin (DCYF)" w:date="2026-07-01T15:03:00Z" w16du:dateUtc="2026-07-01T22:03:00Z">
                    <w:rPr>
                      <w:rFonts w:cs="Calibri"/>
                    </w:rPr>
                  </w:rPrChange>
                </w:rPr>
                <w:t>Professional training days: 0 days</w:t>
              </w:r>
            </w:ins>
          </w:p>
          <w:p w14:paraId="15800F4D" w14:textId="77777777" w:rsidR="009E06BF" w:rsidRPr="009E06BF" w:rsidRDefault="009E06BF">
            <w:pPr>
              <w:contextualSpacing/>
              <w:rPr>
                <w:ins w:id="2301" w:author="James, Christin (DCYF)" w:date="2026-07-01T15:03:00Z" w16du:dateUtc="2026-07-01T22:03:00Z"/>
                <w:rFonts w:cs="Calibri"/>
                <w:sz w:val="18"/>
                <w:szCs w:val="18"/>
                <w:rPrChange w:id="2302" w:author="James, Christin (DCYF)" w:date="2026-07-01T15:03:00Z" w16du:dateUtc="2026-07-01T22:03:00Z">
                  <w:rPr>
                    <w:ins w:id="2303" w:author="James, Christin (DCYF)" w:date="2026-07-01T15:03:00Z" w16du:dateUtc="2026-07-01T22:03:00Z"/>
                    <w:rFonts w:cs="Calibri"/>
                  </w:rPr>
                </w:rPrChange>
              </w:rPr>
            </w:pPr>
            <w:ins w:id="2304" w:author="James, Christin (DCYF)" w:date="2026-07-01T15:03:00Z" w16du:dateUtc="2026-07-01T22:03:00Z">
              <w:r w:rsidRPr="009E06BF">
                <w:rPr>
                  <w:rFonts w:cs="Calibri"/>
                  <w:sz w:val="18"/>
                  <w:szCs w:val="18"/>
                  <w:rPrChange w:id="2305" w:author="James, Christin (DCYF)" w:date="2026-07-01T15:03:00Z" w16du:dateUtc="2026-07-01T22:03:00Z">
                    <w:rPr>
                      <w:rFonts w:cs="Calibri"/>
                    </w:rPr>
                  </w:rPrChange>
                </w:rPr>
                <w:t>Additional eligible days: 6 full days</w:t>
              </w:r>
            </w:ins>
          </w:p>
          <w:p w14:paraId="6CD7C56D" w14:textId="77777777" w:rsidR="009E06BF" w:rsidRPr="009E06BF" w:rsidRDefault="009E06BF">
            <w:pPr>
              <w:contextualSpacing/>
              <w:rPr>
                <w:ins w:id="2306" w:author="James, Christin (DCYF)" w:date="2026-07-01T15:03:00Z" w16du:dateUtc="2026-07-01T22:03:00Z"/>
                <w:rFonts w:cs="Calibri"/>
                <w:sz w:val="18"/>
                <w:szCs w:val="18"/>
                <w:rPrChange w:id="2307" w:author="James, Christin (DCYF)" w:date="2026-07-01T15:03:00Z" w16du:dateUtc="2026-07-01T22:03:00Z">
                  <w:rPr>
                    <w:ins w:id="2308" w:author="James, Christin (DCYF)" w:date="2026-07-01T15:03:00Z" w16du:dateUtc="2026-07-01T22:03:00Z"/>
                    <w:rFonts w:cs="Calibri"/>
                  </w:rPr>
                </w:rPrChange>
              </w:rPr>
            </w:pPr>
          </w:p>
          <w:p w14:paraId="2CBDD93D" w14:textId="77777777" w:rsidR="009E06BF" w:rsidRPr="009E06BF" w:rsidRDefault="009E06BF">
            <w:pPr>
              <w:contextualSpacing/>
              <w:rPr>
                <w:ins w:id="2309" w:author="James, Christin (DCYF)" w:date="2026-07-01T15:03:00Z" w16du:dateUtc="2026-07-01T22:03:00Z"/>
                <w:rFonts w:cs="Calibri"/>
                <w:sz w:val="18"/>
                <w:szCs w:val="18"/>
                <w:rPrChange w:id="2310" w:author="James, Christin (DCYF)" w:date="2026-07-01T15:03:00Z" w16du:dateUtc="2026-07-01T22:03:00Z">
                  <w:rPr>
                    <w:ins w:id="2311" w:author="James, Christin (DCYF)" w:date="2026-07-01T15:03:00Z" w16du:dateUtc="2026-07-01T22:03:00Z"/>
                    <w:rFonts w:cs="Calibri"/>
                  </w:rPr>
                </w:rPrChange>
              </w:rPr>
            </w:pPr>
            <w:ins w:id="2312" w:author="James, Christin (DCYF)" w:date="2026-07-01T15:03:00Z" w16du:dateUtc="2026-07-01T22:03:00Z">
              <w:r w:rsidRPr="009E06BF">
                <w:rPr>
                  <w:rFonts w:cs="Calibri"/>
                  <w:sz w:val="18"/>
                  <w:szCs w:val="18"/>
                  <w:rPrChange w:id="2313" w:author="James, Christin (DCYF)" w:date="2026-07-01T15:03:00Z" w16du:dateUtc="2026-07-01T22:03:00Z">
                    <w:rPr>
                      <w:rFonts w:cs="Calibri"/>
                    </w:rPr>
                  </w:rPrChange>
                </w:rPr>
                <w:t>Overtime attended: 16 overtime days</w:t>
              </w:r>
            </w:ins>
          </w:p>
          <w:p w14:paraId="0A43CFB5" w14:textId="77777777" w:rsidR="009E06BF" w:rsidRPr="009E06BF" w:rsidRDefault="009E06BF">
            <w:pPr>
              <w:contextualSpacing/>
              <w:rPr>
                <w:ins w:id="2314" w:author="James, Christin (DCYF)" w:date="2026-07-01T15:03:00Z" w16du:dateUtc="2026-07-01T22:03:00Z"/>
                <w:rFonts w:cs="Calibri"/>
                <w:sz w:val="18"/>
                <w:szCs w:val="18"/>
                <w:rPrChange w:id="2315" w:author="James, Christin (DCYF)" w:date="2026-07-01T15:03:00Z" w16du:dateUtc="2026-07-01T22:03:00Z">
                  <w:rPr>
                    <w:ins w:id="2316" w:author="James, Christin (DCYF)" w:date="2026-07-01T15:03:00Z" w16du:dateUtc="2026-07-01T22:03:00Z"/>
                    <w:rFonts w:cs="Calibri"/>
                  </w:rPr>
                </w:rPrChange>
              </w:rPr>
            </w:pPr>
          </w:p>
        </w:tc>
        <w:tc>
          <w:tcPr>
            <w:tcW w:w="3265" w:type="dxa"/>
            <w:gridSpan w:val="2"/>
            <w:tcPrChange w:id="2317" w:author="Ramynke, Jason (DCYF)" w:date="2026-07-07T18:40:00Z" w16du:dateUtc="2026-07-01T22:04:00Z">
              <w:tcPr>
                <w:tcW w:w="3260" w:type="dxa"/>
              </w:tcPr>
            </w:tcPrChange>
          </w:tcPr>
          <w:p w14:paraId="6683FE5C" w14:textId="77777777" w:rsidR="009E06BF" w:rsidRPr="009E06BF" w:rsidRDefault="009E06BF">
            <w:pPr>
              <w:contextualSpacing/>
              <w:rPr>
                <w:ins w:id="2318" w:author="James, Christin (DCYF)" w:date="2026-07-01T15:03:00Z" w16du:dateUtc="2026-07-01T22:03:00Z"/>
                <w:rFonts w:ascii="Calibri" w:hAnsi="Calibri" w:cs="Calibri"/>
                <w:noProof/>
                <w:sz w:val="18"/>
                <w:szCs w:val="18"/>
                <w:rPrChange w:id="2319" w:author="James, Christin (DCYF)" w:date="2026-07-01T15:03:00Z" w16du:dateUtc="2026-07-01T22:03:00Z">
                  <w:rPr>
                    <w:ins w:id="2320" w:author="James, Christin (DCYF)" w:date="2026-07-01T15:03:00Z" w16du:dateUtc="2026-07-01T22:03:00Z"/>
                    <w:rFonts w:ascii="Calibri" w:hAnsi="Calibri" w:cs="Calibri"/>
                    <w:noProof/>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5E3A91AD" w14:textId="77777777" w:rsidTr="70006B5F">
              <w:trPr>
                <w:ins w:id="2321" w:author="James, Christin (DCYF)" w:date="2026-07-01T15:03:00Z"/>
              </w:trPr>
              <w:tc>
                <w:tcPr>
                  <w:tcW w:w="2562" w:type="dxa"/>
                  <w:gridSpan w:val="7"/>
                </w:tcPr>
                <w:p w14:paraId="70C204AF" w14:textId="77777777" w:rsidR="009E06BF" w:rsidRPr="00971ACE" w:rsidRDefault="009E06BF">
                  <w:pPr>
                    <w:rPr>
                      <w:ins w:id="2322" w:author="James, Christin (DCYF)" w:date="2026-07-01T15:03:00Z" w16du:dateUtc="2026-07-01T22:03:00Z"/>
                      <w:sz w:val="16"/>
                      <w:szCs w:val="16"/>
                      <w:rPrChange w:id="2323" w:author="James, Christin (DCYF)" w:date="2026-07-01T15:09:00Z" w16du:dateUtc="2026-07-01T22:09:00Z">
                        <w:rPr>
                          <w:ins w:id="2324" w:author="James, Christin (DCYF)" w:date="2026-07-01T15:03:00Z" w16du:dateUtc="2026-07-01T22:03:00Z"/>
                          <w:sz w:val="14"/>
                          <w:szCs w:val="14"/>
                        </w:rPr>
                      </w:rPrChange>
                    </w:rPr>
                  </w:pPr>
                  <w:ins w:id="2325" w:author="James, Christin (DCYF)" w:date="2026-07-01T15:03:00Z" w16du:dateUtc="2026-07-01T22:03:00Z">
                    <w:r w:rsidRPr="00971ACE">
                      <w:rPr>
                        <w:sz w:val="16"/>
                        <w:szCs w:val="16"/>
                        <w:rPrChange w:id="2326" w:author="James, Christin (DCYF)" w:date="2026-07-01T15:09:00Z" w16du:dateUtc="2026-07-01T22:09:00Z">
                          <w:rPr>
                            <w:sz w:val="14"/>
                            <w:szCs w:val="14"/>
                          </w:rPr>
                        </w:rPrChange>
                      </w:rPr>
                      <w:t>March 2026</w:t>
                    </w:r>
                  </w:ins>
                </w:p>
              </w:tc>
            </w:tr>
            <w:tr w:rsidR="009E06BF" w:rsidRPr="00971ACE" w14:paraId="06AC5865" w14:textId="77777777" w:rsidTr="70006B5F">
              <w:trPr>
                <w:ins w:id="2327" w:author="James, Christin (DCYF)" w:date="2026-07-01T15:03:00Z"/>
              </w:trPr>
              <w:tc>
                <w:tcPr>
                  <w:tcW w:w="366" w:type="dxa"/>
                  <w:shd w:val="clear" w:color="auto" w:fill="DAEEF3" w:themeFill="accent5" w:themeFillTint="33"/>
                </w:tcPr>
                <w:p w14:paraId="07F38D77" w14:textId="77777777" w:rsidR="009E06BF" w:rsidRPr="00971ACE" w:rsidRDefault="009E06BF">
                  <w:pPr>
                    <w:rPr>
                      <w:ins w:id="2328" w:author="James, Christin (DCYF)" w:date="2026-07-01T15:03:00Z" w16du:dateUtc="2026-07-01T22:03:00Z"/>
                      <w:sz w:val="16"/>
                      <w:szCs w:val="16"/>
                      <w:rPrChange w:id="2329" w:author="James, Christin (DCYF)" w:date="2026-07-01T15:09:00Z" w16du:dateUtc="2026-07-01T22:09:00Z">
                        <w:rPr>
                          <w:ins w:id="2330" w:author="James, Christin (DCYF)" w:date="2026-07-01T15:03:00Z" w16du:dateUtc="2026-07-01T22:03:00Z"/>
                          <w:sz w:val="14"/>
                          <w:szCs w:val="14"/>
                        </w:rPr>
                      </w:rPrChange>
                    </w:rPr>
                  </w:pPr>
                  <w:ins w:id="2331" w:author="James, Christin (DCYF)" w:date="2026-07-01T15:03:00Z" w16du:dateUtc="2026-07-01T22:03:00Z">
                    <w:r w:rsidRPr="00971ACE">
                      <w:rPr>
                        <w:sz w:val="16"/>
                        <w:szCs w:val="16"/>
                        <w:rPrChange w:id="2332" w:author="James, Christin (DCYF)" w:date="2026-07-01T15:09:00Z" w16du:dateUtc="2026-07-01T22:09:00Z">
                          <w:rPr>
                            <w:sz w:val="14"/>
                            <w:szCs w:val="14"/>
                          </w:rPr>
                        </w:rPrChange>
                      </w:rPr>
                      <w:t>S</w:t>
                    </w:r>
                  </w:ins>
                </w:p>
              </w:tc>
              <w:tc>
                <w:tcPr>
                  <w:tcW w:w="366" w:type="dxa"/>
                  <w:shd w:val="clear" w:color="auto" w:fill="DAEEF3" w:themeFill="accent5" w:themeFillTint="33"/>
                </w:tcPr>
                <w:p w14:paraId="2586CC20" w14:textId="77777777" w:rsidR="009E06BF" w:rsidRPr="00971ACE" w:rsidRDefault="009E06BF">
                  <w:pPr>
                    <w:rPr>
                      <w:ins w:id="2333" w:author="James, Christin (DCYF)" w:date="2026-07-01T15:03:00Z" w16du:dateUtc="2026-07-01T22:03:00Z"/>
                      <w:sz w:val="16"/>
                      <w:szCs w:val="16"/>
                      <w:rPrChange w:id="2334" w:author="James, Christin (DCYF)" w:date="2026-07-01T15:09:00Z" w16du:dateUtc="2026-07-01T22:09:00Z">
                        <w:rPr>
                          <w:ins w:id="2335" w:author="James, Christin (DCYF)" w:date="2026-07-01T15:03:00Z" w16du:dateUtc="2026-07-01T22:03:00Z"/>
                          <w:sz w:val="14"/>
                          <w:szCs w:val="14"/>
                        </w:rPr>
                      </w:rPrChange>
                    </w:rPr>
                  </w:pPr>
                  <w:ins w:id="2336" w:author="James, Christin (DCYF)" w:date="2026-07-01T15:03:00Z" w16du:dateUtc="2026-07-01T22:03:00Z">
                    <w:r w:rsidRPr="00971ACE">
                      <w:rPr>
                        <w:sz w:val="16"/>
                        <w:szCs w:val="16"/>
                        <w:rPrChange w:id="2337" w:author="James, Christin (DCYF)" w:date="2026-07-01T15:09:00Z" w16du:dateUtc="2026-07-01T22:09:00Z">
                          <w:rPr>
                            <w:sz w:val="14"/>
                            <w:szCs w:val="14"/>
                          </w:rPr>
                        </w:rPrChange>
                      </w:rPr>
                      <w:t>M</w:t>
                    </w:r>
                  </w:ins>
                </w:p>
              </w:tc>
              <w:tc>
                <w:tcPr>
                  <w:tcW w:w="366" w:type="dxa"/>
                  <w:shd w:val="clear" w:color="auto" w:fill="DAEEF3" w:themeFill="accent5" w:themeFillTint="33"/>
                </w:tcPr>
                <w:p w14:paraId="3F519C73" w14:textId="77777777" w:rsidR="009E06BF" w:rsidRPr="00971ACE" w:rsidRDefault="009E06BF">
                  <w:pPr>
                    <w:rPr>
                      <w:ins w:id="2338" w:author="James, Christin (DCYF)" w:date="2026-07-01T15:03:00Z" w16du:dateUtc="2026-07-01T22:03:00Z"/>
                      <w:sz w:val="16"/>
                      <w:szCs w:val="16"/>
                      <w:rPrChange w:id="2339" w:author="James, Christin (DCYF)" w:date="2026-07-01T15:09:00Z" w16du:dateUtc="2026-07-01T22:09:00Z">
                        <w:rPr>
                          <w:ins w:id="2340" w:author="James, Christin (DCYF)" w:date="2026-07-01T15:03:00Z" w16du:dateUtc="2026-07-01T22:03:00Z"/>
                          <w:sz w:val="14"/>
                          <w:szCs w:val="14"/>
                        </w:rPr>
                      </w:rPrChange>
                    </w:rPr>
                  </w:pPr>
                  <w:ins w:id="2341" w:author="James, Christin (DCYF)" w:date="2026-07-01T15:03:00Z" w16du:dateUtc="2026-07-01T22:03:00Z">
                    <w:r w:rsidRPr="00971ACE">
                      <w:rPr>
                        <w:sz w:val="16"/>
                        <w:szCs w:val="16"/>
                        <w:rPrChange w:id="2342" w:author="James, Christin (DCYF)" w:date="2026-07-01T15:09:00Z" w16du:dateUtc="2026-07-01T22:09:00Z">
                          <w:rPr>
                            <w:sz w:val="14"/>
                            <w:szCs w:val="14"/>
                          </w:rPr>
                        </w:rPrChange>
                      </w:rPr>
                      <w:t>T</w:t>
                    </w:r>
                  </w:ins>
                </w:p>
              </w:tc>
              <w:tc>
                <w:tcPr>
                  <w:tcW w:w="366" w:type="dxa"/>
                  <w:shd w:val="clear" w:color="auto" w:fill="DAEEF3" w:themeFill="accent5" w:themeFillTint="33"/>
                </w:tcPr>
                <w:p w14:paraId="38EBC3CA" w14:textId="77777777" w:rsidR="009E06BF" w:rsidRPr="00971ACE" w:rsidRDefault="009E06BF">
                  <w:pPr>
                    <w:rPr>
                      <w:ins w:id="2343" w:author="James, Christin (DCYF)" w:date="2026-07-01T15:03:00Z" w16du:dateUtc="2026-07-01T22:03:00Z"/>
                      <w:sz w:val="16"/>
                      <w:szCs w:val="16"/>
                      <w:rPrChange w:id="2344" w:author="James, Christin (DCYF)" w:date="2026-07-01T15:09:00Z" w16du:dateUtc="2026-07-01T22:09:00Z">
                        <w:rPr>
                          <w:ins w:id="2345" w:author="James, Christin (DCYF)" w:date="2026-07-01T15:03:00Z" w16du:dateUtc="2026-07-01T22:03:00Z"/>
                          <w:sz w:val="14"/>
                          <w:szCs w:val="14"/>
                        </w:rPr>
                      </w:rPrChange>
                    </w:rPr>
                  </w:pPr>
                  <w:ins w:id="2346" w:author="James, Christin (DCYF)" w:date="2026-07-01T15:03:00Z" w16du:dateUtc="2026-07-01T22:03:00Z">
                    <w:r w:rsidRPr="00971ACE">
                      <w:rPr>
                        <w:sz w:val="16"/>
                        <w:szCs w:val="16"/>
                        <w:rPrChange w:id="2347" w:author="James, Christin (DCYF)" w:date="2026-07-01T15:09:00Z" w16du:dateUtc="2026-07-01T22:09:00Z">
                          <w:rPr>
                            <w:sz w:val="14"/>
                            <w:szCs w:val="14"/>
                          </w:rPr>
                        </w:rPrChange>
                      </w:rPr>
                      <w:t>W</w:t>
                    </w:r>
                  </w:ins>
                </w:p>
              </w:tc>
              <w:tc>
                <w:tcPr>
                  <w:tcW w:w="366" w:type="dxa"/>
                  <w:shd w:val="clear" w:color="auto" w:fill="DAEEF3" w:themeFill="accent5" w:themeFillTint="33"/>
                </w:tcPr>
                <w:p w14:paraId="47C2F852" w14:textId="77777777" w:rsidR="009E06BF" w:rsidRPr="00971ACE" w:rsidRDefault="009E06BF">
                  <w:pPr>
                    <w:rPr>
                      <w:ins w:id="2348" w:author="James, Christin (DCYF)" w:date="2026-07-01T15:03:00Z" w16du:dateUtc="2026-07-01T22:03:00Z"/>
                      <w:sz w:val="16"/>
                      <w:szCs w:val="16"/>
                      <w:rPrChange w:id="2349" w:author="James, Christin (DCYF)" w:date="2026-07-01T15:09:00Z" w16du:dateUtc="2026-07-01T22:09:00Z">
                        <w:rPr>
                          <w:ins w:id="2350" w:author="James, Christin (DCYF)" w:date="2026-07-01T15:03:00Z" w16du:dateUtc="2026-07-01T22:03:00Z"/>
                          <w:sz w:val="14"/>
                          <w:szCs w:val="14"/>
                        </w:rPr>
                      </w:rPrChange>
                    </w:rPr>
                  </w:pPr>
                  <w:ins w:id="2351" w:author="James, Christin (DCYF)" w:date="2026-07-01T15:03:00Z" w16du:dateUtc="2026-07-01T22:03:00Z">
                    <w:r w:rsidRPr="00971ACE">
                      <w:rPr>
                        <w:sz w:val="16"/>
                        <w:szCs w:val="16"/>
                        <w:rPrChange w:id="2352" w:author="James, Christin (DCYF)" w:date="2026-07-01T15:09:00Z" w16du:dateUtc="2026-07-01T22:09:00Z">
                          <w:rPr>
                            <w:sz w:val="14"/>
                            <w:szCs w:val="14"/>
                          </w:rPr>
                        </w:rPrChange>
                      </w:rPr>
                      <w:t>T</w:t>
                    </w:r>
                  </w:ins>
                </w:p>
              </w:tc>
              <w:tc>
                <w:tcPr>
                  <w:tcW w:w="366" w:type="dxa"/>
                  <w:shd w:val="clear" w:color="auto" w:fill="DAEEF3" w:themeFill="accent5" w:themeFillTint="33"/>
                </w:tcPr>
                <w:p w14:paraId="1DBD36C3" w14:textId="77777777" w:rsidR="009E06BF" w:rsidRPr="00971ACE" w:rsidRDefault="009E06BF">
                  <w:pPr>
                    <w:rPr>
                      <w:ins w:id="2353" w:author="James, Christin (DCYF)" w:date="2026-07-01T15:03:00Z" w16du:dateUtc="2026-07-01T22:03:00Z"/>
                      <w:sz w:val="16"/>
                      <w:szCs w:val="16"/>
                      <w:rPrChange w:id="2354" w:author="James, Christin (DCYF)" w:date="2026-07-01T15:09:00Z" w16du:dateUtc="2026-07-01T22:09:00Z">
                        <w:rPr>
                          <w:ins w:id="2355" w:author="James, Christin (DCYF)" w:date="2026-07-01T15:03:00Z" w16du:dateUtc="2026-07-01T22:03:00Z"/>
                          <w:sz w:val="14"/>
                          <w:szCs w:val="14"/>
                        </w:rPr>
                      </w:rPrChange>
                    </w:rPr>
                  </w:pPr>
                  <w:ins w:id="2356" w:author="James, Christin (DCYF)" w:date="2026-07-01T15:03:00Z" w16du:dateUtc="2026-07-01T22:03:00Z">
                    <w:r w:rsidRPr="00971ACE">
                      <w:rPr>
                        <w:sz w:val="16"/>
                        <w:szCs w:val="16"/>
                        <w:rPrChange w:id="2357" w:author="James, Christin (DCYF)" w:date="2026-07-01T15:09:00Z" w16du:dateUtc="2026-07-01T22:09:00Z">
                          <w:rPr>
                            <w:sz w:val="14"/>
                            <w:szCs w:val="14"/>
                          </w:rPr>
                        </w:rPrChange>
                      </w:rPr>
                      <w:t>F</w:t>
                    </w:r>
                  </w:ins>
                </w:p>
              </w:tc>
              <w:tc>
                <w:tcPr>
                  <w:tcW w:w="366" w:type="dxa"/>
                  <w:shd w:val="clear" w:color="auto" w:fill="DAEEF3" w:themeFill="accent5" w:themeFillTint="33"/>
                </w:tcPr>
                <w:p w14:paraId="7EEA8990" w14:textId="77777777" w:rsidR="009E06BF" w:rsidRPr="00971ACE" w:rsidRDefault="009E06BF">
                  <w:pPr>
                    <w:rPr>
                      <w:ins w:id="2358" w:author="James, Christin (DCYF)" w:date="2026-07-01T15:03:00Z" w16du:dateUtc="2026-07-01T22:03:00Z"/>
                      <w:sz w:val="16"/>
                      <w:szCs w:val="16"/>
                      <w:rPrChange w:id="2359" w:author="James, Christin (DCYF)" w:date="2026-07-01T15:09:00Z" w16du:dateUtc="2026-07-01T22:09:00Z">
                        <w:rPr>
                          <w:ins w:id="2360" w:author="James, Christin (DCYF)" w:date="2026-07-01T15:03:00Z" w16du:dateUtc="2026-07-01T22:03:00Z"/>
                          <w:sz w:val="14"/>
                          <w:szCs w:val="14"/>
                        </w:rPr>
                      </w:rPrChange>
                    </w:rPr>
                  </w:pPr>
                  <w:ins w:id="2361" w:author="James, Christin (DCYF)" w:date="2026-07-01T15:03:00Z" w16du:dateUtc="2026-07-01T22:03:00Z">
                    <w:r w:rsidRPr="00971ACE">
                      <w:rPr>
                        <w:sz w:val="16"/>
                        <w:szCs w:val="16"/>
                        <w:rPrChange w:id="2362" w:author="James, Christin (DCYF)" w:date="2026-07-01T15:09:00Z" w16du:dateUtc="2026-07-01T22:09:00Z">
                          <w:rPr>
                            <w:sz w:val="14"/>
                            <w:szCs w:val="14"/>
                          </w:rPr>
                        </w:rPrChange>
                      </w:rPr>
                      <w:t>S</w:t>
                    </w:r>
                  </w:ins>
                </w:p>
              </w:tc>
            </w:tr>
            <w:tr w:rsidR="009E06BF" w:rsidRPr="00971ACE" w14:paraId="3968F979" w14:textId="77777777" w:rsidTr="70006B5F">
              <w:trPr>
                <w:ins w:id="2363" w:author="James, Christin (DCYF)" w:date="2026-07-01T15:03:00Z"/>
              </w:trPr>
              <w:tc>
                <w:tcPr>
                  <w:tcW w:w="366" w:type="dxa"/>
                </w:tcPr>
                <w:p w14:paraId="1CC7D091" w14:textId="77777777" w:rsidR="009E06BF" w:rsidRPr="00971ACE" w:rsidRDefault="009E06BF">
                  <w:pPr>
                    <w:rPr>
                      <w:ins w:id="2364" w:author="James, Christin (DCYF)" w:date="2026-07-01T15:03:00Z" w16du:dateUtc="2026-07-01T22:03:00Z"/>
                      <w:sz w:val="16"/>
                      <w:szCs w:val="16"/>
                      <w:rPrChange w:id="2365" w:author="James, Christin (DCYF)" w:date="2026-07-01T15:09:00Z" w16du:dateUtc="2026-07-01T22:09:00Z">
                        <w:rPr>
                          <w:ins w:id="2366" w:author="James, Christin (DCYF)" w:date="2026-07-01T15:03:00Z" w16du:dateUtc="2026-07-01T22:03:00Z"/>
                          <w:sz w:val="14"/>
                          <w:szCs w:val="14"/>
                        </w:rPr>
                      </w:rPrChange>
                    </w:rPr>
                  </w:pPr>
                  <w:ins w:id="2367" w:author="James, Christin (DCYF)" w:date="2026-07-01T15:03:00Z" w16du:dateUtc="2026-07-01T22:03:00Z">
                    <w:r w:rsidRPr="00971ACE">
                      <w:rPr>
                        <w:sz w:val="16"/>
                        <w:szCs w:val="16"/>
                        <w:rPrChange w:id="2368" w:author="James, Christin (DCYF)" w:date="2026-07-01T15:09:00Z" w16du:dateUtc="2026-07-01T22:09:00Z">
                          <w:rPr>
                            <w:sz w:val="14"/>
                            <w:szCs w:val="14"/>
                          </w:rPr>
                        </w:rPrChange>
                      </w:rPr>
                      <w:t>1</w:t>
                    </w:r>
                  </w:ins>
                </w:p>
              </w:tc>
              <w:tc>
                <w:tcPr>
                  <w:tcW w:w="366" w:type="dxa"/>
                </w:tcPr>
                <w:p w14:paraId="38991528" w14:textId="77777777" w:rsidR="009E06BF" w:rsidRPr="00971ACE" w:rsidRDefault="009E06BF">
                  <w:pPr>
                    <w:rPr>
                      <w:ins w:id="2369" w:author="James, Christin (DCYF)" w:date="2026-07-01T15:03:00Z" w16du:dateUtc="2026-07-01T22:03:00Z"/>
                      <w:sz w:val="16"/>
                      <w:szCs w:val="16"/>
                      <w:rPrChange w:id="2370" w:author="James, Christin (DCYF)" w:date="2026-07-01T15:09:00Z" w16du:dateUtc="2026-07-01T22:09:00Z">
                        <w:rPr>
                          <w:ins w:id="2371" w:author="James, Christin (DCYF)" w:date="2026-07-01T15:03:00Z" w16du:dateUtc="2026-07-01T22:03:00Z"/>
                          <w:sz w:val="14"/>
                          <w:szCs w:val="14"/>
                        </w:rPr>
                      </w:rPrChange>
                    </w:rPr>
                  </w:pPr>
                  <w:ins w:id="2372" w:author="James, Christin (DCYF)" w:date="2026-07-01T15:03:00Z" w16du:dateUtc="2026-07-01T22:03:00Z">
                    <w:r w:rsidRPr="00971ACE">
                      <w:rPr>
                        <w:sz w:val="16"/>
                        <w:szCs w:val="16"/>
                        <w:rPrChange w:id="2373" w:author="James, Christin (DCYF)" w:date="2026-07-01T15:09:00Z" w16du:dateUtc="2026-07-01T22:09:00Z">
                          <w:rPr>
                            <w:sz w:val="14"/>
                            <w:szCs w:val="14"/>
                          </w:rPr>
                        </w:rPrChange>
                      </w:rPr>
                      <w:t>2</w:t>
                    </w:r>
                  </w:ins>
                </w:p>
              </w:tc>
              <w:tc>
                <w:tcPr>
                  <w:tcW w:w="366" w:type="dxa"/>
                </w:tcPr>
                <w:p w14:paraId="63CD6823" w14:textId="77777777" w:rsidR="009E06BF" w:rsidRPr="00971ACE" w:rsidRDefault="009E06BF">
                  <w:pPr>
                    <w:rPr>
                      <w:ins w:id="2374" w:author="James, Christin (DCYF)" w:date="2026-07-01T15:03:00Z" w16du:dateUtc="2026-07-01T22:03:00Z"/>
                      <w:sz w:val="16"/>
                      <w:szCs w:val="16"/>
                      <w:rPrChange w:id="2375" w:author="James, Christin (DCYF)" w:date="2026-07-01T15:09:00Z" w16du:dateUtc="2026-07-01T22:09:00Z">
                        <w:rPr>
                          <w:ins w:id="2376" w:author="James, Christin (DCYF)" w:date="2026-07-01T15:03:00Z" w16du:dateUtc="2026-07-01T22:03:00Z"/>
                          <w:sz w:val="14"/>
                          <w:szCs w:val="14"/>
                        </w:rPr>
                      </w:rPrChange>
                    </w:rPr>
                  </w:pPr>
                  <w:ins w:id="2377" w:author="James, Christin (DCYF)" w:date="2026-07-01T15:03:00Z" w16du:dateUtc="2026-07-01T22:03:00Z">
                    <w:r w:rsidRPr="00971ACE">
                      <w:rPr>
                        <w:sz w:val="16"/>
                        <w:szCs w:val="16"/>
                        <w:rPrChange w:id="2378" w:author="James, Christin (DCYF)" w:date="2026-07-01T15:09:00Z" w16du:dateUtc="2026-07-01T22:09:00Z">
                          <w:rPr>
                            <w:sz w:val="14"/>
                            <w:szCs w:val="14"/>
                          </w:rPr>
                        </w:rPrChange>
                      </w:rPr>
                      <w:t>3</w:t>
                    </w:r>
                  </w:ins>
                </w:p>
              </w:tc>
              <w:tc>
                <w:tcPr>
                  <w:tcW w:w="366" w:type="dxa"/>
                </w:tcPr>
                <w:p w14:paraId="5A20E0ED" w14:textId="77777777" w:rsidR="009E06BF" w:rsidRPr="00971ACE" w:rsidRDefault="009E06BF">
                  <w:pPr>
                    <w:rPr>
                      <w:ins w:id="2379" w:author="James, Christin (DCYF)" w:date="2026-07-01T15:03:00Z" w16du:dateUtc="2026-07-01T22:03:00Z"/>
                      <w:sz w:val="16"/>
                      <w:szCs w:val="16"/>
                      <w:rPrChange w:id="2380" w:author="James, Christin (DCYF)" w:date="2026-07-01T15:09:00Z" w16du:dateUtc="2026-07-01T22:09:00Z">
                        <w:rPr>
                          <w:ins w:id="2381" w:author="James, Christin (DCYF)" w:date="2026-07-01T15:03:00Z" w16du:dateUtc="2026-07-01T22:03:00Z"/>
                          <w:sz w:val="14"/>
                          <w:szCs w:val="14"/>
                        </w:rPr>
                      </w:rPrChange>
                    </w:rPr>
                  </w:pPr>
                  <w:ins w:id="2382" w:author="James, Christin (DCYF)" w:date="2026-07-01T15:03:00Z" w16du:dateUtc="2026-07-01T22:03:00Z">
                    <w:r w:rsidRPr="00971ACE">
                      <w:rPr>
                        <w:sz w:val="16"/>
                        <w:szCs w:val="16"/>
                        <w:rPrChange w:id="2383" w:author="James, Christin (DCYF)" w:date="2026-07-01T15:09:00Z" w16du:dateUtc="2026-07-01T22:09:00Z">
                          <w:rPr>
                            <w:sz w:val="14"/>
                            <w:szCs w:val="14"/>
                          </w:rPr>
                        </w:rPrChange>
                      </w:rPr>
                      <w:t>4</w:t>
                    </w:r>
                  </w:ins>
                </w:p>
              </w:tc>
              <w:tc>
                <w:tcPr>
                  <w:tcW w:w="366" w:type="dxa"/>
                </w:tcPr>
                <w:p w14:paraId="3A61D89D" w14:textId="77777777" w:rsidR="009E06BF" w:rsidRPr="00971ACE" w:rsidRDefault="009E06BF">
                  <w:pPr>
                    <w:rPr>
                      <w:ins w:id="2384" w:author="James, Christin (DCYF)" w:date="2026-07-01T15:03:00Z" w16du:dateUtc="2026-07-01T22:03:00Z"/>
                      <w:sz w:val="16"/>
                      <w:szCs w:val="16"/>
                      <w:rPrChange w:id="2385" w:author="James, Christin (DCYF)" w:date="2026-07-01T15:09:00Z" w16du:dateUtc="2026-07-01T22:09:00Z">
                        <w:rPr>
                          <w:ins w:id="2386" w:author="James, Christin (DCYF)" w:date="2026-07-01T15:03:00Z" w16du:dateUtc="2026-07-01T22:03:00Z"/>
                          <w:sz w:val="14"/>
                          <w:szCs w:val="14"/>
                        </w:rPr>
                      </w:rPrChange>
                    </w:rPr>
                  </w:pPr>
                  <w:ins w:id="2387" w:author="James, Christin (DCYF)" w:date="2026-07-01T15:03:00Z" w16du:dateUtc="2026-07-01T22:03:00Z">
                    <w:r w:rsidRPr="00971ACE">
                      <w:rPr>
                        <w:sz w:val="16"/>
                        <w:szCs w:val="16"/>
                        <w:rPrChange w:id="2388" w:author="James, Christin (DCYF)" w:date="2026-07-01T15:09:00Z" w16du:dateUtc="2026-07-01T22:09:00Z">
                          <w:rPr>
                            <w:sz w:val="14"/>
                            <w:szCs w:val="14"/>
                          </w:rPr>
                        </w:rPrChange>
                      </w:rPr>
                      <w:t>5</w:t>
                    </w:r>
                  </w:ins>
                </w:p>
              </w:tc>
              <w:tc>
                <w:tcPr>
                  <w:tcW w:w="366" w:type="dxa"/>
                </w:tcPr>
                <w:p w14:paraId="56BFC3D1" w14:textId="77777777" w:rsidR="009E06BF" w:rsidRPr="00971ACE" w:rsidRDefault="009E06BF">
                  <w:pPr>
                    <w:rPr>
                      <w:ins w:id="2389" w:author="James, Christin (DCYF)" w:date="2026-07-01T15:03:00Z" w16du:dateUtc="2026-07-01T22:03:00Z"/>
                      <w:sz w:val="16"/>
                      <w:szCs w:val="16"/>
                      <w:rPrChange w:id="2390" w:author="James, Christin (DCYF)" w:date="2026-07-01T15:09:00Z" w16du:dateUtc="2026-07-01T22:09:00Z">
                        <w:rPr>
                          <w:ins w:id="2391" w:author="James, Christin (DCYF)" w:date="2026-07-01T15:03:00Z" w16du:dateUtc="2026-07-01T22:03:00Z"/>
                          <w:sz w:val="14"/>
                          <w:szCs w:val="14"/>
                        </w:rPr>
                      </w:rPrChange>
                    </w:rPr>
                  </w:pPr>
                  <w:ins w:id="2392" w:author="James, Christin (DCYF)" w:date="2026-07-01T15:03:00Z" w16du:dateUtc="2026-07-01T22:03:00Z">
                    <w:r w:rsidRPr="00971ACE">
                      <w:rPr>
                        <w:sz w:val="16"/>
                        <w:szCs w:val="16"/>
                        <w:rPrChange w:id="2393" w:author="James, Christin (DCYF)" w:date="2026-07-01T15:09:00Z" w16du:dateUtc="2026-07-01T22:09:00Z">
                          <w:rPr>
                            <w:sz w:val="14"/>
                            <w:szCs w:val="14"/>
                          </w:rPr>
                        </w:rPrChange>
                      </w:rPr>
                      <w:t>6</w:t>
                    </w:r>
                  </w:ins>
                </w:p>
              </w:tc>
              <w:tc>
                <w:tcPr>
                  <w:tcW w:w="366" w:type="dxa"/>
                </w:tcPr>
                <w:p w14:paraId="15C81F64" w14:textId="77777777" w:rsidR="009E06BF" w:rsidRPr="00971ACE" w:rsidRDefault="009E06BF">
                  <w:pPr>
                    <w:rPr>
                      <w:ins w:id="2394" w:author="James, Christin (DCYF)" w:date="2026-07-01T15:03:00Z" w16du:dateUtc="2026-07-01T22:03:00Z"/>
                      <w:sz w:val="16"/>
                      <w:szCs w:val="16"/>
                      <w:rPrChange w:id="2395" w:author="James, Christin (DCYF)" w:date="2026-07-01T15:09:00Z" w16du:dateUtc="2026-07-01T22:09:00Z">
                        <w:rPr>
                          <w:ins w:id="2396" w:author="James, Christin (DCYF)" w:date="2026-07-01T15:03:00Z" w16du:dateUtc="2026-07-01T22:03:00Z"/>
                          <w:sz w:val="14"/>
                          <w:szCs w:val="14"/>
                        </w:rPr>
                      </w:rPrChange>
                    </w:rPr>
                  </w:pPr>
                  <w:ins w:id="2397" w:author="James, Christin (DCYF)" w:date="2026-07-01T15:03:00Z" w16du:dateUtc="2026-07-01T22:03:00Z">
                    <w:r w:rsidRPr="00971ACE">
                      <w:rPr>
                        <w:sz w:val="16"/>
                        <w:szCs w:val="16"/>
                        <w:rPrChange w:id="2398" w:author="James, Christin (DCYF)" w:date="2026-07-01T15:09:00Z" w16du:dateUtc="2026-07-01T22:09:00Z">
                          <w:rPr>
                            <w:sz w:val="14"/>
                            <w:szCs w:val="14"/>
                          </w:rPr>
                        </w:rPrChange>
                      </w:rPr>
                      <w:t>7</w:t>
                    </w:r>
                  </w:ins>
                </w:p>
              </w:tc>
            </w:tr>
            <w:tr w:rsidR="009E06BF" w:rsidRPr="00971ACE" w14:paraId="69D32BFC" w14:textId="77777777" w:rsidTr="70006B5F">
              <w:trPr>
                <w:ins w:id="2399" w:author="James, Christin (DCYF)" w:date="2026-07-01T15:03:00Z"/>
              </w:trPr>
              <w:tc>
                <w:tcPr>
                  <w:tcW w:w="366" w:type="dxa"/>
                </w:tcPr>
                <w:p w14:paraId="0B376F00" w14:textId="77777777" w:rsidR="009E06BF" w:rsidRPr="00971ACE" w:rsidRDefault="009E06BF">
                  <w:pPr>
                    <w:rPr>
                      <w:ins w:id="2400" w:author="James, Christin (DCYF)" w:date="2026-07-01T15:03:00Z" w16du:dateUtc="2026-07-01T22:03:00Z"/>
                      <w:sz w:val="16"/>
                      <w:szCs w:val="16"/>
                      <w:rPrChange w:id="2401" w:author="James, Christin (DCYF)" w:date="2026-07-01T15:09:00Z" w16du:dateUtc="2026-07-01T22:09:00Z">
                        <w:rPr>
                          <w:ins w:id="2402" w:author="James, Christin (DCYF)" w:date="2026-07-01T15:03:00Z" w16du:dateUtc="2026-07-01T22:03:00Z"/>
                          <w:sz w:val="14"/>
                          <w:szCs w:val="14"/>
                        </w:rPr>
                      </w:rPrChange>
                    </w:rPr>
                  </w:pPr>
                  <w:ins w:id="2403" w:author="James, Christin (DCYF)" w:date="2026-07-01T15:03:00Z" w16du:dateUtc="2026-07-01T22:03:00Z">
                    <w:r w:rsidRPr="00971ACE">
                      <w:rPr>
                        <w:sz w:val="16"/>
                        <w:szCs w:val="16"/>
                        <w:rPrChange w:id="2404" w:author="James, Christin (DCYF)" w:date="2026-07-01T15:09:00Z" w16du:dateUtc="2026-07-01T22:09:00Z">
                          <w:rPr>
                            <w:sz w:val="14"/>
                            <w:szCs w:val="14"/>
                          </w:rPr>
                        </w:rPrChange>
                      </w:rPr>
                      <w:t>8</w:t>
                    </w:r>
                  </w:ins>
                </w:p>
              </w:tc>
              <w:tc>
                <w:tcPr>
                  <w:tcW w:w="366" w:type="dxa"/>
                </w:tcPr>
                <w:p w14:paraId="68AA16E2" w14:textId="77777777" w:rsidR="009E06BF" w:rsidRPr="00971ACE" w:rsidRDefault="009E06BF">
                  <w:pPr>
                    <w:rPr>
                      <w:ins w:id="2405" w:author="James, Christin (DCYF)" w:date="2026-07-01T15:03:00Z" w16du:dateUtc="2026-07-01T22:03:00Z"/>
                      <w:sz w:val="16"/>
                      <w:szCs w:val="16"/>
                      <w:rPrChange w:id="2406" w:author="James, Christin (DCYF)" w:date="2026-07-01T15:09:00Z" w16du:dateUtc="2026-07-01T22:09:00Z">
                        <w:rPr>
                          <w:ins w:id="2407" w:author="James, Christin (DCYF)" w:date="2026-07-01T15:03:00Z" w16du:dateUtc="2026-07-01T22:03:00Z"/>
                          <w:sz w:val="14"/>
                          <w:szCs w:val="14"/>
                        </w:rPr>
                      </w:rPrChange>
                    </w:rPr>
                  </w:pPr>
                  <w:ins w:id="2408" w:author="James, Christin (DCYF)" w:date="2026-07-01T15:03:00Z" w16du:dateUtc="2026-07-01T22:03:00Z">
                    <w:r w:rsidRPr="00971ACE">
                      <w:rPr>
                        <w:sz w:val="16"/>
                        <w:szCs w:val="16"/>
                        <w:rPrChange w:id="2409" w:author="James, Christin (DCYF)" w:date="2026-07-01T15:09:00Z" w16du:dateUtc="2026-07-01T22:09:00Z">
                          <w:rPr>
                            <w:sz w:val="14"/>
                            <w:szCs w:val="14"/>
                          </w:rPr>
                        </w:rPrChange>
                      </w:rPr>
                      <w:t>9</w:t>
                    </w:r>
                  </w:ins>
                </w:p>
              </w:tc>
              <w:tc>
                <w:tcPr>
                  <w:tcW w:w="366" w:type="dxa"/>
                </w:tcPr>
                <w:p w14:paraId="603CCBAB" w14:textId="77777777" w:rsidR="009E06BF" w:rsidRPr="00971ACE" w:rsidRDefault="009E06BF">
                  <w:pPr>
                    <w:rPr>
                      <w:ins w:id="2410" w:author="James, Christin (DCYF)" w:date="2026-07-01T15:03:00Z" w16du:dateUtc="2026-07-01T22:03:00Z"/>
                      <w:sz w:val="16"/>
                      <w:szCs w:val="16"/>
                      <w:rPrChange w:id="2411" w:author="James, Christin (DCYF)" w:date="2026-07-01T15:09:00Z" w16du:dateUtc="2026-07-01T22:09:00Z">
                        <w:rPr>
                          <w:ins w:id="2412" w:author="James, Christin (DCYF)" w:date="2026-07-01T15:03:00Z" w16du:dateUtc="2026-07-01T22:03:00Z"/>
                          <w:sz w:val="14"/>
                          <w:szCs w:val="14"/>
                        </w:rPr>
                      </w:rPrChange>
                    </w:rPr>
                  </w:pPr>
                  <w:ins w:id="2413" w:author="James, Christin (DCYF)" w:date="2026-07-01T15:03:00Z" w16du:dateUtc="2026-07-01T22:03:00Z">
                    <w:r w:rsidRPr="00971ACE">
                      <w:rPr>
                        <w:sz w:val="16"/>
                        <w:szCs w:val="16"/>
                        <w:rPrChange w:id="2414" w:author="James, Christin (DCYF)" w:date="2026-07-01T15:09:00Z" w16du:dateUtc="2026-07-01T22:09:00Z">
                          <w:rPr>
                            <w:sz w:val="14"/>
                            <w:szCs w:val="14"/>
                          </w:rPr>
                        </w:rPrChange>
                      </w:rPr>
                      <w:t>10</w:t>
                    </w:r>
                  </w:ins>
                </w:p>
              </w:tc>
              <w:tc>
                <w:tcPr>
                  <w:tcW w:w="366" w:type="dxa"/>
                </w:tcPr>
                <w:p w14:paraId="175E4AB9" w14:textId="77777777" w:rsidR="009E06BF" w:rsidRPr="00971ACE" w:rsidRDefault="009E06BF">
                  <w:pPr>
                    <w:rPr>
                      <w:ins w:id="2415" w:author="James, Christin (DCYF)" w:date="2026-07-01T15:03:00Z" w16du:dateUtc="2026-07-01T22:03:00Z"/>
                      <w:sz w:val="16"/>
                      <w:szCs w:val="16"/>
                      <w:rPrChange w:id="2416" w:author="James, Christin (DCYF)" w:date="2026-07-01T15:09:00Z" w16du:dateUtc="2026-07-01T22:09:00Z">
                        <w:rPr>
                          <w:ins w:id="2417" w:author="James, Christin (DCYF)" w:date="2026-07-01T15:03:00Z" w16du:dateUtc="2026-07-01T22:03:00Z"/>
                          <w:sz w:val="14"/>
                          <w:szCs w:val="14"/>
                        </w:rPr>
                      </w:rPrChange>
                    </w:rPr>
                  </w:pPr>
                  <w:ins w:id="2418" w:author="James, Christin (DCYF)" w:date="2026-07-01T15:03:00Z" w16du:dateUtc="2026-07-01T22:03:00Z">
                    <w:r w:rsidRPr="00971ACE">
                      <w:rPr>
                        <w:sz w:val="16"/>
                        <w:szCs w:val="16"/>
                        <w:rPrChange w:id="2419" w:author="James, Christin (DCYF)" w:date="2026-07-01T15:09:00Z" w16du:dateUtc="2026-07-01T22:09:00Z">
                          <w:rPr>
                            <w:sz w:val="14"/>
                            <w:szCs w:val="14"/>
                          </w:rPr>
                        </w:rPrChange>
                      </w:rPr>
                      <w:t>11</w:t>
                    </w:r>
                  </w:ins>
                </w:p>
              </w:tc>
              <w:tc>
                <w:tcPr>
                  <w:tcW w:w="366" w:type="dxa"/>
                </w:tcPr>
                <w:p w14:paraId="17654864" w14:textId="77777777" w:rsidR="009E06BF" w:rsidRPr="00971ACE" w:rsidRDefault="009E06BF">
                  <w:pPr>
                    <w:rPr>
                      <w:ins w:id="2420" w:author="James, Christin (DCYF)" w:date="2026-07-01T15:03:00Z" w16du:dateUtc="2026-07-01T22:03:00Z"/>
                      <w:sz w:val="16"/>
                      <w:szCs w:val="16"/>
                      <w:rPrChange w:id="2421" w:author="James, Christin (DCYF)" w:date="2026-07-01T15:09:00Z" w16du:dateUtc="2026-07-01T22:09:00Z">
                        <w:rPr>
                          <w:ins w:id="2422" w:author="James, Christin (DCYF)" w:date="2026-07-01T15:03:00Z" w16du:dateUtc="2026-07-01T22:03:00Z"/>
                          <w:sz w:val="14"/>
                          <w:szCs w:val="14"/>
                        </w:rPr>
                      </w:rPrChange>
                    </w:rPr>
                  </w:pPr>
                  <w:ins w:id="2423" w:author="James, Christin (DCYF)" w:date="2026-07-01T15:03:00Z" w16du:dateUtc="2026-07-01T22:03:00Z">
                    <w:r w:rsidRPr="00971ACE">
                      <w:rPr>
                        <w:sz w:val="16"/>
                        <w:szCs w:val="16"/>
                        <w:rPrChange w:id="2424" w:author="James, Christin (DCYF)" w:date="2026-07-01T15:09:00Z" w16du:dateUtc="2026-07-01T22:09:00Z">
                          <w:rPr>
                            <w:sz w:val="14"/>
                            <w:szCs w:val="14"/>
                          </w:rPr>
                        </w:rPrChange>
                      </w:rPr>
                      <w:t>12</w:t>
                    </w:r>
                  </w:ins>
                </w:p>
              </w:tc>
              <w:tc>
                <w:tcPr>
                  <w:tcW w:w="366" w:type="dxa"/>
                </w:tcPr>
                <w:p w14:paraId="2396EC1D" w14:textId="77777777" w:rsidR="009E06BF" w:rsidRPr="00971ACE" w:rsidRDefault="009E06BF">
                  <w:pPr>
                    <w:rPr>
                      <w:ins w:id="2425" w:author="James, Christin (DCYF)" w:date="2026-07-01T15:03:00Z" w16du:dateUtc="2026-07-01T22:03:00Z"/>
                      <w:sz w:val="16"/>
                      <w:szCs w:val="16"/>
                      <w:rPrChange w:id="2426" w:author="James, Christin (DCYF)" w:date="2026-07-01T15:09:00Z" w16du:dateUtc="2026-07-01T22:09:00Z">
                        <w:rPr>
                          <w:ins w:id="2427" w:author="James, Christin (DCYF)" w:date="2026-07-01T15:03:00Z" w16du:dateUtc="2026-07-01T22:03:00Z"/>
                          <w:sz w:val="14"/>
                          <w:szCs w:val="14"/>
                        </w:rPr>
                      </w:rPrChange>
                    </w:rPr>
                  </w:pPr>
                  <w:ins w:id="2428" w:author="James, Christin (DCYF)" w:date="2026-07-01T15:03:00Z" w16du:dateUtc="2026-07-01T22:03:00Z">
                    <w:r w:rsidRPr="00971ACE">
                      <w:rPr>
                        <w:sz w:val="16"/>
                        <w:szCs w:val="16"/>
                        <w:rPrChange w:id="2429" w:author="James, Christin (DCYF)" w:date="2026-07-01T15:09:00Z" w16du:dateUtc="2026-07-01T22:09:00Z">
                          <w:rPr>
                            <w:sz w:val="14"/>
                            <w:szCs w:val="14"/>
                          </w:rPr>
                        </w:rPrChange>
                      </w:rPr>
                      <w:t>13</w:t>
                    </w:r>
                  </w:ins>
                </w:p>
              </w:tc>
              <w:tc>
                <w:tcPr>
                  <w:tcW w:w="366" w:type="dxa"/>
                </w:tcPr>
                <w:p w14:paraId="6FECC875" w14:textId="77777777" w:rsidR="009E06BF" w:rsidRPr="00971ACE" w:rsidRDefault="009E06BF">
                  <w:pPr>
                    <w:rPr>
                      <w:ins w:id="2430" w:author="James, Christin (DCYF)" w:date="2026-07-01T15:03:00Z" w16du:dateUtc="2026-07-01T22:03:00Z"/>
                      <w:sz w:val="16"/>
                      <w:szCs w:val="16"/>
                      <w:rPrChange w:id="2431" w:author="James, Christin (DCYF)" w:date="2026-07-01T15:09:00Z" w16du:dateUtc="2026-07-01T22:09:00Z">
                        <w:rPr>
                          <w:ins w:id="2432" w:author="James, Christin (DCYF)" w:date="2026-07-01T15:03:00Z" w16du:dateUtc="2026-07-01T22:03:00Z"/>
                          <w:sz w:val="14"/>
                          <w:szCs w:val="14"/>
                        </w:rPr>
                      </w:rPrChange>
                    </w:rPr>
                  </w:pPr>
                  <w:ins w:id="2433" w:author="James, Christin (DCYF)" w:date="2026-07-01T15:03:00Z" w16du:dateUtc="2026-07-01T22:03:00Z">
                    <w:r w:rsidRPr="00971ACE">
                      <w:rPr>
                        <w:sz w:val="16"/>
                        <w:szCs w:val="16"/>
                        <w:rPrChange w:id="2434" w:author="James, Christin (DCYF)" w:date="2026-07-01T15:09:00Z" w16du:dateUtc="2026-07-01T22:09:00Z">
                          <w:rPr>
                            <w:sz w:val="14"/>
                            <w:szCs w:val="14"/>
                          </w:rPr>
                        </w:rPrChange>
                      </w:rPr>
                      <w:t>14</w:t>
                    </w:r>
                  </w:ins>
                </w:p>
              </w:tc>
            </w:tr>
            <w:tr w:rsidR="009E06BF" w:rsidRPr="00971ACE" w14:paraId="080590FF" w14:textId="77777777" w:rsidTr="70006B5F">
              <w:trPr>
                <w:ins w:id="2435" w:author="James, Christin (DCYF)" w:date="2026-07-01T15:03:00Z"/>
              </w:trPr>
              <w:tc>
                <w:tcPr>
                  <w:tcW w:w="366" w:type="dxa"/>
                </w:tcPr>
                <w:p w14:paraId="654B4992" w14:textId="77777777" w:rsidR="009E06BF" w:rsidRPr="00971ACE" w:rsidRDefault="009E06BF">
                  <w:pPr>
                    <w:rPr>
                      <w:ins w:id="2436" w:author="James, Christin (DCYF)" w:date="2026-07-01T15:03:00Z" w16du:dateUtc="2026-07-01T22:03:00Z"/>
                      <w:sz w:val="16"/>
                      <w:szCs w:val="16"/>
                      <w:rPrChange w:id="2437" w:author="James, Christin (DCYF)" w:date="2026-07-01T15:09:00Z" w16du:dateUtc="2026-07-01T22:09:00Z">
                        <w:rPr>
                          <w:ins w:id="2438" w:author="James, Christin (DCYF)" w:date="2026-07-01T15:03:00Z" w16du:dateUtc="2026-07-01T22:03:00Z"/>
                          <w:sz w:val="14"/>
                          <w:szCs w:val="14"/>
                        </w:rPr>
                      </w:rPrChange>
                    </w:rPr>
                  </w:pPr>
                  <w:ins w:id="2439" w:author="James, Christin (DCYF)" w:date="2026-07-01T15:03:00Z" w16du:dateUtc="2026-07-01T22:03:00Z">
                    <w:r w:rsidRPr="00971ACE">
                      <w:rPr>
                        <w:sz w:val="16"/>
                        <w:szCs w:val="16"/>
                        <w:rPrChange w:id="2440" w:author="James, Christin (DCYF)" w:date="2026-07-01T15:09:00Z" w16du:dateUtc="2026-07-01T22:09:00Z">
                          <w:rPr>
                            <w:sz w:val="14"/>
                            <w:szCs w:val="14"/>
                          </w:rPr>
                        </w:rPrChange>
                      </w:rPr>
                      <w:t>15</w:t>
                    </w:r>
                  </w:ins>
                </w:p>
              </w:tc>
              <w:tc>
                <w:tcPr>
                  <w:tcW w:w="366" w:type="dxa"/>
                </w:tcPr>
                <w:p w14:paraId="14525CE1" w14:textId="77777777" w:rsidR="009E06BF" w:rsidRPr="00971ACE" w:rsidRDefault="009E06BF">
                  <w:pPr>
                    <w:rPr>
                      <w:ins w:id="2441" w:author="James, Christin (DCYF)" w:date="2026-07-01T15:03:00Z" w16du:dateUtc="2026-07-01T22:03:00Z"/>
                      <w:sz w:val="16"/>
                      <w:szCs w:val="16"/>
                      <w:rPrChange w:id="2442" w:author="James, Christin (DCYF)" w:date="2026-07-01T15:09:00Z" w16du:dateUtc="2026-07-01T22:09:00Z">
                        <w:rPr>
                          <w:ins w:id="2443" w:author="James, Christin (DCYF)" w:date="2026-07-01T15:03:00Z" w16du:dateUtc="2026-07-01T22:03:00Z"/>
                          <w:sz w:val="14"/>
                          <w:szCs w:val="14"/>
                        </w:rPr>
                      </w:rPrChange>
                    </w:rPr>
                  </w:pPr>
                  <w:ins w:id="2444" w:author="James, Christin (DCYF)" w:date="2026-07-01T15:03:00Z" w16du:dateUtc="2026-07-01T22:03:00Z">
                    <w:r w:rsidRPr="00971ACE">
                      <w:rPr>
                        <w:sz w:val="16"/>
                        <w:szCs w:val="16"/>
                        <w:rPrChange w:id="2445" w:author="James, Christin (DCYF)" w:date="2026-07-01T15:09:00Z" w16du:dateUtc="2026-07-01T22:09:00Z">
                          <w:rPr>
                            <w:sz w:val="14"/>
                            <w:szCs w:val="14"/>
                          </w:rPr>
                        </w:rPrChange>
                      </w:rPr>
                      <w:t>16</w:t>
                    </w:r>
                  </w:ins>
                </w:p>
              </w:tc>
              <w:tc>
                <w:tcPr>
                  <w:tcW w:w="366" w:type="dxa"/>
                </w:tcPr>
                <w:p w14:paraId="36C1DA5D" w14:textId="77777777" w:rsidR="009E06BF" w:rsidRPr="00971ACE" w:rsidRDefault="009E06BF">
                  <w:pPr>
                    <w:rPr>
                      <w:ins w:id="2446" w:author="James, Christin (DCYF)" w:date="2026-07-01T15:03:00Z" w16du:dateUtc="2026-07-01T22:03:00Z"/>
                      <w:sz w:val="16"/>
                      <w:szCs w:val="16"/>
                      <w:rPrChange w:id="2447" w:author="James, Christin (DCYF)" w:date="2026-07-01T15:09:00Z" w16du:dateUtc="2026-07-01T22:09:00Z">
                        <w:rPr>
                          <w:ins w:id="2448" w:author="James, Christin (DCYF)" w:date="2026-07-01T15:03:00Z" w16du:dateUtc="2026-07-01T22:03:00Z"/>
                          <w:sz w:val="14"/>
                          <w:szCs w:val="14"/>
                        </w:rPr>
                      </w:rPrChange>
                    </w:rPr>
                  </w:pPr>
                  <w:ins w:id="2449" w:author="James, Christin (DCYF)" w:date="2026-07-01T15:03:00Z" w16du:dateUtc="2026-07-01T22:03:00Z">
                    <w:r w:rsidRPr="00971ACE">
                      <w:rPr>
                        <w:sz w:val="16"/>
                        <w:szCs w:val="16"/>
                        <w:rPrChange w:id="2450" w:author="James, Christin (DCYF)" w:date="2026-07-01T15:09:00Z" w16du:dateUtc="2026-07-01T22:09:00Z">
                          <w:rPr>
                            <w:sz w:val="14"/>
                            <w:szCs w:val="14"/>
                          </w:rPr>
                        </w:rPrChange>
                      </w:rPr>
                      <w:t>17</w:t>
                    </w:r>
                  </w:ins>
                </w:p>
              </w:tc>
              <w:tc>
                <w:tcPr>
                  <w:tcW w:w="366" w:type="dxa"/>
                </w:tcPr>
                <w:p w14:paraId="45E2E538" w14:textId="77777777" w:rsidR="009E06BF" w:rsidRPr="00971ACE" w:rsidRDefault="009E06BF">
                  <w:pPr>
                    <w:rPr>
                      <w:ins w:id="2451" w:author="James, Christin (DCYF)" w:date="2026-07-01T15:03:00Z" w16du:dateUtc="2026-07-01T22:03:00Z"/>
                      <w:sz w:val="16"/>
                      <w:szCs w:val="16"/>
                      <w:rPrChange w:id="2452" w:author="James, Christin (DCYF)" w:date="2026-07-01T15:09:00Z" w16du:dateUtc="2026-07-01T22:09:00Z">
                        <w:rPr>
                          <w:ins w:id="2453" w:author="James, Christin (DCYF)" w:date="2026-07-01T15:03:00Z" w16du:dateUtc="2026-07-01T22:03:00Z"/>
                          <w:sz w:val="14"/>
                          <w:szCs w:val="14"/>
                        </w:rPr>
                      </w:rPrChange>
                    </w:rPr>
                  </w:pPr>
                  <w:ins w:id="2454" w:author="James, Christin (DCYF)" w:date="2026-07-01T15:03:00Z" w16du:dateUtc="2026-07-01T22:03:00Z">
                    <w:r w:rsidRPr="00971ACE">
                      <w:rPr>
                        <w:sz w:val="16"/>
                        <w:szCs w:val="16"/>
                        <w:rPrChange w:id="2455" w:author="James, Christin (DCYF)" w:date="2026-07-01T15:09:00Z" w16du:dateUtc="2026-07-01T22:09:00Z">
                          <w:rPr>
                            <w:sz w:val="14"/>
                            <w:szCs w:val="14"/>
                          </w:rPr>
                        </w:rPrChange>
                      </w:rPr>
                      <w:t>18</w:t>
                    </w:r>
                  </w:ins>
                </w:p>
              </w:tc>
              <w:tc>
                <w:tcPr>
                  <w:tcW w:w="366" w:type="dxa"/>
                </w:tcPr>
                <w:p w14:paraId="2C808177" w14:textId="77777777" w:rsidR="009E06BF" w:rsidRPr="00971ACE" w:rsidRDefault="009E06BF">
                  <w:pPr>
                    <w:rPr>
                      <w:ins w:id="2456" w:author="James, Christin (DCYF)" w:date="2026-07-01T15:03:00Z" w16du:dateUtc="2026-07-01T22:03:00Z"/>
                      <w:sz w:val="16"/>
                      <w:szCs w:val="16"/>
                      <w:rPrChange w:id="2457" w:author="James, Christin (DCYF)" w:date="2026-07-01T15:09:00Z" w16du:dateUtc="2026-07-01T22:09:00Z">
                        <w:rPr>
                          <w:ins w:id="2458" w:author="James, Christin (DCYF)" w:date="2026-07-01T15:03:00Z" w16du:dateUtc="2026-07-01T22:03:00Z"/>
                          <w:sz w:val="14"/>
                          <w:szCs w:val="14"/>
                        </w:rPr>
                      </w:rPrChange>
                    </w:rPr>
                  </w:pPr>
                  <w:ins w:id="2459" w:author="James, Christin (DCYF)" w:date="2026-07-01T15:03:00Z" w16du:dateUtc="2026-07-01T22:03:00Z">
                    <w:r w:rsidRPr="00971ACE">
                      <w:rPr>
                        <w:sz w:val="16"/>
                        <w:szCs w:val="16"/>
                        <w:rPrChange w:id="2460" w:author="James, Christin (DCYF)" w:date="2026-07-01T15:09:00Z" w16du:dateUtc="2026-07-01T22:09:00Z">
                          <w:rPr>
                            <w:sz w:val="14"/>
                            <w:szCs w:val="14"/>
                          </w:rPr>
                        </w:rPrChange>
                      </w:rPr>
                      <w:t>19</w:t>
                    </w:r>
                  </w:ins>
                </w:p>
              </w:tc>
              <w:tc>
                <w:tcPr>
                  <w:tcW w:w="366" w:type="dxa"/>
                </w:tcPr>
                <w:p w14:paraId="58F39030" w14:textId="77777777" w:rsidR="009E06BF" w:rsidRPr="00971ACE" w:rsidRDefault="009E06BF">
                  <w:pPr>
                    <w:rPr>
                      <w:ins w:id="2461" w:author="James, Christin (DCYF)" w:date="2026-07-01T15:03:00Z" w16du:dateUtc="2026-07-01T22:03:00Z"/>
                      <w:sz w:val="16"/>
                      <w:szCs w:val="16"/>
                      <w:rPrChange w:id="2462" w:author="James, Christin (DCYF)" w:date="2026-07-01T15:09:00Z" w16du:dateUtc="2026-07-01T22:09:00Z">
                        <w:rPr>
                          <w:ins w:id="2463" w:author="James, Christin (DCYF)" w:date="2026-07-01T15:03:00Z" w16du:dateUtc="2026-07-01T22:03:00Z"/>
                          <w:sz w:val="14"/>
                          <w:szCs w:val="14"/>
                        </w:rPr>
                      </w:rPrChange>
                    </w:rPr>
                  </w:pPr>
                  <w:ins w:id="2464" w:author="James, Christin (DCYF)" w:date="2026-07-01T15:03:00Z" w16du:dateUtc="2026-07-01T22:03:00Z">
                    <w:r w:rsidRPr="00971ACE">
                      <w:rPr>
                        <w:sz w:val="16"/>
                        <w:szCs w:val="16"/>
                        <w:rPrChange w:id="2465" w:author="James, Christin (DCYF)" w:date="2026-07-01T15:09:00Z" w16du:dateUtc="2026-07-01T22:09:00Z">
                          <w:rPr>
                            <w:sz w:val="14"/>
                            <w:szCs w:val="14"/>
                          </w:rPr>
                        </w:rPrChange>
                      </w:rPr>
                      <w:t>20</w:t>
                    </w:r>
                  </w:ins>
                </w:p>
              </w:tc>
              <w:tc>
                <w:tcPr>
                  <w:tcW w:w="366" w:type="dxa"/>
                </w:tcPr>
                <w:p w14:paraId="12EF791A" w14:textId="77777777" w:rsidR="009E06BF" w:rsidRPr="00971ACE" w:rsidRDefault="009E06BF">
                  <w:pPr>
                    <w:rPr>
                      <w:ins w:id="2466" w:author="James, Christin (DCYF)" w:date="2026-07-01T15:03:00Z" w16du:dateUtc="2026-07-01T22:03:00Z"/>
                      <w:sz w:val="16"/>
                      <w:szCs w:val="16"/>
                      <w:rPrChange w:id="2467" w:author="James, Christin (DCYF)" w:date="2026-07-01T15:09:00Z" w16du:dateUtc="2026-07-01T22:09:00Z">
                        <w:rPr>
                          <w:ins w:id="2468" w:author="James, Christin (DCYF)" w:date="2026-07-01T15:03:00Z" w16du:dateUtc="2026-07-01T22:03:00Z"/>
                          <w:sz w:val="14"/>
                          <w:szCs w:val="14"/>
                        </w:rPr>
                      </w:rPrChange>
                    </w:rPr>
                  </w:pPr>
                  <w:ins w:id="2469" w:author="James, Christin (DCYF)" w:date="2026-07-01T15:03:00Z" w16du:dateUtc="2026-07-01T22:03:00Z">
                    <w:r w:rsidRPr="00971ACE">
                      <w:rPr>
                        <w:sz w:val="16"/>
                        <w:szCs w:val="16"/>
                        <w:rPrChange w:id="2470" w:author="James, Christin (DCYF)" w:date="2026-07-01T15:09:00Z" w16du:dateUtc="2026-07-01T22:09:00Z">
                          <w:rPr>
                            <w:sz w:val="14"/>
                            <w:szCs w:val="14"/>
                          </w:rPr>
                        </w:rPrChange>
                      </w:rPr>
                      <w:t>21</w:t>
                    </w:r>
                  </w:ins>
                </w:p>
              </w:tc>
            </w:tr>
            <w:tr w:rsidR="009E06BF" w:rsidRPr="00971ACE" w14:paraId="7B34F3A1" w14:textId="77777777" w:rsidTr="70006B5F">
              <w:trPr>
                <w:ins w:id="2471" w:author="James, Christin (DCYF)" w:date="2026-07-01T15:03:00Z"/>
              </w:trPr>
              <w:tc>
                <w:tcPr>
                  <w:tcW w:w="366" w:type="dxa"/>
                </w:tcPr>
                <w:p w14:paraId="5898431A" w14:textId="77777777" w:rsidR="009E06BF" w:rsidRPr="00971ACE" w:rsidRDefault="009E06BF">
                  <w:pPr>
                    <w:rPr>
                      <w:ins w:id="2472" w:author="James, Christin (DCYF)" w:date="2026-07-01T15:03:00Z" w16du:dateUtc="2026-07-01T22:03:00Z"/>
                      <w:sz w:val="16"/>
                      <w:szCs w:val="16"/>
                      <w:rPrChange w:id="2473" w:author="James, Christin (DCYF)" w:date="2026-07-01T15:09:00Z" w16du:dateUtc="2026-07-01T22:09:00Z">
                        <w:rPr>
                          <w:ins w:id="2474" w:author="James, Christin (DCYF)" w:date="2026-07-01T15:03:00Z" w16du:dateUtc="2026-07-01T22:03:00Z"/>
                          <w:sz w:val="14"/>
                          <w:szCs w:val="14"/>
                        </w:rPr>
                      </w:rPrChange>
                    </w:rPr>
                  </w:pPr>
                  <w:ins w:id="2475" w:author="James, Christin (DCYF)" w:date="2026-07-01T15:03:00Z" w16du:dateUtc="2026-07-01T22:03:00Z">
                    <w:r w:rsidRPr="00971ACE">
                      <w:rPr>
                        <w:sz w:val="16"/>
                        <w:szCs w:val="16"/>
                        <w:rPrChange w:id="2476" w:author="James, Christin (DCYF)" w:date="2026-07-01T15:09:00Z" w16du:dateUtc="2026-07-01T22:09:00Z">
                          <w:rPr>
                            <w:sz w:val="14"/>
                            <w:szCs w:val="14"/>
                          </w:rPr>
                        </w:rPrChange>
                      </w:rPr>
                      <w:t>22</w:t>
                    </w:r>
                  </w:ins>
                </w:p>
              </w:tc>
              <w:tc>
                <w:tcPr>
                  <w:tcW w:w="366" w:type="dxa"/>
                </w:tcPr>
                <w:p w14:paraId="64532CB0" w14:textId="77777777" w:rsidR="009E06BF" w:rsidRPr="00971ACE" w:rsidRDefault="009E06BF">
                  <w:pPr>
                    <w:rPr>
                      <w:ins w:id="2477" w:author="James, Christin (DCYF)" w:date="2026-07-01T15:03:00Z" w16du:dateUtc="2026-07-01T22:03:00Z"/>
                      <w:sz w:val="16"/>
                      <w:szCs w:val="16"/>
                      <w:rPrChange w:id="2478" w:author="James, Christin (DCYF)" w:date="2026-07-01T15:09:00Z" w16du:dateUtc="2026-07-01T22:09:00Z">
                        <w:rPr>
                          <w:ins w:id="2479" w:author="James, Christin (DCYF)" w:date="2026-07-01T15:03:00Z" w16du:dateUtc="2026-07-01T22:03:00Z"/>
                          <w:sz w:val="14"/>
                          <w:szCs w:val="14"/>
                        </w:rPr>
                      </w:rPrChange>
                    </w:rPr>
                  </w:pPr>
                  <w:ins w:id="2480" w:author="James, Christin (DCYF)" w:date="2026-07-01T15:03:00Z" w16du:dateUtc="2026-07-01T22:03:00Z">
                    <w:r w:rsidRPr="00971ACE">
                      <w:rPr>
                        <w:sz w:val="16"/>
                        <w:szCs w:val="16"/>
                        <w:rPrChange w:id="2481" w:author="James, Christin (DCYF)" w:date="2026-07-01T15:09:00Z" w16du:dateUtc="2026-07-01T22:09:00Z">
                          <w:rPr>
                            <w:sz w:val="14"/>
                            <w:szCs w:val="14"/>
                          </w:rPr>
                        </w:rPrChange>
                      </w:rPr>
                      <w:t>23</w:t>
                    </w:r>
                  </w:ins>
                </w:p>
              </w:tc>
              <w:tc>
                <w:tcPr>
                  <w:tcW w:w="366" w:type="dxa"/>
                </w:tcPr>
                <w:p w14:paraId="65E63985" w14:textId="77777777" w:rsidR="009E06BF" w:rsidRPr="00971ACE" w:rsidRDefault="009E06BF">
                  <w:pPr>
                    <w:rPr>
                      <w:ins w:id="2482" w:author="James, Christin (DCYF)" w:date="2026-07-01T15:03:00Z" w16du:dateUtc="2026-07-01T22:03:00Z"/>
                      <w:sz w:val="16"/>
                      <w:szCs w:val="16"/>
                      <w:rPrChange w:id="2483" w:author="James, Christin (DCYF)" w:date="2026-07-01T15:09:00Z" w16du:dateUtc="2026-07-01T22:09:00Z">
                        <w:rPr>
                          <w:ins w:id="2484" w:author="James, Christin (DCYF)" w:date="2026-07-01T15:03:00Z" w16du:dateUtc="2026-07-01T22:03:00Z"/>
                          <w:sz w:val="14"/>
                          <w:szCs w:val="14"/>
                        </w:rPr>
                      </w:rPrChange>
                    </w:rPr>
                  </w:pPr>
                  <w:ins w:id="2485" w:author="James, Christin (DCYF)" w:date="2026-07-01T15:03:00Z" w16du:dateUtc="2026-07-01T22:03:00Z">
                    <w:r w:rsidRPr="00971ACE">
                      <w:rPr>
                        <w:sz w:val="16"/>
                        <w:szCs w:val="16"/>
                        <w:rPrChange w:id="2486" w:author="James, Christin (DCYF)" w:date="2026-07-01T15:09:00Z" w16du:dateUtc="2026-07-01T22:09:00Z">
                          <w:rPr>
                            <w:sz w:val="14"/>
                            <w:szCs w:val="14"/>
                          </w:rPr>
                        </w:rPrChange>
                      </w:rPr>
                      <w:t>24</w:t>
                    </w:r>
                  </w:ins>
                </w:p>
              </w:tc>
              <w:tc>
                <w:tcPr>
                  <w:tcW w:w="366" w:type="dxa"/>
                </w:tcPr>
                <w:p w14:paraId="4C399E80" w14:textId="77777777" w:rsidR="009E06BF" w:rsidRPr="00971ACE" w:rsidRDefault="009E06BF">
                  <w:pPr>
                    <w:rPr>
                      <w:ins w:id="2487" w:author="James, Christin (DCYF)" w:date="2026-07-01T15:03:00Z" w16du:dateUtc="2026-07-01T22:03:00Z"/>
                      <w:sz w:val="16"/>
                      <w:szCs w:val="16"/>
                      <w:rPrChange w:id="2488" w:author="James, Christin (DCYF)" w:date="2026-07-01T15:09:00Z" w16du:dateUtc="2026-07-01T22:09:00Z">
                        <w:rPr>
                          <w:ins w:id="2489" w:author="James, Christin (DCYF)" w:date="2026-07-01T15:03:00Z" w16du:dateUtc="2026-07-01T22:03:00Z"/>
                          <w:sz w:val="14"/>
                          <w:szCs w:val="14"/>
                        </w:rPr>
                      </w:rPrChange>
                    </w:rPr>
                  </w:pPr>
                  <w:ins w:id="2490" w:author="James, Christin (DCYF)" w:date="2026-07-01T15:03:00Z" w16du:dateUtc="2026-07-01T22:03:00Z">
                    <w:r w:rsidRPr="00971ACE">
                      <w:rPr>
                        <w:sz w:val="16"/>
                        <w:szCs w:val="16"/>
                        <w:rPrChange w:id="2491" w:author="James, Christin (DCYF)" w:date="2026-07-01T15:09:00Z" w16du:dateUtc="2026-07-01T22:09:00Z">
                          <w:rPr>
                            <w:sz w:val="14"/>
                            <w:szCs w:val="14"/>
                          </w:rPr>
                        </w:rPrChange>
                      </w:rPr>
                      <w:t>25</w:t>
                    </w:r>
                  </w:ins>
                </w:p>
              </w:tc>
              <w:tc>
                <w:tcPr>
                  <w:tcW w:w="366" w:type="dxa"/>
                </w:tcPr>
                <w:p w14:paraId="59825FA7" w14:textId="77777777" w:rsidR="009E06BF" w:rsidRPr="00971ACE" w:rsidRDefault="009E06BF">
                  <w:pPr>
                    <w:rPr>
                      <w:ins w:id="2492" w:author="James, Christin (DCYF)" w:date="2026-07-01T15:03:00Z" w16du:dateUtc="2026-07-01T22:03:00Z"/>
                      <w:sz w:val="16"/>
                      <w:szCs w:val="16"/>
                      <w:rPrChange w:id="2493" w:author="James, Christin (DCYF)" w:date="2026-07-01T15:09:00Z" w16du:dateUtc="2026-07-01T22:09:00Z">
                        <w:rPr>
                          <w:ins w:id="2494" w:author="James, Christin (DCYF)" w:date="2026-07-01T15:03:00Z" w16du:dateUtc="2026-07-01T22:03:00Z"/>
                          <w:sz w:val="14"/>
                          <w:szCs w:val="14"/>
                        </w:rPr>
                      </w:rPrChange>
                    </w:rPr>
                  </w:pPr>
                  <w:ins w:id="2495" w:author="James, Christin (DCYF)" w:date="2026-07-01T15:03:00Z" w16du:dateUtc="2026-07-01T22:03:00Z">
                    <w:r w:rsidRPr="00971ACE">
                      <w:rPr>
                        <w:sz w:val="16"/>
                        <w:szCs w:val="16"/>
                        <w:rPrChange w:id="2496" w:author="James, Christin (DCYF)" w:date="2026-07-01T15:09:00Z" w16du:dateUtc="2026-07-01T22:09:00Z">
                          <w:rPr>
                            <w:sz w:val="14"/>
                            <w:szCs w:val="14"/>
                          </w:rPr>
                        </w:rPrChange>
                      </w:rPr>
                      <w:t>26</w:t>
                    </w:r>
                  </w:ins>
                </w:p>
              </w:tc>
              <w:tc>
                <w:tcPr>
                  <w:tcW w:w="366" w:type="dxa"/>
                </w:tcPr>
                <w:p w14:paraId="799C6A9F" w14:textId="1BA4FA0B" w:rsidR="009E06BF" w:rsidRPr="00971ACE" w:rsidRDefault="3962D81C">
                  <w:pPr>
                    <w:rPr>
                      <w:ins w:id="2497" w:author="James, Christin (DCYF)" w:date="2026-07-01T15:03:00Z" w16du:dateUtc="2026-07-01T22:03:00Z"/>
                      <w:sz w:val="16"/>
                      <w:szCs w:val="16"/>
                      <w:rPrChange w:id="2498" w:author="James, Christin (DCYF)" w:date="2026-07-01T15:09:00Z" w16du:dateUtc="2026-07-01T22:09:00Z">
                        <w:rPr>
                          <w:ins w:id="2499" w:author="James, Christin (DCYF)" w:date="2026-07-01T15:03:00Z" w16du:dateUtc="2026-07-01T22:03:00Z"/>
                          <w:sz w:val="14"/>
                          <w:szCs w:val="14"/>
                        </w:rPr>
                      </w:rPrChange>
                    </w:rPr>
                  </w:pPr>
                  <w:ins w:id="2500" w:author="Ramynke, Jason (DCYF)" w:date="2026-07-07T18:38:00Z" w16du:dateUtc="2026-07-07T18:38:52Z">
                    <w:r w:rsidRPr="70006B5F">
                      <w:rPr>
                        <w:sz w:val="16"/>
                        <w:szCs w:val="16"/>
                      </w:rPr>
                      <w:t>27</w:t>
                    </w:r>
                  </w:ins>
                </w:p>
              </w:tc>
              <w:tc>
                <w:tcPr>
                  <w:tcW w:w="366" w:type="dxa"/>
                </w:tcPr>
                <w:p w14:paraId="00B3579E" w14:textId="3B8AF542" w:rsidR="009E06BF" w:rsidRPr="00971ACE" w:rsidRDefault="3962D81C">
                  <w:pPr>
                    <w:rPr>
                      <w:ins w:id="2501" w:author="James, Christin (DCYF)" w:date="2026-07-01T15:03:00Z" w16du:dateUtc="2026-07-01T22:03:00Z"/>
                      <w:sz w:val="16"/>
                      <w:szCs w:val="16"/>
                      <w:rPrChange w:id="2502" w:author="James, Christin (DCYF)" w:date="2026-07-01T15:09:00Z" w16du:dateUtc="2026-07-01T22:09:00Z">
                        <w:rPr>
                          <w:ins w:id="2503" w:author="James, Christin (DCYF)" w:date="2026-07-01T15:03:00Z" w16du:dateUtc="2026-07-01T22:03:00Z"/>
                          <w:sz w:val="14"/>
                          <w:szCs w:val="14"/>
                        </w:rPr>
                      </w:rPrChange>
                    </w:rPr>
                  </w:pPr>
                  <w:ins w:id="2504" w:author="Ramynke, Jason (DCYF)" w:date="2026-07-07T18:38:00Z" w16du:dateUtc="2026-07-07T18:38:54Z">
                    <w:r w:rsidRPr="70006B5F">
                      <w:rPr>
                        <w:sz w:val="16"/>
                        <w:szCs w:val="16"/>
                      </w:rPr>
                      <w:t>28</w:t>
                    </w:r>
                  </w:ins>
                </w:p>
              </w:tc>
            </w:tr>
            <w:tr w:rsidR="009E06BF" w:rsidRPr="00971ACE" w14:paraId="3EDFDA1B" w14:textId="77777777" w:rsidTr="70006B5F">
              <w:trPr>
                <w:ins w:id="2505" w:author="James, Christin (DCYF)" w:date="2026-07-01T15:03:00Z"/>
              </w:trPr>
              <w:tc>
                <w:tcPr>
                  <w:tcW w:w="366" w:type="dxa"/>
                </w:tcPr>
                <w:p w14:paraId="39736046" w14:textId="77777777" w:rsidR="009E06BF" w:rsidRPr="00971ACE" w:rsidRDefault="009E06BF">
                  <w:pPr>
                    <w:rPr>
                      <w:ins w:id="2506" w:author="James, Christin (DCYF)" w:date="2026-07-01T15:03:00Z" w16du:dateUtc="2026-07-01T22:03:00Z"/>
                      <w:sz w:val="16"/>
                      <w:szCs w:val="16"/>
                      <w:rPrChange w:id="2507" w:author="James, Christin (DCYF)" w:date="2026-07-01T15:09:00Z" w16du:dateUtc="2026-07-01T22:09:00Z">
                        <w:rPr>
                          <w:ins w:id="2508" w:author="James, Christin (DCYF)" w:date="2026-07-01T15:03:00Z" w16du:dateUtc="2026-07-01T22:03:00Z"/>
                          <w:sz w:val="14"/>
                          <w:szCs w:val="14"/>
                        </w:rPr>
                      </w:rPrChange>
                    </w:rPr>
                  </w:pPr>
                  <w:ins w:id="2509" w:author="James, Christin (DCYF)" w:date="2026-07-01T15:03:00Z" w16du:dateUtc="2026-07-01T22:03:00Z">
                    <w:r w:rsidRPr="00971ACE">
                      <w:rPr>
                        <w:sz w:val="16"/>
                        <w:szCs w:val="16"/>
                        <w:rPrChange w:id="2510" w:author="James, Christin (DCYF)" w:date="2026-07-01T15:09:00Z" w16du:dateUtc="2026-07-01T22:09:00Z">
                          <w:rPr>
                            <w:sz w:val="14"/>
                            <w:szCs w:val="14"/>
                          </w:rPr>
                        </w:rPrChange>
                      </w:rPr>
                      <w:t>29</w:t>
                    </w:r>
                  </w:ins>
                </w:p>
              </w:tc>
              <w:tc>
                <w:tcPr>
                  <w:tcW w:w="366" w:type="dxa"/>
                </w:tcPr>
                <w:p w14:paraId="1A413B51" w14:textId="77777777" w:rsidR="009E06BF" w:rsidRPr="00971ACE" w:rsidRDefault="009E06BF">
                  <w:pPr>
                    <w:rPr>
                      <w:ins w:id="2511" w:author="James, Christin (DCYF)" w:date="2026-07-01T15:03:00Z" w16du:dateUtc="2026-07-01T22:03:00Z"/>
                      <w:sz w:val="16"/>
                      <w:szCs w:val="16"/>
                      <w:rPrChange w:id="2512" w:author="James, Christin (DCYF)" w:date="2026-07-01T15:09:00Z" w16du:dateUtc="2026-07-01T22:09:00Z">
                        <w:rPr>
                          <w:ins w:id="2513" w:author="James, Christin (DCYF)" w:date="2026-07-01T15:03:00Z" w16du:dateUtc="2026-07-01T22:03:00Z"/>
                          <w:sz w:val="14"/>
                          <w:szCs w:val="14"/>
                        </w:rPr>
                      </w:rPrChange>
                    </w:rPr>
                  </w:pPr>
                  <w:ins w:id="2514" w:author="James, Christin (DCYF)" w:date="2026-07-01T15:03:00Z" w16du:dateUtc="2026-07-01T22:03:00Z">
                    <w:r w:rsidRPr="00971ACE">
                      <w:rPr>
                        <w:sz w:val="16"/>
                        <w:szCs w:val="16"/>
                        <w:rPrChange w:id="2515" w:author="James, Christin (DCYF)" w:date="2026-07-01T15:09:00Z" w16du:dateUtc="2026-07-01T22:09:00Z">
                          <w:rPr>
                            <w:sz w:val="14"/>
                            <w:szCs w:val="14"/>
                          </w:rPr>
                        </w:rPrChange>
                      </w:rPr>
                      <w:t>30</w:t>
                    </w:r>
                  </w:ins>
                </w:p>
              </w:tc>
              <w:tc>
                <w:tcPr>
                  <w:tcW w:w="366" w:type="dxa"/>
                </w:tcPr>
                <w:p w14:paraId="538D5CC1" w14:textId="77777777" w:rsidR="009E06BF" w:rsidRPr="00971ACE" w:rsidRDefault="009E06BF">
                  <w:pPr>
                    <w:rPr>
                      <w:ins w:id="2516" w:author="James, Christin (DCYF)" w:date="2026-07-01T15:03:00Z" w16du:dateUtc="2026-07-01T22:03:00Z"/>
                      <w:sz w:val="16"/>
                      <w:szCs w:val="16"/>
                      <w:rPrChange w:id="2517" w:author="James, Christin (DCYF)" w:date="2026-07-01T15:09:00Z" w16du:dateUtc="2026-07-01T22:09:00Z">
                        <w:rPr>
                          <w:ins w:id="2518" w:author="James, Christin (DCYF)" w:date="2026-07-01T15:03:00Z" w16du:dateUtc="2026-07-01T22:03:00Z"/>
                          <w:sz w:val="14"/>
                          <w:szCs w:val="14"/>
                        </w:rPr>
                      </w:rPrChange>
                    </w:rPr>
                  </w:pPr>
                  <w:ins w:id="2519" w:author="James, Christin (DCYF)" w:date="2026-07-01T15:03:00Z" w16du:dateUtc="2026-07-01T22:03:00Z">
                    <w:r w:rsidRPr="00971ACE">
                      <w:rPr>
                        <w:sz w:val="16"/>
                        <w:szCs w:val="16"/>
                        <w:rPrChange w:id="2520" w:author="James, Christin (DCYF)" w:date="2026-07-01T15:09:00Z" w16du:dateUtc="2026-07-01T22:09:00Z">
                          <w:rPr>
                            <w:sz w:val="14"/>
                            <w:szCs w:val="14"/>
                          </w:rPr>
                        </w:rPrChange>
                      </w:rPr>
                      <w:t>31</w:t>
                    </w:r>
                  </w:ins>
                </w:p>
              </w:tc>
              <w:tc>
                <w:tcPr>
                  <w:tcW w:w="366" w:type="dxa"/>
                </w:tcPr>
                <w:p w14:paraId="712C3925" w14:textId="77777777" w:rsidR="009E06BF" w:rsidRPr="00971ACE" w:rsidRDefault="009E06BF">
                  <w:pPr>
                    <w:rPr>
                      <w:ins w:id="2521" w:author="James, Christin (DCYF)" w:date="2026-07-01T15:03:00Z" w16du:dateUtc="2026-07-01T22:03:00Z"/>
                      <w:sz w:val="16"/>
                      <w:szCs w:val="16"/>
                      <w:rPrChange w:id="2522" w:author="James, Christin (DCYF)" w:date="2026-07-01T15:09:00Z" w16du:dateUtc="2026-07-01T22:09:00Z">
                        <w:rPr>
                          <w:ins w:id="2523" w:author="James, Christin (DCYF)" w:date="2026-07-01T15:03:00Z" w16du:dateUtc="2026-07-01T22:03:00Z"/>
                          <w:sz w:val="14"/>
                          <w:szCs w:val="14"/>
                        </w:rPr>
                      </w:rPrChange>
                    </w:rPr>
                  </w:pPr>
                </w:p>
              </w:tc>
              <w:tc>
                <w:tcPr>
                  <w:tcW w:w="366" w:type="dxa"/>
                </w:tcPr>
                <w:p w14:paraId="489922E6" w14:textId="77777777" w:rsidR="009E06BF" w:rsidRPr="00971ACE" w:rsidRDefault="009E06BF">
                  <w:pPr>
                    <w:rPr>
                      <w:ins w:id="2524" w:author="James, Christin (DCYF)" w:date="2026-07-01T15:03:00Z" w16du:dateUtc="2026-07-01T22:03:00Z"/>
                      <w:sz w:val="16"/>
                      <w:szCs w:val="16"/>
                      <w:rPrChange w:id="2525" w:author="James, Christin (DCYF)" w:date="2026-07-01T15:09:00Z" w16du:dateUtc="2026-07-01T22:09:00Z">
                        <w:rPr>
                          <w:ins w:id="2526" w:author="James, Christin (DCYF)" w:date="2026-07-01T15:03:00Z" w16du:dateUtc="2026-07-01T22:03:00Z"/>
                          <w:sz w:val="14"/>
                          <w:szCs w:val="14"/>
                        </w:rPr>
                      </w:rPrChange>
                    </w:rPr>
                  </w:pPr>
                </w:p>
              </w:tc>
              <w:tc>
                <w:tcPr>
                  <w:tcW w:w="366" w:type="dxa"/>
                </w:tcPr>
                <w:p w14:paraId="35DC9F1B" w14:textId="77777777" w:rsidR="009E06BF" w:rsidRPr="00971ACE" w:rsidRDefault="009E06BF">
                  <w:pPr>
                    <w:rPr>
                      <w:ins w:id="2527" w:author="James, Christin (DCYF)" w:date="2026-07-01T15:03:00Z" w16du:dateUtc="2026-07-01T22:03:00Z"/>
                      <w:sz w:val="16"/>
                      <w:szCs w:val="16"/>
                      <w:rPrChange w:id="2528" w:author="James, Christin (DCYF)" w:date="2026-07-01T15:09:00Z" w16du:dateUtc="2026-07-01T22:09:00Z">
                        <w:rPr>
                          <w:ins w:id="2529" w:author="James, Christin (DCYF)" w:date="2026-07-01T15:03:00Z" w16du:dateUtc="2026-07-01T22:03:00Z"/>
                          <w:sz w:val="14"/>
                          <w:szCs w:val="14"/>
                        </w:rPr>
                      </w:rPrChange>
                    </w:rPr>
                  </w:pPr>
                </w:p>
              </w:tc>
              <w:tc>
                <w:tcPr>
                  <w:tcW w:w="366" w:type="dxa"/>
                </w:tcPr>
                <w:p w14:paraId="6BD0A892" w14:textId="77777777" w:rsidR="009E06BF" w:rsidRPr="00971ACE" w:rsidRDefault="009E06BF">
                  <w:pPr>
                    <w:rPr>
                      <w:ins w:id="2530" w:author="James, Christin (DCYF)" w:date="2026-07-01T15:03:00Z" w16du:dateUtc="2026-07-01T22:03:00Z"/>
                      <w:sz w:val="16"/>
                      <w:szCs w:val="16"/>
                      <w:rPrChange w:id="2531" w:author="James, Christin (DCYF)" w:date="2026-07-01T15:09:00Z" w16du:dateUtc="2026-07-01T22:09:00Z">
                        <w:rPr>
                          <w:ins w:id="2532" w:author="James, Christin (DCYF)" w:date="2026-07-01T15:03:00Z" w16du:dateUtc="2026-07-01T22:03:00Z"/>
                          <w:sz w:val="14"/>
                          <w:szCs w:val="14"/>
                        </w:rPr>
                      </w:rPrChange>
                    </w:rPr>
                  </w:pPr>
                </w:p>
              </w:tc>
            </w:tr>
          </w:tbl>
          <w:p w14:paraId="2CBF1B65" w14:textId="77777777" w:rsidR="009E06BF" w:rsidRPr="009E06BF" w:rsidRDefault="009E06BF">
            <w:pPr>
              <w:contextualSpacing/>
              <w:rPr>
                <w:ins w:id="2533" w:author="James, Christin (DCYF)" w:date="2026-07-01T15:03:00Z" w16du:dateUtc="2026-07-01T22:03:00Z"/>
                <w:rFonts w:ascii="Calibri" w:hAnsi="Calibri" w:cs="Calibri"/>
                <w:sz w:val="18"/>
                <w:szCs w:val="18"/>
                <w:rPrChange w:id="2534" w:author="James, Christin (DCYF)" w:date="2026-07-01T15:03:00Z" w16du:dateUtc="2026-07-01T22:03:00Z">
                  <w:rPr>
                    <w:ins w:id="2535" w:author="James, Christin (DCYF)" w:date="2026-07-01T15:03:00Z" w16du:dateUtc="2026-07-01T22:03:00Z"/>
                    <w:rFonts w:ascii="Calibri" w:hAnsi="Calibri" w:cs="Calibri"/>
                    <w:sz w:val="24"/>
                    <w:szCs w:val="24"/>
                  </w:rPr>
                </w:rPrChange>
              </w:rPr>
            </w:pPr>
          </w:p>
        </w:tc>
      </w:tr>
      <w:tr w:rsidR="009E06BF" w:rsidRPr="009E06BF" w14:paraId="55B94BC1" w14:textId="77777777" w:rsidTr="23F26365">
        <w:trPr>
          <w:gridAfter w:val="2"/>
          <w:wAfter w:w="19" w:type="dxa"/>
          <w:ins w:id="2536" w:author="James, Christin (DCYF)" w:date="2026-07-01T15:03:00Z"/>
          <w:trPrChange w:id="2537" w:author="Ramynke, Jason (DCYF)" w:date="2026-07-07T18:40:00Z" w16du:dateUtc="2026-07-01T22:04:00Z">
            <w:trPr>
              <w:gridBefore w:val="1"/>
              <w:gridAfter w:val="2"/>
            </w:trPr>
          </w:trPrChange>
        </w:trPr>
        <w:tc>
          <w:tcPr>
            <w:tcW w:w="1440" w:type="dxa"/>
            <w:tcPrChange w:id="2538" w:author="Ramynke, Jason (DCYF)" w:date="2026-07-07T18:40:00Z" w16du:dateUtc="2026-07-01T22:04:00Z">
              <w:tcPr>
                <w:tcW w:w="1785" w:type="dxa"/>
              </w:tcPr>
            </w:tcPrChange>
          </w:tcPr>
          <w:p w14:paraId="78EE5ABD" w14:textId="77777777" w:rsidR="009E06BF" w:rsidRPr="009E06BF" w:rsidRDefault="009E06BF">
            <w:pPr>
              <w:contextualSpacing/>
              <w:rPr>
                <w:ins w:id="2539" w:author="James, Christin (DCYF)" w:date="2026-07-01T15:03:00Z" w16du:dateUtc="2026-07-01T22:03:00Z"/>
                <w:rFonts w:cs="Calibri"/>
                <w:sz w:val="18"/>
                <w:szCs w:val="18"/>
                <w:rPrChange w:id="2540" w:author="James, Christin (DCYF)" w:date="2026-07-01T15:03:00Z" w16du:dateUtc="2026-07-01T22:03:00Z">
                  <w:rPr>
                    <w:ins w:id="2541" w:author="James, Christin (DCYF)" w:date="2026-07-01T15:03:00Z" w16du:dateUtc="2026-07-01T22:03:00Z"/>
                    <w:rFonts w:cs="Calibri"/>
                  </w:rPr>
                </w:rPrChange>
              </w:rPr>
            </w:pPr>
            <w:ins w:id="2542" w:author="James, Christin (DCYF)" w:date="2026-07-01T15:03:00Z" w16du:dateUtc="2026-07-01T22:03:00Z">
              <w:r w:rsidRPr="009E06BF">
                <w:rPr>
                  <w:rFonts w:cs="Calibri"/>
                  <w:sz w:val="18"/>
                  <w:szCs w:val="18"/>
                  <w:rPrChange w:id="2543" w:author="James, Christin (DCYF)" w:date="2026-07-01T15:03:00Z" w16du:dateUtc="2026-07-01T22:03:00Z">
                    <w:rPr>
                      <w:rFonts w:cs="Calibri"/>
                    </w:rPr>
                  </w:rPrChange>
                </w:rPr>
                <w:t>23 half day units</w:t>
              </w:r>
            </w:ins>
          </w:p>
        </w:tc>
        <w:tc>
          <w:tcPr>
            <w:tcW w:w="1725" w:type="dxa"/>
            <w:tcPrChange w:id="2544" w:author="Ramynke, Jason (DCYF)" w:date="2026-07-07T18:40:00Z" w16du:dateUtc="2026-07-01T22:04:00Z">
              <w:tcPr>
                <w:tcW w:w="2192" w:type="dxa"/>
              </w:tcPr>
            </w:tcPrChange>
          </w:tcPr>
          <w:p w14:paraId="6B1C0BFA" w14:textId="77777777" w:rsidR="009E06BF" w:rsidRPr="009E06BF" w:rsidRDefault="009E06BF">
            <w:pPr>
              <w:contextualSpacing/>
              <w:rPr>
                <w:ins w:id="2545" w:author="James, Christin (DCYF)" w:date="2026-07-01T15:03:00Z" w16du:dateUtc="2026-07-01T22:03:00Z"/>
                <w:rFonts w:cs="Calibri"/>
                <w:sz w:val="18"/>
                <w:szCs w:val="18"/>
                <w:rPrChange w:id="2546" w:author="James, Christin (DCYF)" w:date="2026-07-01T15:03:00Z" w16du:dateUtc="2026-07-01T22:03:00Z">
                  <w:rPr>
                    <w:ins w:id="2547" w:author="James, Christin (DCYF)" w:date="2026-07-01T15:03:00Z" w16du:dateUtc="2026-07-01T22:03:00Z"/>
                    <w:rFonts w:cs="Calibri"/>
                  </w:rPr>
                </w:rPrChange>
              </w:rPr>
            </w:pPr>
            <w:ins w:id="2548" w:author="James, Christin (DCYF)" w:date="2026-07-01T15:03:00Z" w16du:dateUtc="2026-07-01T22:03:00Z">
              <w:r w:rsidRPr="009E06BF">
                <w:rPr>
                  <w:rFonts w:cs="Calibri"/>
                  <w:sz w:val="18"/>
                  <w:szCs w:val="18"/>
                  <w:rPrChange w:id="2549" w:author="James, Christin (DCYF)" w:date="2026-07-01T15:03:00Z" w16du:dateUtc="2026-07-01T22:03:00Z">
                    <w:rPr>
                      <w:rFonts w:cs="Calibri"/>
                    </w:rPr>
                  </w:rPrChange>
                </w:rPr>
                <w:t>Monday through Friday: 3 hours each day.</w:t>
              </w:r>
            </w:ins>
          </w:p>
        </w:tc>
        <w:tc>
          <w:tcPr>
            <w:tcW w:w="1470" w:type="dxa"/>
            <w:tcPrChange w:id="2550" w:author="Ramynke, Jason (DCYF)" w:date="2026-07-07T18:40:00Z" w16du:dateUtc="2026-07-01T22:04:00Z">
              <w:tcPr>
                <w:tcW w:w="1861" w:type="dxa"/>
              </w:tcPr>
            </w:tcPrChange>
          </w:tcPr>
          <w:p w14:paraId="2E0477D3" w14:textId="77777777" w:rsidR="009E06BF" w:rsidRPr="009E06BF" w:rsidRDefault="009E06BF">
            <w:pPr>
              <w:contextualSpacing/>
              <w:rPr>
                <w:ins w:id="2551" w:author="James, Christin (DCYF)" w:date="2026-07-01T15:03:00Z" w16du:dateUtc="2026-07-01T22:03:00Z"/>
                <w:rFonts w:cs="Calibri"/>
                <w:sz w:val="18"/>
                <w:szCs w:val="18"/>
                <w:rPrChange w:id="2552" w:author="James, Christin (DCYF)" w:date="2026-07-01T15:03:00Z" w16du:dateUtc="2026-07-01T22:03:00Z">
                  <w:rPr>
                    <w:ins w:id="2553" w:author="James, Christin (DCYF)" w:date="2026-07-01T15:03:00Z" w16du:dateUtc="2026-07-01T22:03:00Z"/>
                    <w:rFonts w:cs="Calibri"/>
                  </w:rPr>
                </w:rPrChange>
              </w:rPr>
            </w:pPr>
            <w:ins w:id="2554" w:author="James, Christin (DCYF)" w:date="2026-07-01T15:03:00Z" w16du:dateUtc="2026-07-01T22:03:00Z">
              <w:r w:rsidRPr="009E06BF">
                <w:rPr>
                  <w:rFonts w:cs="Calibri"/>
                  <w:sz w:val="18"/>
                  <w:szCs w:val="18"/>
                  <w:rPrChange w:id="2555" w:author="James, Christin (DCYF)" w:date="2026-07-01T15:03:00Z" w16du:dateUtc="2026-07-01T22:03:00Z">
                    <w:rPr>
                      <w:rFonts w:cs="Calibri"/>
                    </w:rPr>
                  </w:rPrChange>
                </w:rPr>
                <w:t>8 days of care, between 2 and 4 hours per day.</w:t>
              </w:r>
            </w:ins>
          </w:p>
        </w:tc>
        <w:tc>
          <w:tcPr>
            <w:tcW w:w="1393" w:type="dxa"/>
            <w:tcPrChange w:id="2556" w:author="Ramynke, Jason (DCYF)" w:date="2026-07-07T18:40:00Z" w16du:dateUtc="2026-07-01T22:04:00Z">
              <w:tcPr>
                <w:tcW w:w="1155" w:type="dxa"/>
                <w:gridSpan w:val="2"/>
              </w:tcPr>
            </w:tcPrChange>
          </w:tcPr>
          <w:p w14:paraId="7C7592D2" w14:textId="38274A32" w:rsidR="009E06BF" w:rsidRPr="009E06BF" w:rsidRDefault="005F27BB">
            <w:pPr>
              <w:contextualSpacing/>
              <w:rPr>
                <w:ins w:id="2557" w:author="James, Christin (DCYF)" w:date="2026-07-01T15:03:00Z" w16du:dateUtc="2026-07-01T22:03:00Z"/>
                <w:rFonts w:cs="Calibri"/>
                <w:sz w:val="18"/>
                <w:szCs w:val="18"/>
                <w:rPrChange w:id="2558" w:author="James, Christin (DCYF)" w:date="2026-07-01T15:03:00Z" w16du:dateUtc="2026-07-01T22:03:00Z">
                  <w:rPr>
                    <w:ins w:id="2559" w:author="James, Christin (DCYF)" w:date="2026-07-01T15:03:00Z" w16du:dateUtc="2026-07-01T22:03:00Z"/>
                    <w:rFonts w:cs="Calibri"/>
                  </w:rPr>
                </w:rPrChange>
              </w:rPr>
            </w:pPr>
            <w:ins w:id="2560" w:author="James, Christin (DCYF)" w:date="2026-07-07T14:02:00Z" w16du:dateUtc="2026-07-07T21:02:00Z">
              <w:r w:rsidRPr="00275479">
                <w:rPr>
                  <w:sz w:val="18"/>
                  <w:szCs w:val="18"/>
                </w:rPr>
                <w:t xml:space="preserve">Child attends 8 days or less, you may claim </w:t>
              </w:r>
              <w:r w:rsidRPr="00946433">
                <w:rPr>
                  <w:b/>
                  <w:bCs/>
                  <w:sz w:val="18"/>
                  <w:szCs w:val="18"/>
                </w:rPr>
                <w:t>up to</w:t>
              </w:r>
              <w:r w:rsidRPr="00275479">
                <w:rPr>
                  <w:sz w:val="18"/>
                  <w:szCs w:val="18"/>
                </w:rPr>
                <w:t xml:space="preserve"> 11 days.</w:t>
              </w:r>
            </w:ins>
          </w:p>
        </w:tc>
        <w:tc>
          <w:tcPr>
            <w:tcW w:w="2097" w:type="dxa"/>
            <w:tcPrChange w:id="2561" w:author="Ramynke, Jason (DCYF)" w:date="2026-07-07T18:40:00Z" w16du:dateUtc="2026-07-01T22:04:00Z">
              <w:tcPr>
                <w:tcW w:w="3787" w:type="dxa"/>
              </w:tcPr>
            </w:tcPrChange>
          </w:tcPr>
          <w:p w14:paraId="458E72D5" w14:textId="77777777" w:rsidR="009E06BF" w:rsidRPr="009E06BF" w:rsidRDefault="009E06BF">
            <w:pPr>
              <w:contextualSpacing/>
              <w:rPr>
                <w:ins w:id="2562" w:author="James, Christin (DCYF)" w:date="2026-07-01T15:03:00Z" w16du:dateUtc="2026-07-01T22:03:00Z"/>
                <w:rFonts w:cs="Calibri"/>
                <w:sz w:val="18"/>
                <w:szCs w:val="18"/>
                <w:rPrChange w:id="2563" w:author="James, Christin (DCYF)" w:date="2026-07-01T15:03:00Z" w16du:dateUtc="2026-07-01T22:03:00Z">
                  <w:rPr>
                    <w:ins w:id="2564" w:author="James, Christin (DCYF)" w:date="2026-07-01T15:03:00Z" w16du:dateUtc="2026-07-01T22:03:00Z"/>
                    <w:rFonts w:cs="Calibri"/>
                  </w:rPr>
                </w:rPrChange>
              </w:rPr>
            </w:pPr>
            <w:ins w:id="2565" w:author="James, Christin (DCYF)" w:date="2026-07-01T15:03:00Z" w16du:dateUtc="2026-07-01T22:03:00Z">
              <w:r w:rsidRPr="009E06BF">
                <w:rPr>
                  <w:rFonts w:cs="Calibri"/>
                  <w:sz w:val="18"/>
                  <w:szCs w:val="18"/>
                  <w:rPrChange w:id="2566" w:author="James, Christin (DCYF)" w:date="2026-07-01T15:03:00Z" w16du:dateUtc="2026-07-01T22:03:00Z">
                    <w:rPr>
                      <w:rFonts w:cs="Calibri"/>
                    </w:rPr>
                  </w:rPrChange>
                </w:rPr>
                <w:t>11 days</w:t>
              </w:r>
            </w:ins>
          </w:p>
          <w:p w14:paraId="04D828A1" w14:textId="77777777" w:rsidR="009E06BF" w:rsidRPr="009E06BF" w:rsidRDefault="009E06BF">
            <w:pPr>
              <w:contextualSpacing/>
              <w:rPr>
                <w:ins w:id="2567" w:author="James, Christin (DCYF)" w:date="2026-07-01T15:03:00Z" w16du:dateUtc="2026-07-01T22:03:00Z"/>
                <w:rFonts w:cs="Calibri"/>
                <w:sz w:val="18"/>
                <w:szCs w:val="18"/>
                <w:rPrChange w:id="2568" w:author="James, Christin (DCYF)" w:date="2026-07-01T15:03:00Z" w16du:dateUtc="2026-07-01T22:03:00Z">
                  <w:rPr>
                    <w:ins w:id="2569" w:author="James, Christin (DCYF)" w:date="2026-07-01T15:03:00Z" w16du:dateUtc="2026-07-01T22:03:00Z"/>
                    <w:rFonts w:cs="Calibri"/>
                  </w:rPr>
                </w:rPrChange>
              </w:rPr>
            </w:pPr>
            <w:ins w:id="2570" w:author="James, Christin (DCYF)" w:date="2026-07-01T15:03:00Z" w16du:dateUtc="2026-07-01T22:03:00Z">
              <w:r w:rsidRPr="009E06BF">
                <w:rPr>
                  <w:rFonts w:cs="Calibri"/>
                  <w:sz w:val="18"/>
                  <w:szCs w:val="18"/>
                  <w:rPrChange w:id="2571" w:author="James, Christin (DCYF)" w:date="2026-07-01T15:03:00Z" w16du:dateUtc="2026-07-01T22:03:00Z">
                    <w:rPr>
                      <w:rFonts w:cs="Calibri"/>
                    </w:rPr>
                  </w:rPrChange>
                </w:rPr>
                <w:t>Days attended: 8 half days</w:t>
              </w:r>
            </w:ins>
          </w:p>
          <w:p w14:paraId="739B5465" w14:textId="77777777" w:rsidR="009E06BF" w:rsidRPr="009E06BF" w:rsidRDefault="009E06BF">
            <w:pPr>
              <w:contextualSpacing/>
              <w:rPr>
                <w:ins w:id="2572" w:author="James, Christin (DCYF)" w:date="2026-07-01T15:03:00Z" w16du:dateUtc="2026-07-01T22:03:00Z"/>
                <w:rFonts w:cs="Calibri"/>
                <w:sz w:val="18"/>
                <w:szCs w:val="18"/>
                <w:rPrChange w:id="2573" w:author="James, Christin (DCYF)" w:date="2026-07-01T15:03:00Z" w16du:dateUtc="2026-07-01T22:03:00Z">
                  <w:rPr>
                    <w:ins w:id="2574" w:author="James, Christin (DCYF)" w:date="2026-07-01T15:03:00Z" w16du:dateUtc="2026-07-01T22:03:00Z"/>
                    <w:rFonts w:cs="Calibri"/>
                  </w:rPr>
                </w:rPrChange>
              </w:rPr>
            </w:pPr>
            <w:ins w:id="2575" w:author="James, Christin (DCYF)" w:date="2026-07-01T15:03:00Z" w16du:dateUtc="2026-07-01T22:03:00Z">
              <w:r w:rsidRPr="009E06BF">
                <w:rPr>
                  <w:rFonts w:cs="Calibri"/>
                  <w:sz w:val="18"/>
                  <w:szCs w:val="18"/>
                  <w:rPrChange w:id="2576" w:author="James, Christin (DCYF)" w:date="2026-07-01T15:03:00Z" w16du:dateUtc="2026-07-01T22:03:00Z">
                    <w:rPr>
                      <w:rFonts w:cs="Calibri"/>
                    </w:rPr>
                  </w:rPrChange>
                </w:rPr>
                <w:t>Holidays: 0 days</w:t>
              </w:r>
            </w:ins>
          </w:p>
          <w:p w14:paraId="29019177" w14:textId="77777777" w:rsidR="009E06BF" w:rsidRPr="009E06BF" w:rsidRDefault="009E06BF">
            <w:pPr>
              <w:contextualSpacing/>
              <w:rPr>
                <w:ins w:id="2577" w:author="James, Christin (DCYF)" w:date="2026-07-01T15:03:00Z" w16du:dateUtc="2026-07-01T22:03:00Z"/>
                <w:rFonts w:cs="Calibri"/>
                <w:sz w:val="18"/>
                <w:szCs w:val="18"/>
                <w:rPrChange w:id="2578" w:author="James, Christin (DCYF)" w:date="2026-07-01T15:03:00Z" w16du:dateUtc="2026-07-01T22:03:00Z">
                  <w:rPr>
                    <w:ins w:id="2579" w:author="James, Christin (DCYF)" w:date="2026-07-01T15:03:00Z" w16du:dateUtc="2026-07-01T22:03:00Z"/>
                    <w:rFonts w:cs="Calibri"/>
                  </w:rPr>
                </w:rPrChange>
              </w:rPr>
            </w:pPr>
            <w:ins w:id="2580" w:author="James, Christin (DCYF)" w:date="2026-07-01T15:03:00Z" w16du:dateUtc="2026-07-01T22:03:00Z">
              <w:r w:rsidRPr="009E06BF">
                <w:rPr>
                  <w:rFonts w:cs="Calibri"/>
                  <w:sz w:val="18"/>
                  <w:szCs w:val="18"/>
                  <w:rPrChange w:id="2581" w:author="James, Christin (DCYF)" w:date="2026-07-01T15:03:00Z" w16du:dateUtc="2026-07-01T22:03:00Z">
                    <w:rPr>
                      <w:rFonts w:cs="Calibri"/>
                    </w:rPr>
                  </w:rPrChange>
                </w:rPr>
                <w:t>Professional training days: 0 days</w:t>
              </w:r>
            </w:ins>
          </w:p>
          <w:p w14:paraId="3C3655ED" w14:textId="77777777" w:rsidR="009E06BF" w:rsidRPr="009E06BF" w:rsidRDefault="009E06BF">
            <w:pPr>
              <w:contextualSpacing/>
              <w:rPr>
                <w:ins w:id="2582" w:author="James, Christin (DCYF)" w:date="2026-07-01T15:03:00Z" w16du:dateUtc="2026-07-01T22:03:00Z"/>
                <w:rFonts w:cs="Calibri"/>
                <w:sz w:val="18"/>
                <w:szCs w:val="18"/>
                <w:rPrChange w:id="2583" w:author="James, Christin (DCYF)" w:date="2026-07-01T15:03:00Z" w16du:dateUtc="2026-07-01T22:03:00Z">
                  <w:rPr>
                    <w:ins w:id="2584" w:author="James, Christin (DCYF)" w:date="2026-07-01T15:03:00Z" w16du:dateUtc="2026-07-01T22:03:00Z"/>
                    <w:rFonts w:cs="Calibri"/>
                  </w:rPr>
                </w:rPrChange>
              </w:rPr>
            </w:pPr>
            <w:ins w:id="2585" w:author="James, Christin (DCYF)" w:date="2026-07-01T15:03:00Z" w16du:dateUtc="2026-07-01T22:03:00Z">
              <w:r w:rsidRPr="009E06BF">
                <w:rPr>
                  <w:rFonts w:cs="Calibri"/>
                  <w:sz w:val="18"/>
                  <w:szCs w:val="18"/>
                  <w:rPrChange w:id="2586" w:author="James, Christin (DCYF)" w:date="2026-07-01T15:03:00Z" w16du:dateUtc="2026-07-01T22:03:00Z">
                    <w:rPr>
                      <w:rFonts w:cs="Calibri"/>
                    </w:rPr>
                  </w:rPrChange>
                </w:rPr>
                <w:t>Additional eligible days: 3 half days</w:t>
              </w:r>
            </w:ins>
          </w:p>
        </w:tc>
        <w:tc>
          <w:tcPr>
            <w:tcW w:w="3265" w:type="dxa"/>
            <w:gridSpan w:val="2"/>
            <w:tcPrChange w:id="2587" w:author="Ramynke, Jason (DCYF)" w:date="2026-07-07T18:40:00Z" w16du:dateUtc="2026-07-01T22:04:00Z">
              <w:tcPr>
                <w:tcW w:w="3260" w:type="dxa"/>
              </w:tcPr>
            </w:tcPrChange>
          </w:tcPr>
          <w:p w14:paraId="0B8B3AD2" w14:textId="77777777" w:rsidR="009E06BF" w:rsidRPr="009E06BF" w:rsidRDefault="009E06BF">
            <w:pPr>
              <w:contextualSpacing/>
              <w:rPr>
                <w:ins w:id="2588" w:author="James, Christin (DCYF)" w:date="2026-07-01T15:03:00Z" w16du:dateUtc="2026-07-01T22:03:00Z"/>
                <w:rFonts w:ascii="Calibri" w:hAnsi="Calibri" w:cs="Calibri"/>
                <w:noProof/>
                <w:sz w:val="18"/>
                <w:szCs w:val="18"/>
                <w:rPrChange w:id="2589" w:author="James, Christin (DCYF)" w:date="2026-07-01T15:03:00Z" w16du:dateUtc="2026-07-01T22:03:00Z">
                  <w:rPr>
                    <w:ins w:id="2590" w:author="James, Christin (DCYF)" w:date="2026-07-01T15:03:00Z" w16du:dateUtc="2026-07-01T22:03:00Z"/>
                    <w:rFonts w:ascii="Calibri" w:hAnsi="Calibri" w:cs="Calibri"/>
                    <w:noProof/>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278F6754" w14:textId="77777777" w:rsidTr="70006B5F">
              <w:trPr>
                <w:ins w:id="2591" w:author="James, Christin (DCYF)" w:date="2026-07-01T15:03:00Z"/>
              </w:trPr>
              <w:tc>
                <w:tcPr>
                  <w:tcW w:w="2562" w:type="dxa"/>
                  <w:gridSpan w:val="7"/>
                </w:tcPr>
                <w:p w14:paraId="775C35F8" w14:textId="77777777" w:rsidR="009E06BF" w:rsidRPr="00971ACE" w:rsidRDefault="009E06BF">
                  <w:pPr>
                    <w:rPr>
                      <w:ins w:id="2592" w:author="James, Christin (DCYF)" w:date="2026-07-01T15:03:00Z" w16du:dateUtc="2026-07-01T22:03:00Z"/>
                      <w:sz w:val="16"/>
                      <w:szCs w:val="16"/>
                      <w:rPrChange w:id="2593" w:author="James, Christin (DCYF)" w:date="2026-07-01T15:09:00Z" w16du:dateUtc="2026-07-01T22:09:00Z">
                        <w:rPr>
                          <w:ins w:id="2594" w:author="James, Christin (DCYF)" w:date="2026-07-01T15:03:00Z" w16du:dateUtc="2026-07-01T22:03:00Z"/>
                          <w:sz w:val="14"/>
                          <w:szCs w:val="14"/>
                        </w:rPr>
                      </w:rPrChange>
                    </w:rPr>
                  </w:pPr>
                  <w:ins w:id="2595" w:author="James, Christin (DCYF)" w:date="2026-07-01T15:03:00Z" w16du:dateUtc="2026-07-01T22:03:00Z">
                    <w:r w:rsidRPr="00971ACE">
                      <w:rPr>
                        <w:sz w:val="16"/>
                        <w:szCs w:val="16"/>
                        <w:rPrChange w:id="2596" w:author="James, Christin (DCYF)" w:date="2026-07-01T15:09:00Z" w16du:dateUtc="2026-07-01T22:09:00Z">
                          <w:rPr>
                            <w:sz w:val="14"/>
                            <w:szCs w:val="14"/>
                          </w:rPr>
                        </w:rPrChange>
                      </w:rPr>
                      <w:t>March 2026</w:t>
                    </w:r>
                  </w:ins>
                </w:p>
              </w:tc>
            </w:tr>
            <w:tr w:rsidR="009E06BF" w:rsidRPr="00971ACE" w14:paraId="64B5FD26" w14:textId="77777777" w:rsidTr="70006B5F">
              <w:trPr>
                <w:ins w:id="2597" w:author="James, Christin (DCYF)" w:date="2026-07-01T15:03:00Z"/>
              </w:trPr>
              <w:tc>
                <w:tcPr>
                  <w:tcW w:w="366" w:type="dxa"/>
                  <w:shd w:val="clear" w:color="auto" w:fill="DAEEF3" w:themeFill="accent5" w:themeFillTint="33"/>
                </w:tcPr>
                <w:p w14:paraId="437BBB49" w14:textId="77777777" w:rsidR="009E06BF" w:rsidRPr="00971ACE" w:rsidRDefault="009E06BF">
                  <w:pPr>
                    <w:rPr>
                      <w:ins w:id="2598" w:author="James, Christin (DCYF)" w:date="2026-07-01T15:03:00Z" w16du:dateUtc="2026-07-01T22:03:00Z"/>
                      <w:sz w:val="16"/>
                      <w:szCs w:val="16"/>
                      <w:rPrChange w:id="2599" w:author="James, Christin (DCYF)" w:date="2026-07-01T15:09:00Z" w16du:dateUtc="2026-07-01T22:09:00Z">
                        <w:rPr>
                          <w:ins w:id="2600" w:author="James, Christin (DCYF)" w:date="2026-07-01T15:03:00Z" w16du:dateUtc="2026-07-01T22:03:00Z"/>
                          <w:sz w:val="14"/>
                          <w:szCs w:val="14"/>
                        </w:rPr>
                      </w:rPrChange>
                    </w:rPr>
                  </w:pPr>
                  <w:ins w:id="2601" w:author="James, Christin (DCYF)" w:date="2026-07-01T15:03:00Z" w16du:dateUtc="2026-07-01T22:03:00Z">
                    <w:r w:rsidRPr="00971ACE">
                      <w:rPr>
                        <w:sz w:val="16"/>
                        <w:szCs w:val="16"/>
                        <w:rPrChange w:id="2602" w:author="James, Christin (DCYF)" w:date="2026-07-01T15:09:00Z" w16du:dateUtc="2026-07-01T22:09:00Z">
                          <w:rPr>
                            <w:sz w:val="14"/>
                            <w:szCs w:val="14"/>
                          </w:rPr>
                        </w:rPrChange>
                      </w:rPr>
                      <w:t>S</w:t>
                    </w:r>
                  </w:ins>
                </w:p>
              </w:tc>
              <w:tc>
                <w:tcPr>
                  <w:tcW w:w="366" w:type="dxa"/>
                  <w:shd w:val="clear" w:color="auto" w:fill="DAEEF3" w:themeFill="accent5" w:themeFillTint="33"/>
                </w:tcPr>
                <w:p w14:paraId="7CCCBB14" w14:textId="77777777" w:rsidR="009E06BF" w:rsidRPr="00971ACE" w:rsidRDefault="009E06BF">
                  <w:pPr>
                    <w:rPr>
                      <w:ins w:id="2603" w:author="James, Christin (DCYF)" w:date="2026-07-01T15:03:00Z" w16du:dateUtc="2026-07-01T22:03:00Z"/>
                      <w:sz w:val="16"/>
                      <w:szCs w:val="16"/>
                      <w:rPrChange w:id="2604" w:author="James, Christin (DCYF)" w:date="2026-07-01T15:09:00Z" w16du:dateUtc="2026-07-01T22:09:00Z">
                        <w:rPr>
                          <w:ins w:id="2605" w:author="James, Christin (DCYF)" w:date="2026-07-01T15:03:00Z" w16du:dateUtc="2026-07-01T22:03:00Z"/>
                          <w:sz w:val="14"/>
                          <w:szCs w:val="14"/>
                        </w:rPr>
                      </w:rPrChange>
                    </w:rPr>
                  </w:pPr>
                  <w:ins w:id="2606" w:author="James, Christin (DCYF)" w:date="2026-07-01T15:03:00Z" w16du:dateUtc="2026-07-01T22:03:00Z">
                    <w:r w:rsidRPr="00971ACE">
                      <w:rPr>
                        <w:sz w:val="16"/>
                        <w:szCs w:val="16"/>
                        <w:rPrChange w:id="2607" w:author="James, Christin (DCYF)" w:date="2026-07-01T15:09:00Z" w16du:dateUtc="2026-07-01T22:09:00Z">
                          <w:rPr>
                            <w:sz w:val="14"/>
                            <w:szCs w:val="14"/>
                          </w:rPr>
                        </w:rPrChange>
                      </w:rPr>
                      <w:t>M</w:t>
                    </w:r>
                  </w:ins>
                </w:p>
              </w:tc>
              <w:tc>
                <w:tcPr>
                  <w:tcW w:w="366" w:type="dxa"/>
                  <w:shd w:val="clear" w:color="auto" w:fill="DAEEF3" w:themeFill="accent5" w:themeFillTint="33"/>
                </w:tcPr>
                <w:p w14:paraId="5531ED1E" w14:textId="77777777" w:rsidR="009E06BF" w:rsidRPr="00971ACE" w:rsidRDefault="009E06BF">
                  <w:pPr>
                    <w:rPr>
                      <w:ins w:id="2608" w:author="James, Christin (DCYF)" w:date="2026-07-01T15:03:00Z" w16du:dateUtc="2026-07-01T22:03:00Z"/>
                      <w:sz w:val="16"/>
                      <w:szCs w:val="16"/>
                      <w:rPrChange w:id="2609" w:author="James, Christin (DCYF)" w:date="2026-07-01T15:09:00Z" w16du:dateUtc="2026-07-01T22:09:00Z">
                        <w:rPr>
                          <w:ins w:id="2610" w:author="James, Christin (DCYF)" w:date="2026-07-01T15:03:00Z" w16du:dateUtc="2026-07-01T22:03:00Z"/>
                          <w:sz w:val="14"/>
                          <w:szCs w:val="14"/>
                        </w:rPr>
                      </w:rPrChange>
                    </w:rPr>
                  </w:pPr>
                  <w:ins w:id="2611" w:author="James, Christin (DCYF)" w:date="2026-07-01T15:03:00Z" w16du:dateUtc="2026-07-01T22:03:00Z">
                    <w:r w:rsidRPr="00971ACE">
                      <w:rPr>
                        <w:sz w:val="16"/>
                        <w:szCs w:val="16"/>
                        <w:rPrChange w:id="2612" w:author="James, Christin (DCYF)" w:date="2026-07-01T15:09:00Z" w16du:dateUtc="2026-07-01T22:09:00Z">
                          <w:rPr>
                            <w:sz w:val="14"/>
                            <w:szCs w:val="14"/>
                          </w:rPr>
                        </w:rPrChange>
                      </w:rPr>
                      <w:t>T</w:t>
                    </w:r>
                  </w:ins>
                </w:p>
              </w:tc>
              <w:tc>
                <w:tcPr>
                  <w:tcW w:w="366" w:type="dxa"/>
                  <w:shd w:val="clear" w:color="auto" w:fill="DAEEF3" w:themeFill="accent5" w:themeFillTint="33"/>
                </w:tcPr>
                <w:p w14:paraId="776285AA" w14:textId="77777777" w:rsidR="009E06BF" w:rsidRPr="00971ACE" w:rsidRDefault="009E06BF">
                  <w:pPr>
                    <w:rPr>
                      <w:ins w:id="2613" w:author="James, Christin (DCYF)" w:date="2026-07-01T15:03:00Z" w16du:dateUtc="2026-07-01T22:03:00Z"/>
                      <w:sz w:val="16"/>
                      <w:szCs w:val="16"/>
                      <w:rPrChange w:id="2614" w:author="James, Christin (DCYF)" w:date="2026-07-01T15:09:00Z" w16du:dateUtc="2026-07-01T22:09:00Z">
                        <w:rPr>
                          <w:ins w:id="2615" w:author="James, Christin (DCYF)" w:date="2026-07-01T15:03:00Z" w16du:dateUtc="2026-07-01T22:03:00Z"/>
                          <w:sz w:val="14"/>
                          <w:szCs w:val="14"/>
                        </w:rPr>
                      </w:rPrChange>
                    </w:rPr>
                  </w:pPr>
                  <w:ins w:id="2616" w:author="James, Christin (DCYF)" w:date="2026-07-01T15:03:00Z" w16du:dateUtc="2026-07-01T22:03:00Z">
                    <w:r w:rsidRPr="00971ACE">
                      <w:rPr>
                        <w:sz w:val="16"/>
                        <w:szCs w:val="16"/>
                        <w:rPrChange w:id="2617" w:author="James, Christin (DCYF)" w:date="2026-07-01T15:09:00Z" w16du:dateUtc="2026-07-01T22:09:00Z">
                          <w:rPr>
                            <w:sz w:val="14"/>
                            <w:szCs w:val="14"/>
                          </w:rPr>
                        </w:rPrChange>
                      </w:rPr>
                      <w:t>W</w:t>
                    </w:r>
                  </w:ins>
                </w:p>
              </w:tc>
              <w:tc>
                <w:tcPr>
                  <w:tcW w:w="366" w:type="dxa"/>
                  <w:shd w:val="clear" w:color="auto" w:fill="DAEEF3" w:themeFill="accent5" w:themeFillTint="33"/>
                </w:tcPr>
                <w:p w14:paraId="19AECEEF" w14:textId="77777777" w:rsidR="009E06BF" w:rsidRPr="00971ACE" w:rsidRDefault="009E06BF">
                  <w:pPr>
                    <w:rPr>
                      <w:ins w:id="2618" w:author="James, Christin (DCYF)" w:date="2026-07-01T15:03:00Z" w16du:dateUtc="2026-07-01T22:03:00Z"/>
                      <w:sz w:val="16"/>
                      <w:szCs w:val="16"/>
                      <w:rPrChange w:id="2619" w:author="James, Christin (DCYF)" w:date="2026-07-01T15:09:00Z" w16du:dateUtc="2026-07-01T22:09:00Z">
                        <w:rPr>
                          <w:ins w:id="2620" w:author="James, Christin (DCYF)" w:date="2026-07-01T15:03:00Z" w16du:dateUtc="2026-07-01T22:03:00Z"/>
                          <w:sz w:val="14"/>
                          <w:szCs w:val="14"/>
                        </w:rPr>
                      </w:rPrChange>
                    </w:rPr>
                  </w:pPr>
                  <w:ins w:id="2621" w:author="James, Christin (DCYF)" w:date="2026-07-01T15:03:00Z" w16du:dateUtc="2026-07-01T22:03:00Z">
                    <w:r w:rsidRPr="00971ACE">
                      <w:rPr>
                        <w:sz w:val="16"/>
                        <w:szCs w:val="16"/>
                        <w:rPrChange w:id="2622" w:author="James, Christin (DCYF)" w:date="2026-07-01T15:09:00Z" w16du:dateUtc="2026-07-01T22:09:00Z">
                          <w:rPr>
                            <w:sz w:val="14"/>
                            <w:szCs w:val="14"/>
                          </w:rPr>
                        </w:rPrChange>
                      </w:rPr>
                      <w:t>T</w:t>
                    </w:r>
                  </w:ins>
                </w:p>
              </w:tc>
              <w:tc>
                <w:tcPr>
                  <w:tcW w:w="366" w:type="dxa"/>
                  <w:shd w:val="clear" w:color="auto" w:fill="DAEEF3" w:themeFill="accent5" w:themeFillTint="33"/>
                </w:tcPr>
                <w:p w14:paraId="62456A2F" w14:textId="77777777" w:rsidR="009E06BF" w:rsidRPr="00971ACE" w:rsidRDefault="009E06BF">
                  <w:pPr>
                    <w:rPr>
                      <w:ins w:id="2623" w:author="James, Christin (DCYF)" w:date="2026-07-01T15:03:00Z" w16du:dateUtc="2026-07-01T22:03:00Z"/>
                      <w:sz w:val="16"/>
                      <w:szCs w:val="16"/>
                      <w:rPrChange w:id="2624" w:author="James, Christin (DCYF)" w:date="2026-07-01T15:09:00Z" w16du:dateUtc="2026-07-01T22:09:00Z">
                        <w:rPr>
                          <w:ins w:id="2625" w:author="James, Christin (DCYF)" w:date="2026-07-01T15:03:00Z" w16du:dateUtc="2026-07-01T22:03:00Z"/>
                          <w:sz w:val="14"/>
                          <w:szCs w:val="14"/>
                        </w:rPr>
                      </w:rPrChange>
                    </w:rPr>
                  </w:pPr>
                  <w:ins w:id="2626" w:author="James, Christin (DCYF)" w:date="2026-07-01T15:03:00Z" w16du:dateUtc="2026-07-01T22:03:00Z">
                    <w:r w:rsidRPr="00971ACE">
                      <w:rPr>
                        <w:sz w:val="16"/>
                        <w:szCs w:val="16"/>
                        <w:rPrChange w:id="2627" w:author="James, Christin (DCYF)" w:date="2026-07-01T15:09:00Z" w16du:dateUtc="2026-07-01T22:09:00Z">
                          <w:rPr>
                            <w:sz w:val="14"/>
                            <w:szCs w:val="14"/>
                          </w:rPr>
                        </w:rPrChange>
                      </w:rPr>
                      <w:t>F</w:t>
                    </w:r>
                  </w:ins>
                </w:p>
              </w:tc>
              <w:tc>
                <w:tcPr>
                  <w:tcW w:w="366" w:type="dxa"/>
                  <w:shd w:val="clear" w:color="auto" w:fill="DAEEF3" w:themeFill="accent5" w:themeFillTint="33"/>
                </w:tcPr>
                <w:p w14:paraId="1C07723B" w14:textId="77777777" w:rsidR="009E06BF" w:rsidRPr="00971ACE" w:rsidRDefault="009E06BF">
                  <w:pPr>
                    <w:rPr>
                      <w:ins w:id="2628" w:author="James, Christin (DCYF)" w:date="2026-07-01T15:03:00Z" w16du:dateUtc="2026-07-01T22:03:00Z"/>
                      <w:sz w:val="16"/>
                      <w:szCs w:val="16"/>
                      <w:rPrChange w:id="2629" w:author="James, Christin (DCYF)" w:date="2026-07-01T15:09:00Z" w16du:dateUtc="2026-07-01T22:09:00Z">
                        <w:rPr>
                          <w:ins w:id="2630" w:author="James, Christin (DCYF)" w:date="2026-07-01T15:03:00Z" w16du:dateUtc="2026-07-01T22:03:00Z"/>
                          <w:sz w:val="14"/>
                          <w:szCs w:val="14"/>
                        </w:rPr>
                      </w:rPrChange>
                    </w:rPr>
                  </w:pPr>
                  <w:ins w:id="2631" w:author="James, Christin (DCYF)" w:date="2026-07-01T15:03:00Z" w16du:dateUtc="2026-07-01T22:03:00Z">
                    <w:r w:rsidRPr="00971ACE">
                      <w:rPr>
                        <w:sz w:val="16"/>
                        <w:szCs w:val="16"/>
                        <w:rPrChange w:id="2632" w:author="James, Christin (DCYF)" w:date="2026-07-01T15:09:00Z" w16du:dateUtc="2026-07-01T22:09:00Z">
                          <w:rPr>
                            <w:sz w:val="14"/>
                            <w:szCs w:val="14"/>
                          </w:rPr>
                        </w:rPrChange>
                      </w:rPr>
                      <w:t>S</w:t>
                    </w:r>
                  </w:ins>
                </w:p>
              </w:tc>
            </w:tr>
            <w:tr w:rsidR="009E06BF" w:rsidRPr="00971ACE" w14:paraId="1F0D0098" w14:textId="77777777" w:rsidTr="70006B5F">
              <w:trPr>
                <w:ins w:id="2633" w:author="James, Christin (DCYF)" w:date="2026-07-01T15:03:00Z"/>
              </w:trPr>
              <w:tc>
                <w:tcPr>
                  <w:tcW w:w="366" w:type="dxa"/>
                </w:tcPr>
                <w:p w14:paraId="34BD9217" w14:textId="77777777" w:rsidR="009E06BF" w:rsidRPr="00971ACE" w:rsidRDefault="009E06BF">
                  <w:pPr>
                    <w:rPr>
                      <w:ins w:id="2634" w:author="James, Christin (DCYF)" w:date="2026-07-01T15:03:00Z" w16du:dateUtc="2026-07-01T22:03:00Z"/>
                      <w:sz w:val="16"/>
                      <w:szCs w:val="16"/>
                      <w:rPrChange w:id="2635" w:author="James, Christin (DCYF)" w:date="2026-07-01T15:09:00Z" w16du:dateUtc="2026-07-01T22:09:00Z">
                        <w:rPr>
                          <w:ins w:id="2636" w:author="James, Christin (DCYF)" w:date="2026-07-01T15:03:00Z" w16du:dateUtc="2026-07-01T22:03:00Z"/>
                          <w:sz w:val="14"/>
                          <w:szCs w:val="14"/>
                        </w:rPr>
                      </w:rPrChange>
                    </w:rPr>
                  </w:pPr>
                  <w:ins w:id="2637" w:author="James, Christin (DCYF)" w:date="2026-07-01T15:03:00Z" w16du:dateUtc="2026-07-01T22:03:00Z">
                    <w:r w:rsidRPr="00971ACE">
                      <w:rPr>
                        <w:sz w:val="16"/>
                        <w:szCs w:val="16"/>
                        <w:rPrChange w:id="2638" w:author="James, Christin (DCYF)" w:date="2026-07-01T15:09:00Z" w16du:dateUtc="2026-07-01T22:09:00Z">
                          <w:rPr>
                            <w:sz w:val="14"/>
                            <w:szCs w:val="14"/>
                          </w:rPr>
                        </w:rPrChange>
                      </w:rPr>
                      <w:t>1</w:t>
                    </w:r>
                  </w:ins>
                </w:p>
              </w:tc>
              <w:tc>
                <w:tcPr>
                  <w:tcW w:w="366" w:type="dxa"/>
                </w:tcPr>
                <w:p w14:paraId="679A5CC9" w14:textId="77777777" w:rsidR="009E06BF" w:rsidRPr="00971ACE" w:rsidRDefault="009E06BF">
                  <w:pPr>
                    <w:rPr>
                      <w:ins w:id="2639" w:author="James, Christin (DCYF)" w:date="2026-07-01T15:03:00Z" w16du:dateUtc="2026-07-01T22:03:00Z"/>
                      <w:sz w:val="16"/>
                      <w:szCs w:val="16"/>
                      <w:rPrChange w:id="2640" w:author="James, Christin (DCYF)" w:date="2026-07-01T15:09:00Z" w16du:dateUtc="2026-07-01T22:09:00Z">
                        <w:rPr>
                          <w:ins w:id="2641" w:author="James, Christin (DCYF)" w:date="2026-07-01T15:03:00Z" w16du:dateUtc="2026-07-01T22:03:00Z"/>
                          <w:sz w:val="14"/>
                          <w:szCs w:val="14"/>
                        </w:rPr>
                      </w:rPrChange>
                    </w:rPr>
                  </w:pPr>
                  <w:ins w:id="2642" w:author="James, Christin (DCYF)" w:date="2026-07-01T15:03:00Z" w16du:dateUtc="2026-07-01T22:03:00Z">
                    <w:r w:rsidRPr="00971ACE">
                      <w:rPr>
                        <w:sz w:val="16"/>
                        <w:szCs w:val="16"/>
                        <w:rPrChange w:id="2643" w:author="James, Christin (DCYF)" w:date="2026-07-01T15:09:00Z" w16du:dateUtc="2026-07-01T22:09:00Z">
                          <w:rPr>
                            <w:sz w:val="14"/>
                            <w:szCs w:val="14"/>
                          </w:rPr>
                        </w:rPrChange>
                      </w:rPr>
                      <w:t>2</w:t>
                    </w:r>
                  </w:ins>
                </w:p>
              </w:tc>
              <w:tc>
                <w:tcPr>
                  <w:tcW w:w="366" w:type="dxa"/>
                </w:tcPr>
                <w:p w14:paraId="27E68275" w14:textId="77777777" w:rsidR="009E06BF" w:rsidRPr="00971ACE" w:rsidRDefault="009E06BF">
                  <w:pPr>
                    <w:rPr>
                      <w:ins w:id="2644" w:author="James, Christin (DCYF)" w:date="2026-07-01T15:03:00Z" w16du:dateUtc="2026-07-01T22:03:00Z"/>
                      <w:sz w:val="16"/>
                      <w:szCs w:val="16"/>
                      <w:rPrChange w:id="2645" w:author="James, Christin (DCYF)" w:date="2026-07-01T15:09:00Z" w16du:dateUtc="2026-07-01T22:09:00Z">
                        <w:rPr>
                          <w:ins w:id="2646" w:author="James, Christin (DCYF)" w:date="2026-07-01T15:03:00Z" w16du:dateUtc="2026-07-01T22:03:00Z"/>
                          <w:sz w:val="14"/>
                          <w:szCs w:val="14"/>
                        </w:rPr>
                      </w:rPrChange>
                    </w:rPr>
                  </w:pPr>
                  <w:ins w:id="2647" w:author="James, Christin (DCYF)" w:date="2026-07-01T15:03:00Z" w16du:dateUtc="2026-07-01T22:03:00Z">
                    <w:r w:rsidRPr="00971ACE">
                      <w:rPr>
                        <w:sz w:val="16"/>
                        <w:szCs w:val="16"/>
                        <w:rPrChange w:id="2648" w:author="James, Christin (DCYF)" w:date="2026-07-01T15:09:00Z" w16du:dateUtc="2026-07-01T22:09:00Z">
                          <w:rPr>
                            <w:sz w:val="14"/>
                            <w:szCs w:val="14"/>
                          </w:rPr>
                        </w:rPrChange>
                      </w:rPr>
                      <w:t>3</w:t>
                    </w:r>
                  </w:ins>
                </w:p>
              </w:tc>
              <w:tc>
                <w:tcPr>
                  <w:tcW w:w="366" w:type="dxa"/>
                </w:tcPr>
                <w:p w14:paraId="51278A82" w14:textId="77777777" w:rsidR="009E06BF" w:rsidRPr="00971ACE" w:rsidRDefault="009E06BF">
                  <w:pPr>
                    <w:rPr>
                      <w:ins w:id="2649" w:author="James, Christin (DCYF)" w:date="2026-07-01T15:03:00Z" w16du:dateUtc="2026-07-01T22:03:00Z"/>
                      <w:sz w:val="16"/>
                      <w:szCs w:val="16"/>
                      <w:rPrChange w:id="2650" w:author="James, Christin (DCYF)" w:date="2026-07-01T15:09:00Z" w16du:dateUtc="2026-07-01T22:09:00Z">
                        <w:rPr>
                          <w:ins w:id="2651" w:author="James, Christin (DCYF)" w:date="2026-07-01T15:03:00Z" w16du:dateUtc="2026-07-01T22:03:00Z"/>
                          <w:sz w:val="14"/>
                          <w:szCs w:val="14"/>
                        </w:rPr>
                      </w:rPrChange>
                    </w:rPr>
                  </w:pPr>
                  <w:ins w:id="2652" w:author="James, Christin (DCYF)" w:date="2026-07-01T15:03:00Z" w16du:dateUtc="2026-07-01T22:03:00Z">
                    <w:r w:rsidRPr="00971ACE">
                      <w:rPr>
                        <w:sz w:val="16"/>
                        <w:szCs w:val="16"/>
                        <w:rPrChange w:id="2653" w:author="James, Christin (DCYF)" w:date="2026-07-01T15:09:00Z" w16du:dateUtc="2026-07-01T22:09:00Z">
                          <w:rPr>
                            <w:sz w:val="14"/>
                            <w:szCs w:val="14"/>
                          </w:rPr>
                        </w:rPrChange>
                      </w:rPr>
                      <w:t>4</w:t>
                    </w:r>
                  </w:ins>
                </w:p>
              </w:tc>
              <w:tc>
                <w:tcPr>
                  <w:tcW w:w="366" w:type="dxa"/>
                </w:tcPr>
                <w:p w14:paraId="74F98C6B" w14:textId="77777777" w:rsidR="009E06BF" w:rsidRPr="00971ACE" w:rsidRDefault="009E06BF">
                  <w:pPr>
                    <w:rPr>
                      <w:ins w:id="2654" w:author="James, Christin (DCYF)" w:date="2026-07-01T15:03:00Z" w16du:dateUtc="2026-07-01T22:03:00Z"/>
                      <w:sz w:val="16"/>
                      <w:szCs w:val="16"/>
                      <w:rPrChange w:id="2655" w:author="James, Christin (DCYF)" w:date="2026-07-01T15:09:00Z" w16du:dateUtc="2026-07-01T22:09:00Z">
                        <w:rPr>
                          <w:ins w:id="2656" w:author="James, Christin (DCYF)" w:date="2026-07-01T15:03:00Z" w16du:dateUtc="2026-07-01T22:03:00Z"/>
                          <w:sz w:val="14"/>
                          <w:szCs w:val="14"/>
                        </w:rPr>
                      </w:rPrChange>
                    </w:rPr>
                  </w:pPr>
                  <w:ins w:id="2657" w:author="James, Christin (DCYF)" w:date="2026-07-01T15:03:00Z" w16du:dateUtc="2026-07-01T22:03:00Z">
                    <w:r w:rsidRPr="00971ACE">
                      <w:rPr>
                        <w:sz w:val="16"/>
                        <w:szCs w:val="16"/>
                        <w:rPrChange w:id="2658" w:author="James, Christin (DCYF)" w:date="2026-07-01T15:09:00Z" w16du:dateUtc="2026-07-01T22:09:00Z">
                          <w:rPr>
                            <w:sz w:val="14"/>
                            <w:szCs w:val="14"/>
                          </w:rPr>
                        </w:rPrChange>
                      </w:rPr>
                      <w:t>5</w:t>
                    </w:r>
                  </w:ins>
                </w:p>
              </w:tc>
              <w:tc>
                <w:tcPr>
                  <w:tcW w:w="366" w:type="dxa"/>
                </w:tcPr>
                <w:p w14:paraId="248CD3FE" w14:textId="77777777" w:rsidR="009E06BF" w:rsidRPr="00971ACE" w:rsidRDefault="009E06BF">
                  <w:pPr>
                    <w:rPr>
                      <w:ins w:id="2659" w:author="James, Christin (DCYF)" w:date="2026-07-01T15:03:00Z" w16du:dateUtc="2026-07-01T22:03:00Z"/>
                      <w:sz w:val="16"/>
                      <w:szCs w:val="16"/>
                      <w:rPrChange w:id="2660" w:author="James, Christin (DCYF)" w:date="2026-07-01T15:09:00Z" w16du:dateUtc="2026-07-01T22:09:00Z">
                        <w:rPr>
                          <w:ins w:id="2661" w:author="James, Christin (DCYF)" w:date="2026-07-01T15:03:00Z" w16du:dateUtc="2026-07-01T22:03:00Z"/>
                          <w:sz w:val="14"/>
                          <w:szCs w:val="14"/>
                        </w:rPr>
                      </w:rPrChange>
                    </w:rPr>
                  </w:pPr>
                  <w:ins w:id="2662" w:author="James, Christin (DCYF)" w:date="2026-07-01T15:03:00Z" w16du:dateUtc="2026-07-01T22:03:00Z">
                    <w:r w:rsidRPr="00971ACE">
                      <w:rPr>
                        <w:sz w:val="16"/>
                        <w:szCs w:val="16"/>
                        <w:rPrChange w:id="2663" w:author="James, Christin (DCYF)" w:date="2026-07-01T15:09:00Z" w16du:dateUtc="2026-07-01T22:09:00Z">
                          <w:rPr>
                            <w:sz w:val="14"/>
                            <w:szCs w:val="14"/>
                          </w:rPr>
                        </w:rPrChange>
                      </w:rPr>
                      <w:t>6</w:t>
                    </w:r>
                  </w:ins>
                </w:p>
              </w:tc>
              <w:tc>
                <w:tcPr>
                  <w:tcW w:w="366" w:type="dxa"/>
                </w:tcPr>
                <w:p w14:paraId="49AD7923" w14:textId="77777777" w:rsidR="009E06BF" w:rsidRPr="00971ACE" w:rsidRDefault="009E06BF">
                  <w:pPr>
                    <w:rPr>
                      <w:ins w:id="2664" w:author="James, Christin (DCYF)" w:date="2026-07-01T15:03:00Z" w16du:dateUtc="2026-07-01T22:03:00Z"/>
                      <w:sz w:val="16"/>
                      <w:szCs w:val="16"/>
                      <w:rPrChange w:id="2665" w:author="James, Christin (DCYF)" w:date="2026-07-01T15:09:00Z" w16du:dateUtc="2026-07-01T22:09:00Z">
                        <w:rPr>
                          <w:ins w:id="2666" w:author="James, Christin (DCYF)" w:date="2026-07-01T15:03:00Z" w16du:dateUtc="2026-07-01T22:03:00Z"/>
                          <w:sz w:val="14"/>
                          <w:szCs w:val="14"/>
                        </w:rPr>
                      </w:rPrChange>
                    </w:rPr>
                  </w:pPr>
                  <w:ins w:id="2667" w:author="James, Christin (DCYF)" w:date="2026-07-01T15:03:00Z" w16du:dateUtc="2026-07-01T22:03:00Z">
                    <w:r w:rsidRPr="00971ACE">
                      <w:rPr>
                        <w:sz w:val="16"/>
                        <w:szCs w:val="16"/>
                        <w:rPrChange w:id="2668" w:author="James, Christin (DCYF)" w:date="2026-07-01T15:09:00Z" w16du:dateUtc="2026-07-01T22:09:00Z">
                          <w:rPr>
                            <w:sz w:val="14"/>
                            <w:szCs w:val="14"/>
                          </w:rPr>
                        </w:rPrChange>
                      </w:rPr>
                      <w:t>7</w:t>
                    </w:r>
                  </w:ins>
                </w:p>
              </w:tc>
            </w:tr>
            <w:tr w:rsidR="009E06BF" w:rsidRPr="00971ACE" w14:paraId="6A46CFB4" w14:textId="77777777" w:rsidTr="70006B5F">
              <w:trPr>
                <w:ins w:id="2669" w:author="James, Christin (DCYF)" w:date="2026-07-01T15:03:00Z"/>
              </w:trPr>
              <w:tc>
                <w:tcPr>
                  <w:tcW w:w="366" w:type="dxa"/>
                </w:tcPr>
                <w:p w14:paraId="50DC88A1" w14:textId="77777777" w:rsidR="009E06BF" w:rsidRPr="00971ACE" w:rsidRDefault="009E06BF">
                  <w:pPr>
                    <w:rPr>
                      <w:ins w:id="2670" w:author="James, Christin (DCYF)" w:date="2026-07-01T15:03:00Z" w16du:dateUtc="2026-07-01T22:03:00Z"/>
                      <w:sz w:val="16"/>
                      <w:szCs w:val="16"/>
                      <w:rPrChange w:id="2671" w:author="James, Christin (DCYF)" w:date="2026-07-01T15:09:00Z" w16du:dateUtc="2026-07-01T22:09:00Z">
                        <w:rPr>
                          <w:ins w:id="2672" w:author="James, Christin (DCYF)" w:date="2026-07-01T15:03:00Z" w16du:dateUtc="2026-07-01T22:03:00Z"/>
                          <w:sz w:val="14"/>
                          <w:szCs w:val="14"/>
                        </w:rPr>
                      </w:rPrChange>
                    </w:rPr>
                  </w:pPr>
                  <w:ins w:id="2673" w:author="James, Christin (DCYF)" w:date="2026-07-01T15:03:00Z" w16du:dateUtc="2026-07-01T22:03:00Z">
                    <w:r w:rsidRPr="00971ACE">
                      <w:rPr>
                        <w:sz w:val="16"/>
                        <w:szCs w:val="16"/>
                        <w:rPrChange w:id="2674" w:author="James, Christin (DCYF)" w:date="2026-07-01T15:09:00Z" w16du:dateUtc="2026-07-01T22:09:00Z">
                          <w:rPr>
                            <w:sz w:val="14"/>
                            <w:szCs w:val="14"/>
                          </w:rPr>
                        </w:rPrChange>
                      </w:rPr>
                      <w:t>8</w:t>
                    </w:r>
                  </w:ins>
                </w:p>
              </w:tc>
              <w:tc>
                <w:tcPr>
                  <w:tcW w:w="366" w:type="dxa"/>
                </w:tcPr>
                <w:p w14:paraId="37727848" w14:textId="77777777" w:rsidR="009E06BF" w:rsidRPr="00971ACE" w:rsidRDefault="009E06BF">
                  <w:pPr>
                    <w:rPr>
                      <w:ins w:id="2675" w:author="James, Christin (DCYF)" w:date="2026-07-01T15:03:00Z" w16du:dateUtc="2026-07-01T22:03:00Z"/>
                      <w:sz w:val="16"/>
                      <w:szCs w:val="16"/>
                      <w:rPrChange w:id="2676" w:author="James, Christin (DCYF)" w:date="2026-07-01T15:09:00Z" w16du:dateUtc="2026-07-01T22:09:00Z">
                        <w:rPr>
                          <w:ins w:id="2677" w:author="James, Christin (DCYF)" w:date="2026-07-01T15:03:00Z" w16du:dateUtc="2026-07-01T22:03:00Z"/>
                          <w:sz w:val="14"/>
                          <w:szCs w:val="14"/>
                        </w:rPr>
                      </w:rPrChange>
                    </w:rPr>
                  </w:pPr>
                  <w:ins w:id="2678" w:author="James, Christin (DCYF)" w:date="2026-07-01T15:03:00Z" w16du:dateUtc="2026-07-01T22:03:00Z">
                    <w:r w:rsidRPr="00971ACE">
                      <w:rPr>
                        <w:sz w:val="16"/>
                        <w:szCs w:val="16"/>
                        <w:rPrChange w:id="2679" w:author="James, Christin (DCYF)" w:date="2026-07-01T15:09:00Z" w16du:dateUtc="2026-07-01T22:09:00Z">
                          <w:rPr>
                            <w:sz w:val="14"/>
                            <w:szCs w:val="14"/>
                          </w:rPr>
                        </w:rPrChange>
                      </w:rPr>
                      <w:t>9</w:t>
                    </w:r>
                  </w:ins>
                </w:p>
              </w:tc>
              <w:tc>
                <w:tcPr>
                  <w:tcW w:w="366" w:type="dxa"/>
                </w:tcPr>
                <w:p w14:paraId="3D7D3C4C" w14:textId="77777777" w:rsidR="009E06BF" w:rsidRPr="00971ACE" w:rsidRDefault="009E06BF">
                  <w:pPr>
                    <w:rPr>
                      <w:ins w:id="2680" w:author="James, Christin (DCYF)" w:date="2026-07-01T15:03:00Z" w16du:dateUtc="2026-07-01T22:03:00Z"/>
                      <w:sz w:val="16"/>
                      <w:szCs w:val="16"/>
                      <w:rPrChange w:id="2681" w:author="James, Christin (DCYF)" w:date="2026-07-01T15:09:00Z" w16du:dateUtc="2026-07-01T22:09:00Z">
                        <w:rPr>
                          <w:ins w:id="2682" w:author="James, Christin (DCYF)" w:date="2026-07-01T15:03:00Z" w16du:dateUtc="2026-07-01T22:03:00Z"/>
                          <w:sz w:val="14"/>
                          <w:szCs w:val="14"/>
                        </w:rPr>
                      </w:rPrChange>
                    </w:rPr>
                  </w:pPr>
                  <w:ins w:id="2683" w:author="James, Christin (DCYF)" w:date="2026-07-01T15:03:00Z" w16du:dateUtc="2026-07-01T22:03:00Z">
                    <w:r w:rsidRPr="00971ACE">
                      <w:rPr>
                        <w:sz w:val="16"/>
                        <w:szCs w:val="16"/>
                        <w:rPrChange w:id="2684" w:author="James, Christin (DCYF)" w:date="2026-07-01T15:09:00Z" w16du:dateUtc="2026-07-01T22:09:00Z">
                          <w:rPr>
                            <w:sz w:val="14"/>
                            <w:szCs w:val="14"/>
                          </w:rPr>
                        </w:rPrChange>
                      </w:rPr>
                      <w:t>10</w:t>
                    </w:r>
                  </w:ins>
                </w:p>
              </w:tc>
              <w:tc>
                <w:tcPr>
                  <w:tcW w:w="366" w:type="dxa"/>
                </w:tcPr>
                <w:p w14:paraId="087EF6CC" w14:textId="77777777" w:rsidR="009E06BF" w:rsidRPr="00971ACE" w:rsidRDefault="009E06BF">
                  <w:pPr>
                    <w:rPr>
                      <w:ins w:id="2685" w:author="James, Christin (DCYF)" w:date="2026-07-01T15:03:00Z" w16du:dateUtc="2026-07-01T22:03:00Z"/>
                      <w:sz w:val="16"/>
                      <w:szCs w:val="16"/>
                      <w:rPrChange w:id="2686" w:author="James, Christin (DCYF)" w:date="2026-07-01T15:09:00Z" w16du:dateUtc="2026-07-01T22:09:00Z">
                        <w:rPr>
                          <w:ins w:id="2687" w:author="James, Christin (DCYF)" w:date="2026-07-01T15:03:00Z" w16du:dateUtc="2026-07-01T22:03:00Z"/>
                          <w:sz w:val="14"/>
                          <w:szCs w:val="14"/>
                        </w:rPr>
                      </w:rPrChange>
                    </w:rPr>
                  </w:pPr>
                  <w:ins w:id="2688" w:author="James, Christin (DCYF)" w:date="2026-07-01T15:03:00Z" w16du:dateUtc="2026-07-01T22:03:00Z">
                    <w:r w:rsidRPr="00971ACE">
                      <w:rPr>
                        <w:sz w:val="16"/>
                        <w:szCs w:val="16"/>
                        <w:rPrChange w:id="2689" w:author="James, Christin (DCYF)" w:date="2026-07-01T15:09:00Z" w16du:dateUtc="2026-07-01T22:09:00Z">
                          <w:rPr>
                            <w:sz w:val="14"/>
                            <w:szCs w:val="14"/>
                          </w:rPr>
                        </w:rPrChange>
                      </w:rPr>
                      <w:t>11</w:t>
                    </w:r>
                  </w:ins>
                </w:p>
              </w:tc>
              <w:tc>
                <w:tcPr>
                  <w:tcW w:w="366" w:type="dxa"/>
                </w:tcPr>
                <w:p w14:paraId="09CE92A8" w14:textId="77777777" w:rsidR="009E06BF" w:rsidRPr="00971ACE" w:rsidRDefault="009E06BF">
                  <w:pPr>
                    <w:rPr>
                      <w:ins w:id="2690" w:author="James, Christin (DCYF)" w:date="2026-07-01T15:03:00Z" w16du:dateUtc="2026-07-01T22:03:00Z"/>
                      <w:sz w:val="16"/>
                      <w:szCs w:val="16"/>
                      <w:rPrChange w:id="2691" w:author="James, Christin (DCYF)" w:date="2026-07-01T15:09:00Z" w16du:dateUtc="2026-07-01T22:09:00Z">
                        <w:rPr>
                          <w:ins w:id="2692" w:author="James, Christin (DCYF)" w:date="2026-07-01T15:03:00Z" w16du:dateUtc="2026-07-01T22:03:00Z"/>
                          <w:sz w:val="14"/>
                          <w:szCs w:val="14"/>
                        </w:rPr>
                      </w:rPrChange>
                    </w:rPr>
                  </w:pPr>
                  <w:ins w:id="2693" w:author="James, Christin (DCYF)" w:date="2026-07-01T15:03:00Z" w16du:dateUtc="2026-07-01T22:03:00Z">
                    <w:r w:rsidRPr="00971ACE">
                      <w:rPr>
                        <w:sz w:val="16"/>
                        <w:szCs w:val="16"/>
                        <w:rPrChange w:id="2694" w:author="James, Christin (DCYF)" w:date="2026-07-01T15:09:00Z" w16du:dateUtc="2026-07-01T22:09:00Z">
                          <w:rPr>
                            <w:sz w:val="14"/>
                            <w:szCs w:val="14"/>
                          </w:rPr>
                        </w:rPrChange>
                      </w:rPr>
                      <w:t>12</w:t>
                    </w:r>
                  </w:ins>
                </w:p>
              </w:tc>
              <w:tc>
                <w:tcPr>
                  <w:tcW w:w="366" w:type="dxa"/>
                </w:tcPr>
                <w:p w14:paraId="54DCE064" w14:textId="77777777" w:rsidR="009E06BF" w:rsidRPr="00971ACE" w:rsidRDefault="009E06BF">
                  <w:pPr>
                    <w:rPr>
                      <w:ins w:id="2695" w:author="James, Christin (DCYF)" w:date="2026-07-01T15:03:00Z" w16du:dateUtc="2026-07-01T22:03:00Z"/>
                      <w:sz w:val="16"/>
                      <w:szCs w:val="16"/>
                      <w:rPrChange w:id="2696" w:author="James, Christin (DCYF)" w:date="2026-07-01T15:09:00Z" w16du:dateUtc="2026-07-01T22:09:00Z">
                        <w:rPr>
                          <w:ins w:id="2697" w:author="James, Christin (DCYF)" w:date="2026-07-01T15:03:00Z" w16du:dateUtc="2026-07-01T22:03:00Z"/>
                          <w:sz w:val="14"/>
                          <w:szCs w:val="14"/>
                        </w:rPr>
                      </w:rPrChange>
                    </w:rPr>
                  </w:pPr>
                  <w:ins w:id="2698" w:author="James, Christin (DCYF)" w:date="2026-07-01T15:03:00Z" w16du:dateUtc="2026-07-01T22:03:00Z">
                    <w:r w:rsidRPr="00971ACE">
                      <w:rPr>
                        <w:sz w:val="16"/>
                        <w:szCs w:val="16"/>
                        <w:rPrChange w:id="2699" w:author="James, Christin (DCYF)" w:date="2026-07-01T15:09:00Z" w16du:dateUtc="2026-07-01T22:09:00Z">
                          <w:rPr>
                            <w:sz w:val="14"/>
                            <w:szCs w:val="14"/>
                          </w:rPr>
                        </w:rPrChange>
                      </w:rPr>
                      <w:t>13</w:t>
                    </w:r>
                  </w:ins>
                </w:p>
              </w:tc>
              <w:tc>
                <w:tcPr>
                  <w:tcW w:w="366" w:type="dxa"/>
                </w:tcPr>
                <w:p w14:paraId="3899405C" w14:textId="77777777" w:rsidR="009E06BF" w:rsidRPr="00971ACE" w:rsidRDefault="009E06BF">
                  <w:pPr>
                    <w:rPr>
                      <w:ins w:id="2700" w:author="James, Christin (DCYF)" w:date="2026-07-01T15:03:00Z" w16du:dateUtc="2026-07-01T22:03:00Z"/>
                      <w:sz w:val="16"/>
                      <w:szCs w:val="16"/>
                      <w:rPrChange w:id="2701" w:author="James, Christin (DCYF)" w:date="2026-07-01T15:09:00Z" w16du:dateUtc="2026-07-01T22:09:00Z">
                        <w:rPr>
                          <w:ins w:id="2702" w:author="James, Christin (DCYF)" w:date="2026-07-01T15:03:00Z" w16du:dateUtc="2026-07-01T22:03:00Z"/>
                          <w:sz w:val="14"/>
                          <w:szCs w:val="14"/>
                        </w:rPr>
                      </w:rPrChange>
                    </w:rPr>
                  </w:pPr>
                  <w:ins w:id="2703" w:author="James, Christin (DCYF)" w:date="2026-07-01T15:03:00Z" w16du:dateUtc="2026-07-01T22:03:00Z">
                    <w:r w:rsidRPr="00971ACE">
                      <w:rPr>
                        <w:sz w:val="16"/>
                        <w:szCs w:val="16"/>
                        <w:rPrChange w:id="2704" w:author="James, Christin (DCYF)" w:date="2026-07-01T15:09:00Z" w16du:dateUtc="2026-07-01T22:09:00Z">
                          <w:rPr>
                            <w:sz w:val="14"/>
                            <w:szCs w:val="14"/>
                          </w:rPr>
                        </w:rPrChange>
                      </w:rPr>
                      <w:t>14</w:t>
                    </w:r>
                  </w:ins>
                </w:p>
              </w:tc>
            </w:tr>
            <w:tr w:rsidR="009E06BF" w:rsidRPr="00971ACE" w14:paraId="4B3E3A17" w14:textId="77777777" w:rsidTr="70006B5F">
              <w:trPr>
                <w:ins w:id="2705" w:author="James, Christin (DCYF)" w:date="2026-07-01T15:03:00Z"/>
              </w:trPr>
              <w:tc>
                <w:tcPr>
                  <w:tcW w:w="366" w:type="dxa"/>
                </w:tcPr>
                <w:p w14:paraId="399B14C4" w14:textId="77777777" w:rsidR="009E06BF" w:rsidRPr="00971ACE" w:rsidRDefault="009E06BF">
                  <w:pPr>
                    <w:rPr>
                      <w:ins w:id="2706" w:author="James, Christin (DCYF)" w:date="2026-07-01T15:03:00Z" w16du:dateUtc="2026-07-01T22:03:00Z"/>
                      <w:sz w:val="16"/>
                      <w:szCs w:val="16"/>
                      <w:rPrChange w:id="2707" w:author="James, Christin (DCYF)" w:date="2026-07-01T15:09:00Z" w16du:dateUtc="2026-07-01T22:09:00Z">
                        <w:rPr>
                          <w:ins w:id="2708" w:author="James, Christin (DCYF)" w:date="2026-07-01T15:03:00Z" w16du:dateUtc="2026-07-01T22:03:00Z"/>
                          <w:sz w:val="14"/>
                          <w:szCs w:val="14"/>
                        </w:rPr>
                      </w:rPrChange>
                    </w:rPr>
                  </w:pPr>
                  <w:ins w:id="2709" w:author="James, Christin (DCYF)" w:date="2026-07-01T15:03:00Z" w16du:dateUtc="2026-07-01T22:03:00Z">
                    <w:r w:rsidRPr="00971ACE">
                      <w:rPr>
                        <w:sz w:val="16"/>
                        <w:szCs w:val="16"/>
                        <w:rPrChange w:id="2710" w:author="James, Christin (DCYF)" w:date="2026-07-01T15:09:00Z" w16du:dateUtc="2026-07-01T22:09:00Z">
                          <w:rPr>
                            <w:sz w:val="14"/>
                            <w:szCs w:val="14"/>
                          </w:rPr>
                        </w:rPrChange>
                      </w:rPr>
                      <w:t>15</w:t>
                    </w:r>
                  </w:ins>
                </w:p>
              </w:tc>
              <w:tc>
                <w:tcPr>
                  <w:tcW w:w="366" w:type="dxa"/>
                </w:tcPr>
                <w:p w14:paraId="0D787E05" w14:textId="77777777" w:rsidR="009E06BF" w:rsidRPr="00971ACE" w:rsidRDefault="009E06BF">
                  <w:pPr>
                    <w:rPr>
                      <w:ins w:id="2711" w:author="James, Christin (DCYF)" w:date="2026-07-01T15:03:00Z" w16du:dateUtc="2026-07-01T22:03:00Z"/>
                      <w:sz w:val="16"/>
                      <w:szCs w:val="16"/>
                      <w:rPrChange w:id="2712" w:author="James, Christin (DCYF)" w:date="2026-07-01T15:09:00Z" w16du:dateUtc="2026-07-01T22:09:00Z">
                        <w:rPr>
                          <w:ins w:id="2713" w:author="James, Christin (DCYF)" w:date="2026-07-01T15:03:00Z" w16du:dateUtc="2026-07-01T22:03:00Z"/>
                          <w:sz w:val="14"/>
                          <w:szCs w:val="14"/>
                        </w:rPr>
                      </w:rPrChange>
                    </w:rPr>
                  </w:pPr>
                  <w:ins w:id="2714" w:author="James, Christin (DCYF)" w:date="2026-07-01T15:03:00Z" w16du:dateUtc="2026-07-01T22:03:00Z">
                    <w:r w:rsidRPr="00971ACE">
                      <w:rPr>
                        <w:sz w:val="16"/>
                        <w:szCs w:val="16"/>
                        <w:rPrChange w:id="2715" w:author="James, Christin (DCYF)" w:date="2026-07-01T15:09:00Z" w16du:dateUtc="2026-07-01T22:09:00Z">
                          <w:rPr>
                            <w:sz w:val="14"/>
                            <w:szCs w:val="14"/>
                          </w:rPr>
                        </w:rPrChange>
                      </w:rPr>
                      <w:t>16</w:t>
                    </w:r>
                  </w:ins>
                </w:p>
              </w:tc>
              <w:tc>
                <w:tcPr>
                  <w:tcW w:w="366" w:type="dxa"/>
                </w:tcPr>
                <w:p w14:paraId="62873EFC" w14:textId="77777777" w:rsidR="009E06BF" w:rsidRPr="00971ACE" w:rsidRDefault="009E06BF">
                  <w:pPr>
                    <w:rPr>
                      <w:ins w:id="2716" w:author="James, Christin (DCYF)" w:date="2026-07-01T15:03:00Z" w16du:dateUtc="2026-07-01T22:03:00Z"/>
                      <w:sz w:val="16"/>
                      <w:szCs w:val="16"/>
                      <w:rPrChange w:id="2717" w:author="James, Christin (DCYF)" w:date="2026-07-01T15:09:00Z" w16du:dateUtc="2026-07-01T22:09:00Z">
                        <w:rPr>
                          <w:ins w:id="2718" w:author="James, Christin (DCYF)" w:date="2026-07-01T15:03:00Z" w16du:dateUtc="2026-07-01T22:03:00Z"/>
                          <w:sz w:val="14"/>
                          <w:szCs w:val="14"/>
                        </w:rPr>
                      </w:rPrChange>
                    </w:rPr>
                  </w:pPr>
                  <w:ins w:id="2719" w:author="James, Christin (DCYF)" w:date="2026-07-01T15:03:00Z" w16du:dateUtc="2026-07-01T22:03:00Z">
                    <w:r w:rsidRPr="00971ACE">
                      <w:rPr>
                        <w:sz w:val="16"/>
                        <w:szCs w:val="16"/>
                        <w:rPrChange w:id="2720" w:author="James, Christin (DCYF)" w:date="2026-07-01T15:09:00Z" w16du:dateUtc="2026-07-01T22:09:00Z">
                          <w:rPr>
                            <w:sz w:val="14"/>
                            <w:szCs w:val="14"/>
                          </w:rPr>
                        </w:rPrChange>
                      </w:rPr>
                      <w:t>17</w:t>
                    </w:r>
                  </w:ins>
                </w:p>
              </w:tc>
              <w:tc>
                <w:tcPr>
                  <w:tcW w:w="366" w:type="dxa"/>
                </w:tcPr>
                <w:p w14:paraId="79883A16" w14:textId="77777777" w:rsidR="009E06BF" w:rsidRPr="00971ACE" w:rsidRDefault="009E06BF">
                  <w:pPr>
                    <w:rPr>
                      <w:ins w:id="2721" w:author="James, Christin (DCYF)" w:date="2026-07-01T15:03:00Z" w16du:dateUtc="2026-07-01T22:03:00Z"/>
                      <w:sz w:val="16"/>
                      <w:szCs w:val="16"/>
                      <w:rPrChange w:id="2722" w:author="James, Christin (DCYF)" w:date="2026-07-01T15:09:00Z" w16du:dateUtc="2026-07-01T22:09:00Z">
                        <w:rPr>
                          <w:ins w:id="2723" w:author="James, Christin (DCYF)" w:date="2026-07-01T15:03:00Z" w16du:dateUtc="2026-07-01T22:03:00Z"/>
                          <w:sz w:val="14"/>
                          <w:szCs w:val="14"/>
                        </w:rPr>
                      </w:rPrChange>
                    </w:rPr>
                  </w:pPr>
                  <w:ins w:id="2724" w:author="James, Christin (DCYF)" w:date="2026-07-01T15:03:00Z" w16du:dateUtc="2026-07-01T22:03:00Z">
                    <w:r w:rsidRPr="00971ACE">
                      <w:rPr>
                        <w:sz w:val="16"/>
                        <w:szCs w:val="16"/>
                        <w:rPrChange w:id="2725" w:author="James, Christin (DCYF)" w:date="2026-07-01T15:09:00Z" w16du:dateUtc="2026-07-01T22:09:00Z">
                          <w:rPr>
                            <w:sz w:val="14"/>
                            <w:szCs w:val="14"/>
                          </w:rPr>
                        </w:rPrChange>
                      </w:rPr>
                      <w:t>18</w:t>
                    </w:r>
                  </w:ins>
                </w:p>
              </w:tc>
              <w:tc>
                <w:tcPr>
                  <w:tcW w:w="366" w:type="dxa"/>
                </w:tcPr>
                <w:p w14:paraId="7A295773" w14:textId="77777777" w:rsidR="009E06BF" w:rsidRPr="00971ACE" w:rsidRDefault="009E06BF">
                  <w:pPr>
                    <w:rPr>
                      <w:ins w:id="2726" w:author="James, Christin (DCYF)" w:date="2026-07-01T15:03:00Z" w16du:dateUtc="2026-07-01T22:03:00Z"/>
                      <w:sz w:val="16"/>
                      <w:szCs w:val="16"/>
                      <w:rPrChange w:id="2727" w:author="James, Christin (DCYF)" w:date="2026-07-01T15:09:00Z" w16du:dateUtc="2026-07-01T22:09:00Z">
                        <w:rPr>
                          <w:ins w:id="2728" w:author="James, Christin (DCYF)" w:date="2026-07-01T15:03:00Z" w16du:dateUtc="2026-07-01T22:03:00Z"/>
                          <w:sz w:val="14"/>
                          <w:szCs w:val="14"/>
                        </w:rPr>
                      </w:rPrChange>
                    </w:rPr>
                  </w:pPr>
                  <w:ins w:id="2729" w:author="James, Christin (DCYF)" w:date="2026-07-01T15:03:00Z" w16du:dateUtc="2026-07-01T22:03:00Z">
                    <w:r w:rsidRPr="00971ACE">
                      <w:rPr>
                        <w:sz w:val="16"/>
                        <w:szCs w:val="16"/>
                        <w:rPrChange w:id="2730" w:author="James, Christin (DCYF)" w:date="2026-07-01T15:09:00Z" w16du:dateUtc="2026-07-01T22:09:00Z">
                          <w:rPr>
                            <w:sz w:val="14"/>
                            <w:szCs w:val="14"/>
                          </w:rPr>
                        </w:rPrChange>
                      </w:rPr>
                      <w:t>19</w:t>
                    </w:r>
                  </w:ins>
                </w:p>
              </w:tc>
              <w:tc>
                <w:tcPr>
                  <w:tcW w:w="366" w:type="dxa"/>
                </w:tcPr>
                <w:p w14:paraId="1F0CC18D" w14:textId="77777777" w:rsidR="009E06BF" w:rsidRPr="00971ACE" w:rsidRDefault="009E06BF">
                  <w:pPr>
                    <w:rPr>
                      <w:ins w:id="2731" w:author="James, Christin (DCYF)" w:date="2026-07-01T15:03:00Z" w16du:dateUtc="2026-07-01T22:03:00Z"/>
                      <w:sz w:val="16"/>
                      <w:szCs w:val="16"/>
                      <w:rPrChange w:id="2732" w:author="James, Christin (DCYF)" w:date="2026-07-01T15:09:00Z" w16du:dateUtc="2026-07-01T22:09:00Z">
                        <w:rPr>
                          <w:ins w:id="2733" w:author="James, Christin (DCYF)" w:date="2026-07-01T15:03:00Z" w16du:dateUtc="2026-07-01T22:03:00Z"/>
                          <w:sz w:val="14"/>
                          <w:szCs w:val="14"/>
                        </w:rPr>
                      </w:rPrChange>
                    </w:rPr>
                  </w:pPr>
                  <w:ins w:id="2734" w:author="James, Christin (DCYF)" w:date="2026-07-01T15:03:00Z" w16du:dateUtc="2026-07-01T22:03:00Z">
                    <w:r w:rsidRPr="00971ACE">
                      <w:rPr>
                        <w:sz w:val="16"/>
                        <w:szCs w:val="16"/>
                        <w:rPrChange w:id="2735" w:author="James, Christin (DCYF)" w:date="2026-07-01T15:09:00Z" w16du:dateUtc="2026-07-01T22:09:00Z">
                          <w:rPr>
                            <w:sz w:val="14"/>
                            <w:szCs w:val="14"/>
                          </w:rPr>
                        </w:rPrChange>
                      </w:rPr>
                      <w:t>20</w:t>
                    </w:r>
                  </w:ins>
                </w:p>
              </w:tc>
              <w:tc>
                <w:tcPr>
                  <w:tcW w:w="366" w:type="dxa"/>
                </w:tcPr>
                <w:p w14:paraId="476A11EB" w14:textId="77777777" w:rsidR="009E06BF" w:rsidRPr="00971ACE" w:rsidRDefault="009E06BF">
                  <w:pPr>
                    <w:rPr>
                      <w:ins w:id="2736" w:author="James, Christin (DCYF)" w:date="2026-07-01T15:03:00Z" w16du:dateUtc="2026-07-01T22:03:00Z"/>
                      <w:sz w:val="16"/>
                      <w:szCs w:val="16"/>
                      <w:rPrChange w:id="2737" w:author="James, Christin (DCYF)" w:date="2026-07-01T15:09:00Z" w16du:dateUtc="2026-07-01T22:09:00Z">
                        <w:rPr>
                          <w:ins w:id="2738" w:author="James, Christin (DCYF)" w:date="2026-07-01T15:03:00Z" w16du:dateUtc="2026-07-01T22:03:00Z"/>
                          <w:sz w:val="14"/>
                          <w:szCs w:val="14"/>
                        </w:rPr>
                      </w:rPrChange>
                    </w:rPr>
                  </w:pPr>
                  <w:ins w:id="2739" w:author="James, Christin (DCYF)" w:date="2026-07-01T15:03:00Z" w16du:dateUtc="2026-07-01T22:03:00Z">
                    <w:r w:rsidRPr="00971ACE">
                      <w:rPr>
                        <w:sz w:val="16"/>
                        <w:szCs w:val="16"/>
                        <w:rPrChange w:id="2740" w:author="James, Christin (DCYF)" w:date="2026-07-01T15:09:00Z" w16du:dateUtc="2026-07-01T22:09:00Z">
                          <w:rPr>
                            <w:sz w:val="14"/>
                            <w:szCs w:val="14"/>
                          </w:rPr>
                        </w:rPrChange>
                      </w:rPr>
                      <w:t>21</w:t>
                    </w:r>
                  </w:ins>
                </w:p>
              </w:tc>
            </w:tr>
            <w:tr w:rsidR="009E06BF" w:rsidRPr="00971ACE" w14:paraId="337E1582" w14:textId="77777777" w:rsidTr="70006B5F">
              <w:trPr>
                <w:ins w:id="2741" w:author="James, Christin (DCYF)" w:date="2026-07-01T15:03:00Z"/>
              </w:trPr>
              <w:tc>
                <w:tcPr>
                  <w:tcW w:w="366" w:type="dxa"/>
                </w:tcPr>
                <w:p w14:paraId="2D475667" w14:textId="77777777" w:rsidR="009E06BF" w:rsidRPr="00971ACE" w:rsidRDefault="009E06BF">
                  <w:pPr>
                    <w:rPr>
                      <w:ins w:id="2742" w:author="James, Christin (DCYF)" w:date="2026-07-01T15:03:00Z" w16du:dateUtc="2026-07-01T22:03:00Z"/>
                      <w:sz w:val="16"/>
                      <w:szCs w:val="16"/>
                      <w:rPrChange w:id="2743" w:author="James, Christin (DCYF)" w:date="2026-07-01T15:09:00Z" w16du:dateUtc="2026-07-01T22:09:00Z">
                        <w:rPr>
                          <w:ins w:id="2744" w:author="James, Christin (DCYF)" w:date="2026-07-01T15:03:00Z" w16du:dateUtc="2026-07-01T22:03:00Z"/>
                          <w:sz w:val="14"/>
                          <w:szCs w:val="14"/>
                        </w:rPr>
                      </w:rPrChange>
                    </w:rPr>
                  </w:pPr>
                  <w:ins w:id="2745" w:author="James, Christin (DCYF)" w:date="2026-07-01T15:03:00Z" w16du:dateUtc="2026-07-01T22:03:00Z">
                    <w:r w:rsidRPr="00971ACE">
                      <w:rPr>
                        <w:sz w:val="16"/>
                        <w:szCs w:val="16"/>
                        <w:rPrChange w:id="2746" w:author="James, Christin (DCYF)" w:date="2026-07-01T15:09:00Z" w16du:dateUtc="2026-07-01T22:09:00Z">
                          <w:rPr>
                            <w:sz w:val="14"/>
                            <w:szCs w:val="14"/>
                          </w:rPr>
                        </w:rPrChange>
                      </w:rPr>
                      <w:t>22</w:t>
                    </w:r>
                  </w:ins>
                </w:p>
              </w:tc>
              <w:tc>
                <w:tcPr>
                  <w:tcW w:w="366" w:type="dxa"/>
                </w:tcPr>
                <w:p w14:paraId="24CA834A" w14:textId="77777777" w:rsidR="009E06BF" w:rsidRPr="00971ACE" w:rsidRDefault="009E06BF">
                  <w:pPr>
                    <w:rPr>
                      <w:ins w:id="2747" w:author="James, Christin (DCYF)" w:date="2026-07-01T15:03:00Z" w16du:dateUtc="2026-07-01T22:03:00Z"/>
                      <w:sz w:val="16"/>
                      <w:szCs w:val="16"/>
                      <w:rPrChange w:id="2748" w:author="James, Christin (DCYF)" w:date="2026-07-01T15:09:00Z" w16du:dateUtc="2026-07-01T22:09:00Z">
                        <w:rPr>
                          <w:ins w:id="2749" w:author="James, Christin (DCYF)" w:date="2026-07-01T15:03:00Z" w16du:dateUtc="2026-07-01T22:03:00Z"/>
                          <w:sz w:val="14"/>
                          <w:szCs w:val="14"/>
                        </w:rPr>
                      </w:rPrChange>
                    </w:rPr>
                  </w:pPr>
                  <w:ins w:id="2750" w:author="James, Christin (DCYF)" w:date="2026-07-01T15:03:00Z" w16du:dateUtc="2026-07-01T22:03:00Z">
                    <w:r w:rsidRPr="00971ACE">
                      <w:rPr>
                        <w:sz w:val="16"/>
                        <w:szCs w:val="16"/>
                        <w:rPrChange w:id="2751" w:author="James, Christin (DCYF)" w:date="2026-07-01T15:09:00Z" w16du:dateUtc="2026-07-01T22:09:00Z">
                          <w:rPr>
                            <w:sz w:val="14"/>
                            <w:szCs w:val="14"/>
                          </w:rPr>
                        </w:rPrChange>
                      </w:rPr>
                      <w:t>23</w:t>
                    </w:r>
                  </w:ins>
                </w:p>
              </w:tc>
              <w:tc>
                <w:tcPr>
                  <w:tcW w:w="366" w:type="dxa"/>
                </w:tcPr>
                <w:p w14:paraId="081B6782" w14:textId="77777777" w:rsidR="009E06BF" w:rsidRPr="00971ACE" w:rsidRDefault="009E06BF">
                  <w:pPr>
                    <w:rPr>
                      <w:ins w:id="2752" w:author="James, Christin (DCYF)" w:date="2026-07-01T15:03:00Z" w16du:dateUtc="2026-07-01T22:03:00Z"/>
                      <w:sz w:val="16"/>
                      <w:szCs w:val="16"/>
                      <w:rPrChange w:id="2753" w:author="James, Christin (DCYF)" w:date="2026-07-01T15:09:00Z" w16du:dateUtc="2026-07-01T22:09:00Z">
                        <w:rPr>
                          <w:ins w:id="2754" w:author="James, Christin (DCYF)" w:date="2026-07-01T15:03:00Z" w16du:dateUtc="2026-07-01T22:03:00Z"/>
                          <w:sz w:val="14"/>
                          <w:szCs w:val="14"/>
                        </w:rPr>
                      </w:rPrChange>
                    </w:rPr>
                  </w:pPr>
                  <w:ins w:id="2755" w:author="James, Christin (DCYF)" w:date="2026-07-01T15:03:00Z" w16du:dateUtc="2026-07-01T22:03:00Z">
                    <w:r w:rsidRPr="00971ACE">
                      <w:rPr>
                        <w:sz w:val="16"/>
                        <w:szCs w:val="16"/>
                        <w:rPrChange w:id="2756" w:author="James, Christin (DCYF)" w:date="2026-07-01T15:09:00Z" w16du:dateUtc="2026-07-01T22:09:00Z">
                          <w:rPr>
                            <w:sz w:val="14"/>
                            <w:szCs w:val="14"/>
                          </w:rPr>
                        </w:rPrChange>
                      </w:rPr>
                      <w:t>24</w:t>
                    </w:r>
                  </w:ins>
                </w:p>
              </w:tc>
              <w:tc>
                <w:tcPr>
                  <w:tcW w:w="366" w:type="dxa"/>
                </w:tcPr>
                <w:p w14:paraId="1E5E8D7E" w14:textId="77777777" w:rsidR="009E06BF" w:rsidRPr="00971ACE" w:rsidRDefault="009E06BF">
                  <w:pPr>
                    <w:rPr>
                      <w:ins w:id="2757" w:author="James, Christin (DCYF)" w:date="2026-07-01T15:03:00Z" w16du:dateUtc="2026-07-01T22:03:00Z"/>
                      <w:sz w:val="16"/>
                      <w:szCs w:val="16"/>
                      <w:rPrChange w:id="2758" w:author="James, Christin (DCYF)" w:date="2026-07-01T15:09:00Z" w16du:dateUtc="2026-07-01T22:09:00Z">
                        <w:rPr>
                          <w:ins w:id="2759" w:author="James, Christin (DCYF)" w:date="2026-07-01T15:03:00Z" w16du:dateUtc="2026-07-01T22:03:00Z"/>
                          <w:sz w:val="14"/>
                          <w:szCs w:val="14"/>
                        </w:rPr>
                      </w:rPrChange>
                    </w:rPr>
                  </w:pPr>
                  <w:ins w:id="2760" w:author="James, Christin (DCYF)" w:date="2026-07-01T15:03:00Z" w16du:dateUtc="2026-07-01T22:03:00Z">
                    <w:r w:rsidRPr="00971ACE">
                      <w:rPr>
                        <w:sz w:val="16"/>
                        <w:szCs w:val="16"/>
                        <w:rPrChange w:id="2761" w:author="James, Christin (DCYF)" w:date="2026-07-01T15:09:00Z" w16du:dateUtc="2026-07-01T22:09:00Z">
                          <w:rPr>
                            <w:sz w:val="14"/>
                            <w:szCs w:val="14"/>
                          </w:rPr>
                        </w:rPrChange>
                      </w:rPr>
                      <w:t>25</w:t>
                    </w:r>
                  </w:ins>
                </w:p>
              </w:tc>
              <w:tc>
                <w:tcPr>
                  <w:tcW w:w="366" w:type="dxa"/>
                </w:tcPr>
                <w:p w14:paraId="2C66D525" w14:textId="77777777" w:rsidR="009E06BF" w:rsidRPr="00971ACE" w:rsidRDefault="009E06BF">
                  <w:pPr>
                    <w:rPr>
                      <w:ins w:id="2762" w:author="James, Christin (DCYF)" w:date="2026-07-01T15:03:00Z" w16du:dateUtc="2026-07-01T22:03:00Z"/>
                      <w:sz w:val="16"/>
                      <w:szCs w:val="16"/>
                      <w:rPrChange w:id="2763" w:author="James, Christin (DCYF)" w:date="2026-07-01T15:09:00Z" w16du:dateUtc="2026-07-01T22:09:00Z">
                        <w:rPr>
                          <w:ins w:id="2764" w:author="James, Christin (DCYF)" w:date="2026-07-01T15:03:00Z" w16du:dateUtc="2026-07-01T22:03:00Z"/>
                          <w:sz w:val="14"/>
                          <w:szCs w:val="14"/>
                        </w:rPr>
                      </w:rPrChange>
                    </w:rPr>
                  </w:pPr>
                  <w:ins w:id="2765" w:author="James, Christin (DCYF)" w:date="2026-07-01T15:03:00Z" w16du:dateUtc="2026-07-01T22:03:00Z">
                    <w:r w:rsidRPr="00971ACE">
                      <w:rPr>
                        <w:sz w:val="16"/>
                        <w:szCs w:val="16"/>
                        <w:rPrChange w:id="2766" w:author="James, Christin (DCYF)" w:date="2026-07-01T15:09:00Z" w16du:dateUtc="2026-07-01T22:09:00Z">
                          <w:rPr>
                            <w:sz w:val="14"/>
                            <w:szCs w:val="14"/>
                          </w:rPr>
                        </w:rPrChange>
                      </w:rPr>
                      <w:t>26</w:t>
                    </w:r>
                  </w:ins>
                </w:p>
              </w:tc>
              <w:tc>
                <w:tcPr>
                  <w:tcW w:w="366" w:type="dxa"/>
                </w:tcPr>
                <w:p w14:paraId="000BB307" w14:textId="226E6933" w:rsidR="009E06BF" w:rsidRPr="00971ACE" w:rsidRDefault="08BCE3DA">
                  <w:pPr>
                    <w:rPr>
                      <w:ins w:id="2767" w:author="James, Christin (DCYF)" w:date="2026-07-01T15:03:00Z" w16du:dateUtc="2026-07-01T22:03:00Z"/>
                      <w:sz w:val="16"/>
                      <w:szCs w:val="16"/>
                      <w:rPrChange w:id="2768" w:author="James, Christin (DCYF)" w:date="2026-07-01T15:09:00Z" w16du:dateUtc="2026-07-01T22:09:00Z">
                        <w:rPr>
                          <w:ins w:id="2769" w:author="James, Christin (DCYF)" w:date="2026-07-01T15:03:00Z" w16du:dateUtc="2026-07-01T22:03:00Z"/>
                          <w:sz w:val="14"/>
                          <w:szCs w:val="14"/>
                        </w:rPr>
                      </w:rPrChange>
                    </w:rPr>
                  </w:pPr>
                  <w:ins w:id="2770" w:author="Ramynke, Jason (DCYF)" w:date="2026-07-07T18:38:00Z" w16du:dateUtc="2026-07-07T18:38:57Z">
                    <w:r w:rsidRPr="70006B5F">
                      <w:rPr>
                        <w:sz w:val="16"/>
                        <w:szCs w:val="16"/>
                      </w:rPr>
                      <w:t>27</w:t>
                    </w:r>
                  </w:ins>
                </w:p>
              </w:tc>
              <w:tc>
                <w:tcPr>
                  <w:tcW w:w="366" w:type="dxa"/>
                </w:tcPr>
                <w:p w14:paraId="5BDFCB10" w14:textId="1DA3D443" w:rsidR="009E06BF" w:rsidRPr="00971ACE" w:rsidRDefault="08BCE3DA">
                  <w:pPr>
                    <w:rPr>
                      <w:ins w:id="2771" w:author="James, Christin (DCYF)" w:date="2026-07-01T15:03:00Z" w16du:dateUtc="2026-07-01T22:03:00Z"/>
                      <w:sz w:val="16"/>
                      <w:szCs w:val="16"/>
                      <w:rPrChange w:id="2772" w:author="James, Christin (DCYF)" w:date="2026-07-01T15:09:00Z" w16du:dateUtc="2026-07-01T22:09:00Z">
                        <w:rPr>
                          <w:ins w:id="2773" w:author="James, Christin (DCYF)" w:date="2026-07-01T15:03:00Z" w16du:dateUtc="2026-07-01T22:03:00Z"/>
                          <w:sz w:val="14"/>
                          <w:szCs w:val="14"/>
                        </w:rPr>
                      </w:rPrChange>
                    </w:rPr>
                  </w:pPr>
                  <w:ins w:id="2774" w:author="Ramynke, Jason (DCYF)" w:date="2026-07-07T18:38:00Z" w16du:dateUtc="2026-07-07T18:38:59Z">
                    <w:r w:rsidRPr="70006B5F">
                      <w:rPr>
                        <w:sz w:val="16"/>
                        <w:szCs w:val="16"/>
                      </w:rPr>
                      <w:t>28</w:t>
                    </w:r>
                  </w:ins>
                </w:p>
              </w:tc>
            </w:tr>
            <w:tr w:rsidR="009E06BF" w:rsidRPr="00971ACE" w14:paraId="4AA7632A" w14:textId="77777777" w:rsidTr="70006B5F">
              <w:trPr>
                <w:ins w:id="2775" w:author="James, Christin (DCYF)" w:date="2026-07-01T15:03:00Z"/>
              </w:trPr>
              <w:tc>
                <w:tcPr>
                  <w:tcW w:w="366" w:type="dxa"/>
                </w:tcPr>
                <w:p w14:paraId="070BE489" w14:textId="77777777" w:rsidR="009E06BF" w:rsidRPr="00971ACE" w:rsidRDefault="009E06BF">
                  <w:pPr>
                    <w:rPr>
                      <w:ins w:id="2776" w:author="James, Christin (DCYF)" w:date="2026-07-01T15:03:00Z" w16du:dateUtc="2026-07-01T22:03:00Z"/>
                      <w:sz w:val="16"/>
                      <w:szCs w:val="16"/>
                      <w:rPrChange w:id="2777" w:author="James, Christin (DCYF)" w:date="2026-07-01T15:09:00Z" w16du:dateUtc="2026-07-01T22:09:00Z">
                        <w:rPr>
                          <w:ins w:id="2778" w:author="James, Christin (DCYF)" w:date="2026-07-01T15:03:00Z" w16du:dateUtc="2026-07-01T22:03:00Z"/>
                          <w:sz w:val="14"/>
                          <w:szCs w:val="14"/>
                        </w:rPr>
                      </w:rPrChange>
                    </w:rPr>
                  </w:pPr>
                  <w:ins w:id="2779" w:author="James, Christin (DCYF)" w:date="2026-07-01T15:03:00Z" w16du:dateUtc="2026-07-01T22:03:00Z">
                    <w:r w:rsidRPr="00971ACE">
                      <w:rPr>
                        <w:sz w:val="16"/>
                        <w:szCs w:val="16"/>
                        <w:rPrChange w:id="2780" w:author="James, Christin (DCYF)" w:date="2026-07-01T15:09:00Z" w16du:dateUtc="2026-07-01T22:09:00Z">
                          <w:rPr>
                            <w:sz w:val="14"/>
                            <w:szCs w:val="14"/>
                          </w:rPr>
                        </w:rPrChange>
                      </w:rPr>
                      <w:t>29</w:t>
                    </w:r>
                  </w:ins>
                </w:p>
              </w:tc>
              <w:tc>
                <w:tcPr>
                  <w:tcW w:w="366" w:type="dxa"/>
                </w:tcPr>
                <w:p w14:paraId="6E4B1A1B" w14:textId="77777777" w:rsidR="009E06BF" w:rsidRPr="00971ACE" w:rsidRDefault="009E06BF">
                  <w:pPr>
                    <w:rPr>
                      <w:ins w:id="2781" w:author="James, Christin (DCYF)" w:date="2026-07-01T15:03:00Z" w16du:dateUtc="2026-07-01T22:03:00Z"/>
                      <w:sz w:val="16"/>
                      <w:szCs w:val="16"/>
                      <w:rPrChange w:id="2782" w:author="James, Christin (DCYF)" w:date="2026-07-01T15:09:00Z" w16du:dateUtc="2026-07-01T22:09:00Z">
                        <w:rPr>
                          <w:ins w:id="2783" w:author="James, Christin (DCYF)" w:date="2026-07-01T15:03:00Z" w16du:dateUtc="2026-07-01T22:03:00Z"/>
                          <w:sz w:val="14"/>
                          <w:szCs w:val="14"/>
                        </w:rPr>
                      </w:rPrChange>
                    </w:rPr>
                  </w:pPr>
                  <w:ins w:id="2784" w:author="James, Christin (DCYF)" w:date="2026-07-01T15:03:00Z" w16du:dateUtc="2026-07-01T22:03:00Z">
                    <w:r w:rsidRPr="00971ACE">
                      <w:rPr>
                        <w:sz w:val="16"/>
                        <w:szCs w:val="16"/>
                        <w:rPrChange w:id="2785" w:author="James, Christin (DCYF)" w:date="2026-07-01T15:09:00Z" w16du:dateUtc="2026-07-01T22:09:00Z">
                          <w:rPr>
                            <w:sz w:val="14"/>
                            <w:szCs w:val="14"/>
                          </w:rPr>
                        </w:rPrChange>
                      </w:rPr>
                      <w:t>30</w:t>
                    </w:r>
                  </w:ins>
                </w:p>
              </w:tc>
              <w:tc>
                <w:tcPr>
                  <w:tcW w:w="366" w:type="dxa"/>
                </w:tcPr>
                <w:p w14:paraId="523582CE" w14:textId="77777777" w:rsidR="009E06BF" w:rsidRPr="00971ACE" w:rsidRDefault="009E06BF">
                  <w:pPr>
                    <w:rPr>
                      <w:ins w:id="2786" w:author="James, Christin (DCYF)" w:date="2026-07-01T15:03:00Z" w16du:dateUtc="2026-07-01T22:03:00Z"/>
                      <w:sz w:val="16"/>
                      <w:szCs w:val="16"/>
                      <w:rPrChange w:id="2787" w:author="James, Christin (DCYF)" w:date="2026-07-01T15:09:00Z" w16du:dateUtc="2026-07-01T22:09:00Z">
                        <w:rPr>
                          <w:ins w:id="2788" w:author="James, Christin (DCYF)" w:date="2026-07-01T15:03:00Z" w16du:dateUtc="2026-07-01T22:03:00Z"/>
                          <w:sz w:val="14"/>
                          <w:szCs w:val="14"/>
                        </w:rPr>
                      </w:rPrChange>
                    </w:rPr>
                  </w:pPr>
                  <w:ins w:id="2789" w:author="James, Christin (DCYF)" w:date="2026-07-01T15:03:00Z" w16du:dateUtc="2026-07-01T22:03:00Z">
                    <w:r w:rsidRPr="00971ACE">
                      <w:rPr>
                        <w:sz w:val="16"/>
                        <w:szCs w:val="16"/>
                        <w:rPrChange w:id="2790" w:author="James, Christin (DCYF)" w:date="2026-07-01T15:09:00Z" w16du:dateUtc="2026-07-01T22:09:00Z">
                          <w:rPr>
                            <w:sz w:val="14"/>
                            <w:szCs w:val="14"/>
                          </w:rPr>
                        </w:rPrChange>
                      </w:rPr>
                      <w:t>31</w:t>
                    </w:r>
                  </w:ins>
                </w:p>
              </w:tc>
              <w:tc>
                <w:tcPr>
                  <w:tcW w:w="366" w:type="dxa"/>
                </w:tcPr>
                <w:p w14:paraId="69E8028F" w14:textId="77777777" w:rsidR="009E06BF" w:rsidRPr="00971ACE" w:rsidRDefault="009E06BF">
                  <w:pPr>
                    <w:rPr>
                      <w:ins w:id="2791" w:author="James, Christin (DCYF)" w:date="2026-07-01T15:03:00Z" w16du:dateUtc="2026-07-01T22:03:00Z"/>
                      <w:sz w:val="16"/>
                      <w:szCs w:val="16"/>
                      <w:rPrChange w:id="2792" w:author="James, Christin (DCYF)" w:date="2026-07-01T15:09:00Z" w16du:dateUtc="2026-07-01T22:09:00Z">
                        <w:rPr>
                          <w:ins w:id="2793" w:author="James, Christin (DCYF)" w:date="2026-07-01T15:03:00Z" w16du:dateUtc="2026-07-01T22:03:00Z"/>
                          <w:sz w:val="14"/>
                          <w:szCs w:val="14"/>
                        </w:rPr>
                      </w:rPrChange>
                    </w:rPr>
                  </w:pPr>
                </w:p>
              </w:tc>
              <w:tc>
                <w:tcPr>
                  <w:tcW w:w="366" w:type="dxa"/>
                </w:tcPr>
                <w:p w14:paraId="04B70D1B" w14:textId="77777777" w:rsidR="009E06BF" w:rsidRPr="00971ACE" w:rsidRDefault="009E06BF">
                  <w:pPr>
                    <w:rPr>
                      <w:ins w:id="2794" w:author="James, Christin (DCYF)" w:date="2026-07-01T15:03:00Z" w16du:dateUtc="2026-07-01T22:03:00Z"/>
                      <w:sz w:val="16"/>
                      <w:szCs w:val="16"/>
                      <w:rPrChange w:id="2795" w:author="James, Christin (DCYF)" w:date="2026-07-01T15:09:00Z" w16du:dateUtc="2026-07-01T22:09:00Z">
                        <w:rPr>
                          <w:ins w:id="2796" w:author="James, Christin (DCYF)" w:date="2026-07-01T15:03:00Z" w16du:dateUtc="2026-07-01T22:03:00Z"/>
                          <w:sz w:val="14"/>
                          <w:szCs w:val="14"/>
                        </w:rPr>
                      </w:rPrChange>
                    </w:rPr>
                  </w:pPr>
                </w:p>
              </w:tc>
              <w:tc>
                <w:tcPr>
                  <w:tcW w:w="366" w:type="dxa"/>
                </w:tcPr>
                <w:p w14:paraId="7D7E8086" w14:textId="77777777" w:rsidR="009E06BF" w:rsidRPr="00971ACE" w:rsidRDefault="009E06BF">
                  <w:pPr>
                    <w:rPr>
                      <w:ins w:id="2797" w:author="James, Christin (DCYF)" w:date="2026-07-01T15:03:00Z" w16du:dateUtc="2026-07-01T22:03:00Z"/>
                      <w:sz w:val="16"/>
                      <w:szCs w:val="16"/>
                      <w:rPrChange w:id="2798" w:author="James, Christin (DCYF)" w:date="2026-07-01T15:09:00Z" w16du:dateUtc="2026-07-01T22:09:00Z">
                        <w:rPr>
                          <w:ins w:id="2799" w:author="James, Christin (DCYF)" w:date="2026-07-01T15:03:00Z" w16du:dateUtc="2026-07-01T22:03:00Z"/>
                          <w:sz w:val="14"/>
                          <w:szCs w:val="14"/>
                        </w:rPr>
                      </w:rPrChange>
                    </w:rPr>
                  </w:pPr>
                </w:p>
              </w:tc>
              <w:tc>
                <w:tcPr>
                  <w:tcW w:w="366" w:type="dxa"/>
                </w:tcPr>
                <w:p w14:paraId="79158BF6" w14:textId="77777777" w:rsidR="009E06BF" w:rsidRPr="00971ACE" w:rsidRDefault="009E06BF">
                  <w:pPr>
                    <w:rPr>
                      <w:ins w:id="2800" w:author="James, Christin (DCYF)" w:date="2026-07-01T15:03:00Z" w16du:dateUtc="2026-07-01T22:03:00Z"/>
                      <w:sz w:val="16"/>
                      <w:szCs w:val="16"/>
                      <w:rPrChange w:id="2801" w:author="James, Christin (DCYF)" w:date="2026-07-01T15:09:00Z" w16du:dateUtc="2026-07-01T22:09:00Z">
                        <w:rPr>
                          <w:ins w:id="2802" w:author="James, Christin (DCYF)" w:date="2026-07-01T15:03:00Z" w16du:dateUtc="2026-07-01T22:03:00Z"/>
                          <w:sz w:val="14"/>
                          <w:szCs w:val="14"/>
                        </w:rPr>
                      </w:rPrChange>
                    </w:rPr>
                  </w:pPr>
                </w:p>
              </w:tc>
            </w:tr>
          </w:tbl>
          <w:p w14:paraId="12941369" w14:textId="77777777" w:rsidR="009E06BF" w:rsidRPr="009E06BF" w:rsidRDefault="009E06BF">
            <w:pPr>
              <w:contextualSpacing/>
              <w:rPr>
                <w:ins w:id="2803" w:author="James, Christin (DCYF)" w:date="2026-07-01T15:03:00Z" w16du:dateUtc="2026-07-01T22:03:00Z"/>
                <w:rFonts w:ascii="Calibri" w:hAnsi="Calibri" w:cs="Calibri"/>
                <w:sz w:val="18"/>
                <w:szCs w:val="18"/>
                <w:rPrChange w:id="2804" w:author="James, Christin (DCYF)" w:date="2026-07-01T15:03:00Z" w16du:dateUtc="2026-07-01T22:03:00Z">
                  <w:rPr>
                    <w:ins w:id="2805" w:author="James, Christin (DCYF)" w:date="2026-07-01T15:03:00Z" w16du:dateUtc="2026-07-01T22:03:00Z"/>
                    <w:rFonts w:ascii="Calibri" w:hAnsi="Calibri" w:cs="Calibri"/>
                    <w:sz w:val="24"/>
                    <w:szCs w:val="24"/>
                  </w:rPr>
                </w:rPrChange>
              </w:rPr>
            </w:pPr>
          </w:p>
        </w:tc>
      </w:tr>
      <w:tr w:rsidR="009E06BF" w:rsidRPr="009E06BF" w14:paraId="50FB477F" w14:textId="77777777" w:rsidTr="23F26365">
        <w:trPr>
          <w:gridAfter w:val="2"/>
          <w:wAfter w:w="19" w:type="dxa"/>
          <w:ins w:id="2806" w:author="James, Christin (DCYF)" w:date="2026-07-01T15:03:00Z"/>
          <w:trPrChange w:id="2807" w:author="Ramynke, Jason (DCYF)" w:date="2026-07-07T18:40:00Z" w16du:dateUtc="2026-07-01T22:04:00Z">
            <w:trPr>
              <w:gridBefore w:val="1"/>
              <w:gridAfter w:val="2"/>
            </w:trPr>
          </w:trPrChange>
        </w:trPr>
        <w:tc>
          <w:tcPr>
            <w:tcW w:w="1440" w:type="dxa"/>
            <w:tcPrChange w:id="2808" w:author="Ramynke, Jason (DCYF)" w:date="2026-07-07T18:40:00Z" w16du:dateUtc="2026-07-01T22:04:00Z">
              <w:tcPr>
                <w:tcW w:w="1785" w:type="dxa"/>
              </w:tcPr>
            </w:tcPrChange>
          </w:tcPr>
          <w:p w14:paraId="409C1630" w14:textId="77777777" w:rsidR="009E06BF" w:rsidRPr="009E06BF" w:rsidRDefault="009E06BF">
            <w:pPr>
              <w:contextualSpacing/>
              <w:rPr>
                <w:ins w:id="2809" w:author="James, Christin (DCYF)" w:date="2026-07-01T15:03:00Z" w16du:dateUtc="2026-07-01T22:03:00Z"/>
                <w:rFonts w:cs="Calibri"/>
                <w:sz w:val="18"/>
                <w:szCs w:val="18"/>
                <w:rPrChange w:id="2810" w:author="James, Christin (DCYF)" w:date="2026-07-01T15:03:00Z" w16du:dateUtc="2026-07-01T22:03:00Z">
                  <w:rPr>
                    <w:ins w:id="2811" w:author="James, Christin (DCYF)" w:date="2026-07-01T15:03:00Z" w16du:dateUtc="2026-07-01T22:03:00Z"/>
                    <w:rFonts w:cs="Calibri"/>
                  </w:rPr>
                </w:rPrChange>
              </w:rPr>
            </w:pPr>
            <w:ins w:id="2812" w:author="James, Christin (DCYF)" w:date="2026-07-01T15:03:00Z" w16du:dateUtc="2026-07-01T22:03:00Z">
              <w:r w:rsidRPr="009E06BF">
                <w:rPr>
                  <w:rFonts w:cs="Calibri"/>
                  <w:sz w:val="18"/>
                  <w:szCs w:val="18"/>
                  <w:rPrChange w:id="2813" w:author="James, Christin (DCYF)" w:date="2026-07-01T15:03:00Z" w16du:dateUtc="2026-07-01T22:03:00Z">
                    <w:rPr>
                      <w:rFonts w:cs="Calibri"/>
                    </w:rPr>
                  </w:rPrChange>
                </w:rPr>
                <w:t>9 full day units</w:t>
              </w:r>
            </w:ins>
          </w:p>
          <w:p w14:paraId="3F0BF891" w14:textId="77777777" w:rsidR="009E06BF" w:rsidRPr="009E06BF" w:rsidRDefault="009E06BF">
            <w:pPr>
              <w:contextualSpacing/>
              <w:rPr>
                <w:ins w:id="2814" w:author="James, Christin (DCYF)" w:date="2026-07-01T15:03:00Z" w16du:dateUtc="2026-07-01T22:03:00Z"/>
                <w:rFonts w:cs="Calibri"/>
                <w:sz w:val="18"/>
                <w:szCs w:val="18"/>
                <w:rPrChange w:id="2815" w:author="James, Christin (DCYF)" w:date="2026-07-01T15:03:00Z" w16du:dateUtc="2026-07-01T22:03:00Z">
                  <w:rPr>
                    <w:ins w:id="2816" w:author="James, Christin (DCYF)" w:date="2026-07-01T15:03:00Z" w16du:dateUtc="2026-07-01T22:03:00Z"/>
                    <w:rFonts w:cs="Calibri"/>
                  </w:rPr>
                </w:rPrChange>
              </w:rPr>
            </w:pPr>
            <w:ins w:id="2817" w:author="James, Christin (DCYF)" w:date="2026-07-01T15:03:00Z" w16du:dateUtc="2026-07-01T22:03:00Z">
              <w:r w:rsidRPr="009E06BF">
                <w:rPr>
                  <w:rFonts w:cs="Calibri"/>
                  <w:sz w:val="18"/>
                  <w:szCs w:val="18"/>
                  <w:rPrChange w:id="2818" w:author="James, Christin (DCYF)" w:date="2026-07-01T15:03:00Z" w16du:dateUtc="2026-07-01T22:03:00Z">
                    <w:rPr>
                      <w:rFonts w:cs="Calibri"/>
                    </w:rPr>
                  </w:rPrChange>
                </w:rPr>
                <w:t>18 half day units</w:t>
              </w:r>
            </w:ins>
          </w:p>
        </w:tc>
        <w:tc>
          <w:tcPr>
            <w:tcW w:w="1725" w:type="dxa"/>
            <w:tcPrChange w:id="2819" w:author="Ramynke, Jason (DCYF)" w:date="2026-07-07T18:40:00Z" w16du:dateUtc="2026-07-01T22:04:00Z">
              <w:tcPr>
                <w:tcW w:w="2192" w:type="dxa"/>
              </w:tcPr>
            </w:tcPrChange>
          </w:tcPr>
          <w:p w14:paraId="494BB74E" w14:textId="77777777" w:rsidR="009E06BF" w:rsidRPr="009E06BF" w:rsidRDefault="009E06BF">
            <w:pPr>
              <w:contextualSpacing/>
              <w:rPr>
                <w:ins w:id="2820" w:author="James, Christin (DCYF)" w:date="2026-07-01T15:03:00Z" w16du:dateUtc="2026-07-01T22:03:00Z"/>
                <w:rFonts w:cs="Calibri"/>
                <w:sz w:val="18"/>
                <w:szCs w:val="18"/>
                <w:rPrChange w:id="2821" w:author="James, Christin (DCYF)" w:date="2026-07-01T15:03:00Z" w16du:dateUtc="2026-07-01T22:03:00Z">
                  <w:rPr>
                    <w:ins w:id="2822" w:author="James, Christin (DCYF)" w:date="2026-07-01T15:03:00Z" w16du:dateUtc="2026-07-01T22:03:00Z"/>
                    <w:rFonts w:cs="Calibri"/>
                  </w:rPr>
                </w:rPrChange>
              </w:rPr>
            </w:pPr>
            <w:ins w:id="2823" w:author="James, Christin (DCYF)" w:date="2026-07-01T15:03:00Z" w16du:dateUtc="2026-07-01T22:03:00Z">
              <w:r w:rsidRPr="009E06BF">
                <w:rPr>
                  <w:rFonts w:cs="Calibri"/>
                  <w:sz w:val="18"/>
                  <w:szCs w:val="18"/>
                  <w:rPrChange w:id="2824" w:author="James, Christin (DCYF)" w:date="2026-07-01T15:03:00Z" w16du:dateUtc="2026-07-01T22:03:00Z">
                    <w:rPr>
                      <w:rFonts w:cs="Calibri"/>
                    </w:rPr>
                  </w:rPrChange>
                </w:rPr>
                <w:t>Monday, Tuesday, Thursday, Friday: 3 hours each day. Wednesday: 5 hours.</w:t>
              </w:r>
            </w:ins>
          </w:p>
          <w:p w14:paraId="78C40300" w14:textId="77777777" w:rsidR="009E06BF" w:rsidRPr="009E06BF" w:rsidRDefault="009E06BF">
            <w:pPr>
              <w:contextualSpacing/>
              <w:rPr>
                <w:ins w:id="2825" w:author="James, Christin (DCYF)" w:date="2026-07-01T15:03:00Z" w16du:dateUtc="2026-07-01T22:03:00Z"/>
                <w:rFonts w:cs="Calibri"/>
                <w:sz w:val="18"/>
                <w:szCs w:val="18"/>
                <w:rPrChange w:id="2826" w:author="James, Christin (DCYF)" w:date="2026-07-01T15:03:00Z" w16du:dateUtc="2026-07-01T22:03:00Z">
                  <w:rPr>
                    <w:ins w:id="2827" w:author="James, Christin (DCYF)" w:date="2026-07-01T15:03:00Z" w16du:dateUtc="2026-07-01T22:03:00Z"/>
                    <w:rFonts w:cs="Calibri"/>
                  </w:rPr>
                </w:rPrChange>
              </w:rPr>
            </w:pPr>
          </w:p>
          <w:p w14:paraId="12B404C6" w14:textId="77777777" w:rsidR="009E06BF" w:rsidRPr="009E06BF" w:rsidRDefault="009E06BF">
            <w:pPr>
              <w:contextualSpacing/>
              <w:rPr>
                <w:ins w:id="2828" w:author="James, Christin (DCYF)" w:date="2026-07-01T15:03:00Z" w16du:dateUtc="2026-07-01T22:03:00Z"/>
                <w:rFonts w:cs="Calibri"/>
                <w:sz w:val="18"/>
                <w:szCs w:val="18"/>
                <w:rPrChange w:id="2829" w:author="James, Christin (DCYF)" w:date="2026-07-01T15:03:00Z" w16du:dateUtc="2026-07-01T22:03:00Z">
                  <w:rPr>
                    <w:ins w:id="2830" w:author="James, Christin (DCYF)" w:date="2026-07-01T15:03:00Z" w16du:dateUtc="2026-07-01T22:03:00Z"/>
                    <w:rFonts w:cs="Calibri"/>
                  </w:rPr>
                </w:rPrChange>
              </w:rPr>
            </w:pPr>
          </w:p>
          <w:p w14:paraId="1F27D774" w14:textId="77777777" w:rsidR="009E06BF" w:rsidRPr="009E06BF" w:rsidRDefault="009E06BF">
            <w:pPr>
              <w:contextualSpacing/>
              <w:rPr>
                <w:ins w:id="2831" w:author="James, Christin (DCYF)" w:date="2026-07-01T15:03:00Z" w16du:dateUtc="2026-07-01T22:03:00Z"/>
                <w:rFonts w:cs="Calibri"/>
                <w:sz w:val="18"/>
                <w:szCs w:val="18"/>
                <w:rPrChange w:id="2832" w:author="James, Christin (DCYF)" w:date="2026-07-01T15:03:00Z" w16du:dateUtc="2026-07-01T22:03:00Z">
                  <w:rPr>
                    <w:ins w:id="2833" w:author="James, Christin (DCYF)" w:date="2026-07-01T15:03:00Z" w16du:dateUtc="2026-07-01T22:03:00Z"/>
                    <w:rFonts w:cs="Calibri"/>
                  </w:rPr>
                </w:rPrChange>
              </w:rPr>
            </w:pPr>
          </w:p>
          <w:p w14:paraId="56814778" w14:textId="77777777" w:rsidR="009E06BF" w:rsidRPr="009E06BF" w:rsidRDefault="009E06BF">
            <w:pPr>
              <w:contextualSpacing/>
              <w:rPr>
                <w:ins w:id="2834" w:author="James, Christin (DCYF)" w:date="2026-07-01T15:03:00Z" w16du:dateUtc="2026-07-01T22:03:00Z"/>
                <w:rFonts w:cs="Calibri"/>
                <w:sz w:val="18"/>
                <w:szCs w:val="18"/>
                <w:rPrChange w:id="2835" w:author="James, Christin (DCYF)" w:date="2026-07-01T15:03:00Z" w16du:dateUtc="2026-07-01T22:03:00Z">
                  <w:rPr>
                    <w:ins w:id="2836" w:author="James, Christin (DCYF)" w:date="2026-07-01T15:03:00Z" w16du:dateUtc="2026-07-01T22:03:00Z"/>
                    <w:rFonts w:cs="Calibri"/>
                  </w:rPr>
                </w:rPrChange>
              </w:rPr>
            </w:pPr>
          </w:p>
          <w:p w14:paraId="389FA7A0" w14:textId="77777777" w:rsidR="009E06BF" w:rsidRPr="009E06BF" w:rsidRDefault="009E06BF">
            <w:pPr>
              <w:contextualSpacing/>
              <w:rPr>
                <w:ins w:id="2837" w:author="James, Christin (DCYF)" w:date="2026-07-01T15:03:00Z" w16du:dateUtc="2026-07-01T22:03:00Z"/>
                <w:rFonts w:cs="Calibri"/>
                <w:sz w:val="18"/>
                <w:szCs w:val="18"/>
                <w:rPrChange w:id="2838" w:author="James, Christin (DCYF)" w:date="2026-07-01T15:03:00Z" w16du:dateUtc="2026-07-01T22:03:00Z">
                  <w:rPr>
                    <w:ins w:id="2839" w:author="James, Christin (DCYF)" w:date="2026-07-01T15:03:00Z" w16du:dateUtc="2026-07-01T22:03:00Z"/>
                    <w:rFonts w:cs="Calibri"/>
                  </w:rPr>
                </w:rPrChange>
              </w:rPr>
            </w:pPr>
          </w:p>
        </w:tc>
        <w:tc>
          <w:tcPr>
            <w:tcW w:w="1470" w:type="dxa"/>
            <w:tcPrChange w:id="2840" w:author="Ramynke, Jason (DCYF)" w:date="2026-07-07T18:40:00Z" w16du:dateUtc="2026-07-01T22:04:00Z">
              <w:tcPr>
                <w:tcW w:w="1861" w:type="dxa"/>
              </w:tcPr>
            </w:tcPrChange>
          </w:tcPr>
          <w:p w14:paraId="5FEE8794" w14:textId="77777777" w:rsidR="009E06BF" w:rsidRPr="009E06BF" w:rsidRDefault="009E06BF">
            <w:pPr>
              <w:contextualSpacing/>
              <w:rPr>
                <w:ins w:id="2841" w:author="James, Christin (DCYF)" w:date="2026-07-01T15:03:00Z" w16du:dateUtc="2026-07-01T22:03:00Z"/>
                <w:rFonts w:cs="Calibri"/>
                <w:sz w:val="18"/>
                <w:szCs w:val="18"/>
                <w:rPrChange w:id="2842" w:author="James, Christin (DCYF)" w:date="2026-07-01T15:03:00Z" w16du:dateUtc="2026-07-01T22:03:00Z">
                  <w:rPr>
                    <w:ins w:id="2843" w:author="James, Christin (DCYF)" w:date="2026-07-01T15:03:00Z" w16du:dateUtc="2026-07-01T22:03:00Z"/>
                    <w:rFonts w:cs="Calibri"/>
                  </w:rPr>
                </w:rPrChange>
              </w:rPr>
            </w:pPr>
            <w:ins w:id="2844" w:author="James, Christin (DCYF)" w:date="2026-07-01T15:03:00Z" w16du:dateUtc="2026-07-01T22:03:00Z">
              <w:r w:rsidRPr="009E06BF">
                <w:rPr>
                  <w:rFonts w:cs="Calibri"/>
                  <w:sz w:val="18"/>
                  <w:szCs w:val="18"/>
                  <w:rPrChange w:id="2845" w:author="James, Christin (DCYF)" w:date="2026-07-01T15:03:00Z" w16du:dateUtc="2026-07-01T22:03:00Z">
                    <w:rPr>
                      <w:rFonts w:cs="Calibri"/>
                    </w:rPr>
                  </w:rPrChange>
                </w:rPr>
                <w:t xml:space="preserve">10 days of care total </w:t>
              </w:r>
            </w:ins>
          </w:p>
          <w:p w14:paraId="5CD42C87" w14:textId="106C6286" w:rsidR="009E06BF" w:rsidRPr="009E06BF" w:rsidRDefault="7ACE65A5" w:rsidP="23F26365">
            <w:pPr>
              <w:contextualSpacing/>
              <w:rPr>
                <w:ins w:id="2846" w:author="James, Christin (DCYF)" w:date="2026-07-01T15:03:00Z" w16du:dateUtc="2026-07-01T22:03:00Z"/>
                <w:rFonts w:cs="Calibri"/>
                <w:sz w:val="18"/>
                <w:szCs w:val="18"/>
                <w:rPrChange w:id="2847" w:author="James, Christin (DCYF)" w:date="2026-07-01T15:03:00Z" w16du:dateUtc="2026-07-01T22:03:00Z">
                  <w:rPr>
                    <w:ins w:id="2848" w:author="James, Christin (DCYF)" w:date="2026-07-01T15:03:00Z" w16du:dateUtc="2026-07-01T22:03:00Z"/>
                    <w:rFonts w:cs="Calibri"/>
                  </w:rPr>
                </w:rPrChange>
              </w:rPr>
            </w:pPr>
            <w:ins w:id="2849" w:author="James, Christin (DCYF)" w:date="2026-08-24T17:26:00Z" w16du:dateUtc="2026-08-24T17:26:56Z">
              <w:r w:rsidRPr="23F26365">
                <w:rPr>
                  <w:rFonts w:cs="Calibri"/>
                  <w:sz w:val="18"/>
                  <w:szCs w:val="18"/>
                </w:rPr>
                <w:t>2</w:t>
              </w:r>
            </w:ins>
            <w:ins w:id="2850" w:author="James, Christin (DCYF)" w:date="2026-07-01T15:03:00Z" w16du:dateUtc="2026-07-01T22:03:00Z">
              <w:r w:rsidR="009E06BF" w:rsidRPr="23F26365">
                <w:rPr>
                  <w:rFonts w:cs="Calibri"/>
                  <w:sz w:val="18"/>
                  <w:szCs w:val="18"/>
                  <w:rPrChange w:id="2851" w:author="James, Christin (DCYF)" w:date="2026-07-01T15:03:00Z" w16du:dateUtc="2026-07-01T22:03:00Z">
                    <w:rPr>
                      <w:rFonts w:cs="Calibri"/>
                    </w:rPr>
                  </w:rPrChange>
                </w:rPr>
                <w:t xml:space="preserve"> days, 3 hours each day</w:t>
              </w:r>
            </w:ins>
          </w:p>
          <w:p w14:paraId="52BD293C" w14:textId="34448EEC" w:rsidR="009E06BF" w:rsidRPr="009E06BF" w:rsidRDefault="5736A039" w:rsidP="23F26365">
            <w:pPr>
              <w:contextualSpacing/>
              <w:rPr>
                <w:ins w:id="2852" w:author="James, Christin (DCYF)" w:date="2026-07-01T15:03:00Z" w16du:dateUtc="2026-07-01T22:03:00Z"/>
                <w:rFonts w:cs="Calibri"/>
                <w:sz w:val="18"/>
                <w:szCs w:val="18"/>
                <w:rPrChange w:id="2853" w:author="James, Christin (DCYF)" w:date="2026-07-01T15:03:00Z" w16du:dateUtc="2026-07-01T22:03:00Z">
                  <w:rPr>
                    <w:ins w:id="2854" w:author="James, Christin (DCYF)" w:date="2026-07-01T15:03:00Z" w16du:dateUtc="2026-07-01T22:03:00Z"/>
                    <w:rFonts w:cs="Calibri"/>
                  </w:rPr>
                </w:rPrChange>
              </w:rPr>
            </w:pPr>
            <w:ins w:id="2855" w:author="James, Christin (DCYF)" w:date="2026-08-24T17:27:00Z" w16du:dateUtc="2026-08-24T17:27:02Z">
              <w:r w:rsidRPr="23F26365">
                <w:rPr>
                  <w:rFonts w:cs="Calibri"/>
                  <w:sz w:val="18"/>
                  <w:szCs w:val="18"/>
                </w:rPr>
                <w:t>8</w:t>
              </w:r>
            </w:ins>
            <w:ins w:id="2856" w:author="James, Christin (DCYF)" w:date="2026-07-01T15:03:00Z" w16du:dateUtc="2026-07-01T22:03:00Z">
              <w:r w:rsidR="009E06BF" w:rsidRPr="23F26365">
                <w:rPr>
                  <w:rFonts w:cs="Calibri"/>
                  <w:sz w:val="18"/>
                  <w:szCs w:val="18"/>
                  <w:rPrChange w:id="2857" w:author="James, Christin (DCYF)" w:date="2026-07-01T15:03:00Z" w16du:dateUtc="2026-07-01T22:03:00Z">
                    <w:rPr>
                      <w:rFonts w:cs="Calibri"/>
                    </w:rPr>
                  </w:rPrChange>
                </w:rPr>
                <w:t xml:space="preserve"> days, 5 hours each day</w:t>
              </w:r>
            </w:ins>
          </w:p>
        </w:tc>
        <w:tc>
          <w:tcPr>
            <w:tcW w:w="1393" w:type="dxa"/>
            <w:tcPrChange w:id="2858" w:author="Ramynke, Jason (DCYF)" w:date="2026-07-07T18:40:00Z" w16du:dateUtc="2026-07-01T22:04:00Z">
              <w:tcPr>
                <w:tcW w:w="1155" w:type="dxa"/>
                <w:gridSpan w:val="2"/>
              </w:tcPr>
            </w:tcPrChange>
          </w:tcPr>
          <w:p w14:paraId="3DE3B5BE" w14:textId="05CB3E4F" w:rsidR="009E06BF" w:rsidRPr="009E06BF" w:rsidRDefault="00FC1742">
            <w:pPr>
              <w:contextualSpacing/>
              <w:rPr>
                <w:ins w:id="2859" w:author="James, Christin (DCYF)" w:date="2026-07-01T15:03:00Z" w16du:dateUtc="2026-07-01T22:03:00Z"/>
                <w:rFonts w:cs="Calibri"/>
                <w:sz w:val="18"/>
                <w:szCs w:val="18"/>
                <w:rPrChange w:id="2860" w:author="James, Christin (DCYF)" w:date="2026-07-01T15:03:00Z" w16du:dateUtc="2026-07-01T22:03:00Z">
                  <w:rPr>
                    <w:ins w:id="2861" w:author="James, Christin (DCYF)" w:date="2026-07-01T15:03:00Z" w16du:dateUtc="2026-07-01T22:03:00Z"/>
                    <w:rFonts w:cs="Calibri"/>
                  </w:rPr>
                </w:rPrChange>
              </w:rPr>
            </w:pPr>
            <w:ins w:id="2862" w:author="James, Christin (DCYF)" w:date="2026-07-07T14:02:00Z" w16du:dateUtc="2026-07-07T21:02:00Z">
              <w:r w:rsidRPr="002360DC">
                <w:rPr>
                  <w:sz w:val="18"/>
                  <w:szCs w:val="18"/>
                  <w:rPrChange w:id="2863" w:author="James, Christin (DCYF)" w:date="2026-07-07T14:06:00Z" w16du:dateUtc="2026-07-07T21:06:00Z">
                    <w:rPr>
                      <w:rFonts w:ascii="Segoe UI" w:eastAsia="Segoe UI" w:hAnsi="Segoe UI" w:cs="Segoe UI"/>
                      <w:color w:val="242424"/>
                      <w:sz w:val="18"/>
                      <w:szCs w:val="18"/>
                    </w:rPr>
                  </w:rPrChange>
                </w:rPr>
                <w:t xml:space="preserve">Child attends 9 to 15 days or more, you may claim </w:t>
              </w:r>
              <w:r w:rsidRPr="002360DC">
                <w:rPr>
                  <w:b/>
                  <w:bCs/>
                  <w:sz w:val="18"/>
                  <w:szCs w:val="18"/>
                  <w:rPrChange w:id="2864" w:author="James, Christin (DCYF)" w:date="2026-07-07T14:06:00Z" w16du:dateUtc="2026-07-07T21:06:00Z">
                    <w:rPr>
                      <w:rFonts w:ascii="Segoe UI" w:eastAsia="Segoe UI" w:hAnsi="Segoe UI" w:cs="Segoe UI"/>
                      <w:b/>
                      <w:bCs/>
                      <w:color w:val="242424"/>
                      <w:sz w:val="18"/>
                      <w:szCs w:val="18"/>
                    </w:rPr>
                  </w:rPrChange>
                </w:rPr>
                <w:t>up to</w:t>
              </w:r>
              <w:r w:rsidRPr="002360DC">
                <w:rPr>
                  <w:sz w:val="18"/>
                  <w:szCs w:val="18"/>
                  <w:rPrChange w:id="2865" w:author="James, Christin (DCYF)" w:date="2026-07-07T14:06:00Z" w16du:dateUtc="2026-07-07T21:06:00Z">
                    <w:rPr>
                      <w:rFonts w:ascii="Segoe UI" w:eastAsia="Segoe UI" w:hAnsi="Segoe UI" w:cs="Segoe UI"/>
                      <w:color w:val="242424"/>
                      <w:sz w:val="18"/>
                      <w:szCs w:val="18"/>
                    </w:rPr>
                  </w:rPrChange>
                </w:rPr>
                <w:t xml:space="preserve"> 15 days</w:t>
              </w:r>
            </w:ins>
            <w:ins w:id="2866" w:author="James, Christin (DCYF)" w:date="2026-07-07T14:06:00Z" w16du:dateUtc="2026-07-07T21:06:00Z">
              <w:r w:rsidR="002360DC">
                <w:rPr>
                  <w:sz w:val="18"/>
                  <w:szCs w:val="18"/>
                </w:rPr>
                <w:t>.</w:t>
              </w:r>
            </w:ins>
            <w:ins w:id="2867" w:author="James, Christin (DCYF)" w:date="2026-07-07T14:02:00Z" w16du:dateUtc="2026-07-07T21:02:00Z">
              <w:r w:rsidRPr="00946433">
                <w:rPr>
                  <w:rFonts w:ascii="Segoe UI" w:eastAsia="Segoe UI" w:hAnsi="Segoe UI" w:cs="Segoe UI"/>
                  <w:color w:val="242424"/>
                  <w:sz w:val="18"/>
                  <w:szCs w:val="18"/>
                </w:rPr>
                <w:t xml:space="preserve"> </w:t>
              </w:r>
              <w:r w:rsidRPr="0014182C">
                <w:rPr>
                  <w:sz w:val="18"/>
                  <w:szCs w:val="18"/>
                </w:rPr>
                <w:t xml:space="preserve"> </w:t>
              </w:r>
            </w:ins>
          </w:p>
        </w:tc>
        <w:tc>
          <w:tcPr>
            <w:tcW w:w="2097" w:type="dxa"/>
            <w:tcPrChange w:id="2868" w:author="Ramynke, Jason (DCYF)" w:date="2026-07-07T18:40:00Z" w16du:dateUtc="2026-07-01T22:04:00Z">
              <w:tcPr>
                <w:tcW w:w="3787" w:type="dxa"/>
              </w:tcPr>
            </w:tcPrChange>
          </w:tcPr>
          <w:p w14:paraId="63C016C8" w14:textId="77777777" w:rsidR="009E06BF" w:rsidRPr="009E06BF" w:rsidRDefault="009E06BF">
            <w:pPr>
              <w:contextualSpacing/>
              <w:rPr>
                <w:ins w:id="2869" w:author="James, Christin (DCYF)" w:date="2026-07-01T15:03:00Z" w16du:dateUtc="2026-07-01T22:03:00Z"/>
                <w:rFonts w:cs="Calibri"/>
                <w:sz w:val="18"/>
                <w:szCs w:val="18"/>
                <w:rPrChange w:id="2870" w:author="James, Christin (DCYF)" w:date="2026-07-01T15:03:00Z" w16du:dateUtc="2026-07-01T22:03:00Z">
                  <w:rPr>
                    <w:ins w:id="2871" w:author="James, Christin (DCYF)" w:date="2026-07-01T15:03:00Z" w16du:dateUtc="2026-07-01T22:03:00Z"/>
                    <w:rFonts w:cs="Calibri"/>
                  </w:rPr>
                </w:rPrChange>
              </w:rPr>
            </w:pPr>
            <w:ins w:id="2872" w:author="James, Christin (DCYF)" w:date="2026-07-01T15:03:00Z" w16du:dateUtc="2026-07-01T22:03:00Z">
              <w:r w:rsidRPr="009E06BF">
                <w:rPr>
                  <w:rFonts w:cs="Calibri"/>
                  <w:sz w:val="18"/>
                  <w:szCs w:val="18"/>
                  <w:rPrChange w:id="2873" w:author="James, Christin (DCYF)" w:date="2026-07-01T15:03:00Z" w16du:dateUtc="2026-07-01T22:03:00Z">
                    <w:rPr>
                      <w:rFonts w:cs="Calibri"/>
                    </w:rPr>
                  </w:rPrChange>
                </w:rPr>
                <w:t>You can claim 15 days depending on when the child was expected to attend.</w:t>
              </w:r>
            </w:ins>
          </w:p>
          <w:p w14:paraId="5B36F1E9" w14:textId="77777777" w:rsidR="009E06BF" w:rsidRPr="009E06BF" w:rsidRDefault="009E06BF">
            <w:pPr>
              <w:contextualSpacing/>
              <w:rPr>
                <w:ins w:id="2874" w:author="James, Christin (DCYF)" w:date="2026-07-01T15:03:00Z" w16du:dateUtc="2026-07-01T22:03:00Z"/>
                <w:rFonts w:cs="Calibri"/>
                <w:sz w:val="18"/>
                <w:szCs w:val="18"/>
                <w:rPrChange w:id="2875" w:author="James, Christin (DCYF)" w:date="2026-07-01T15:03:00Z" w16du:dateUtc="2026-07-01T22:03:00Z">
                  <w:rPr>
                    <w:ins w:id="2876" w:author="James, Christin (DCYF)" w:date="2026-07-01T15:03:00Z" w16du:dateUtc="2026-07-01T22:03:00Z"/>
                    <w:rFonts w:cs="Calibri"/>
                  </w:rPr>
                </w:rPrChange>
              </w:rPr>
            </w:pPr>
            <w:ins w:id="2877" w:author="James, Christin (DCYF)" w:date="2026-07-01T15:03:00Z" w16du:dateUtc="2026-07-01T22:03:00Z">
              <w:r w:rsidRPr="009E06BF">
                <w:rPr>
                  <w:rFonts w:cs="Calibri"/>
                  <w:sz w:val="18"/>
                  <w:szCs w:val="18"/>
                  <w:rPrChange w:id="2878" w:author="James, Christin (DCYF)" w:date="2026-07-01T15:03:00Z" w16du:dateUtc="2026-07-01T22:03:00Z">
                    <w:rPr>
                      <w:rFonts w:cs="Calibri"/>
                    </w:rPr>
                  </w:rPrChange>
                </w:rPr>
                <w:t xml:space="preserve"> </w:t>
              </w:r>
            </w:ins>
          </w:p>
          <w:p w14:paraId="65EB7021" w14:textId="77777777" w:rsidR="009E06BF" w:rsidRPr="009E06BF" w:rsidRDefault="009E06BF">
            <w:pPr>
              <w:contextualSpacing/>
              <w:rPr>
                <w:ins w:id="2879" w:author="James, Christin (DCYF)" w:date="2026-07-01T15:03:00Z" w16du:dateUtc="2026-07-01T22:03:00Z"/>
                <w:rFonts w:cs="Calibri"/>
                <w:sz w:val="18"/>
                <w:szCs w:val="18"/>
                <w:rPrChange w:id="2880" w:author="James, Christin (DCYF)" w:date="2026-07-01T15:03:00Z" w16du:dateUtc="2026-07-01T22:03:00Z">
                  <w:rPr>
                    <w:ins w:id="2881" w:author="James, Christin (DCYF)" w:date="2026-07-01T15:03:00Z" w16du:dateUtc="2026-07-01T22:03:00Z"/>
                    <w:rFonts w:cs="Calibri"/>
                  </w:rPr>
                </w:rPrChange>
              </w:rPr>
            </w:pPr>
            <w:ins w:id="2882" w:author="James, Christin (DCYF)" w:date="2026-07-01T15:03:00Z" w16du:dateUtc="2026-07-01T22:03:00Z">
              <w:r w:rsidRPr="009E06BF">
                <w:rPr>
                  <w:rFonts w:cs="Calibri"/>
                  <w:sz w:val="18"/>
                  <w:szCs w:val="18"/>
                  <w:rPrChange w:id="2883" w:author="James, Christin (DCYF)" w:date="2026-07-01T15:03:00Z" w16du:dateUtc="2026-07-01T22:03:00Z">
                    <w:rPr>
                      <w:rFonts w:cs="Calibri"/>
                    </w:rPr>
                  </w:rPrChange>
                </w:rPr>
                <w:t>Days attended: 8 full days and 2 half days</w:t>
              </w:r>
            </w:ins>
          </w:p>
          <w:p w14:paraId="14397ED4" w14:textId="77777777" w:rsidR="009E06BF" w:rsidRPr="009E06BF" w:rsidRDefault="009E06BF">
            <w:pPr>
              <w:contextualSpacing/>
              <w:rPr>
                <w:ins w:id="2884" w:author="James, Christin (DCYF)" w:date="2026-07-01T15:03:00Z" w16du:dateUtc="2026-07-01T22:03:00Z"/>
                <w:rFonts w:cs="Calibri"/>
                <w:sz w:val="18"/>
                <w:szCs w:val="18"/>
                <w:rPrChange w:id="2885" w:author="James, Christin (DCYF)" w:date="2026-07-01T15:03:00Z" w16du:dateUtc="2026-07-01T22:03:00Z">
                  <w:rPr>
                    <w:ins w:id="2886" w:author="James, Christin (DCYF)" w:date="2026-07-01T15:03:00Z" w16du:dateUtc="2026-07-01T22:03:00Z"/>
                    <w:rFonts w:cs="Calibri"/>
                  </w:rPr>
                </w:rPrChange>
              </w:rPr>
            </w:pPr>
            <w:ins w:id="2887" w:author="James, Christin (DCYF)" w:date="2026-07-01T15:03:00Z" w16du:dateUtc="2026-07-01T22:03:00Z">
              <w:r w:rsidRPr="009E06BF">
                <w:rPr>
                  <w:rFonts w:cs="Calibri"/>
                  <w:sz w:val="18"/>
                  <w:szCs w:val="18"/>
                  <w:rPrChange w:id="2888" w:author="James, Christin (DCYF)" w:date="2026-07-01T15:03:00Z" w16du:dateUtc="2026-07-01T22:03:00Z">
                    <w:rPr>
                      <w:rFonts w:cs="Calibri"/>
                    </w:rPr>
                  </w:rPrChange>
                </w:rPr>
                <w:t>Holidays: 0 days</w:t>
              </w:r>
            </w:ins>
          </w:p>
          <w:p w14:paraId="7CC34083" w14:textId="77777777" w:rsidR="009E06BF" w:rsidRPr="009E06BF" w:rsidRDefault="009E06BF">
            <w:pPr>
              <w:contextualSpacing/>
              <w:rPr>
                <w:ins w:id="2889" w:author="James, Christin (DCYF)" w:date="2026-07-01T15:03:00Z" w16du:dateUtc="2026-07-01T22:03:00Z"/>
                <w:rFonts w:cs="Calibri"/>
                <w:sz w:val="18"/>
                <w:szCs w:val="18"/>
                <w:rPrChange w:id="2890" w:author="James, Christin (DCYF)" w:date="2026-07-01T15:03:00Z" w16du:dateUtc="2026-07-01T22:03:00Z">
                  <w:rPr>
                    <w:ins w:id="2891" w:author="James, Christin (DCYF)" w:date="2026-07-01T15:03:00Z" w16du:dateUtc="2026-07-01T22:03:00Z"/>
                    <w:rFonts w:cs="Calibri"/>
                  </w:rPr>
                </w:rPrChange>
              </w:rPr>
            </w:pPr>
            <w:ins w:id="2892" w:author="James, Christin (DCYF)" w:date="2026-07-01T15:03:00Z" w16du:dateUtc="2026-07-01T22:03:00Z">
              <w:r w:rsidRPr="009E06BF">
                <w:rPr>
                  <w:rFonts w:cs="Calibri"/>
                  <w:sz w:val="18"/>
                  <w:szCs w:val="18"/>
                  <w:rPrChange w:id="2893" w:author="James, Christin (DCYF)" w:date="2026-07-01T15:03:00Z" w16du:dateUtc="2026-07-01T22:03:00Z">
                    <w:rPr>
                      <w:rFonts w:cs="Calibri"/>
                    </w:rPr>
                  </w:rPrChange>
                </w:rPr>
                <w:t>Professional training days: 0 days</w:t>
              </w:r>
            </w:ins>
          </w:p>
          <w:p w14:paraId="698ED5F4" w14:textId="77777777" w:rsidR="009E06BF" w:rsidRPr="009E06BF" w:rsidRDefault="009E06BF">
            <w:pPr>
              <w:contextualSpacing/>
              <w:rPr>
                <w:ins w:id="2894" w:author="James, Christin (DCYF)" w:date="2026-07-01T15:03:00Z" w16du:dateUtc="2026-07-01T22:03:00Z"/>
                <w:rFonts w:cs="Calibri"/>
                <w:sz w:val="18"/>
                <w:szCs w:val="18"/>
                <w:rPrChange w:id="2895" w:author="James, Christin (DCYF)" w:date="2026-07-01T15:03:00Z" w16du:dateUtc="2026-07-01T22:03:00Z">
                  <w:rPr>
                    <w:ins w:id="2896" w:author="James, Christin (DCYF)" w:date="2026-07-01T15:03:00Z" w16du:dateUtc="2026-07-01T22:03:00Z"/>
                    <w:rFonts w:cs="Calibri"/>
                  </w:rPr>
                </w:rPrChange>
              </w:rPr>
            </w:pPr>
            <w:ins w:id="2897" w:author="James, Christin (DCYF)" w:date="2026-07-01T15:03:00Z" w16du:dateUtc="2026-07-01T22:03:00Z">
              <w:r w:rsidRPr="009E06BF">
                <w:rPr>
                  <w:rFonts w:cs="Calibri"/>
                  <w:sz w:val="18"/>
                  <w:szCs w:val="18"/>
                  <w:rPrChange w:id="2898" w:author="James, Christin (DCYF)" w:date="2026-07-01T15:03:00Z" w16du:dateUtc="2026-07-01T22:03:00Z">
                    <w:rPr>
                      <w:rFonts w:cs="Calibri"/>
                    </w:rPr>
                  </w:rPrChange>
                </w:rPr>
                <w:t xml:space="preserve">Additional eligible days: For 5 days, you can claim 1 half day or 2 half days/1 full day for each day, depending on when the child was expected to attend. </w:t>
              </w:r>
            </w:ins>
          </w:p>
          <w:p w14:paraId="27B2CEEE" w14:textId="77777777" w:rsidR="009E06BF" w:rsidRPr="009E06BF" w:rsidRDefault="009E06BF">
            <w:pPr>
              <w:contextualSpacing/>
              <w:rPr>
                <w:ins w:id="2899" w:author="James, Christin (DCYF)" w:date="2026-07-01T15:03:00Z" w16du:dateUtc="2026-07-01T22:03:00Z"/>
                <w:rFonts w:cs="Calibri"/>
                <w:sz w:val="18"/>
                <w:szCs w:val="18"/>
                <w:rPrChange w:id="2900" w:author="James, Christin (DCYF)" w:date="2026-07-01T15:03:00Z" w16du:dateUtc="2026-07-01T22:03:00Z">
                  <w:rPr>
                    <w:ins w:id="2901" w:author="James, Christin (DCYF)" w:date="2026-07-01T15:03:00Z" w16du:dateUtc="2026-07-01T22:03:00Z"/>
                    <w:rFonts w:cs="Calibri"/>
                  </w:rPr>
                </w:rPrChange>
              </w:rPr>
            </w:pPr>
          </w:p>
        </w:tc>
        <w:tc>
          <w:tcPr>
            <w:tcW w:w="3265" w:type="dxa"/>
            <w:gridSpan w:val="2"/>
            <w:tcPrChange w:id="2902" w:author="Ramynke, Jason (DCYF)" w:date="2026-07-07T18:40:00Z" w16du:dateUtc="2026-07-01T22:04:00Z">
              <w:tcPr>
                <w:tcW w:w="3260" w:type="dxa"/>
              </w:tcPr>
            </w:tcPrChange>
          </w:tcPr>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09DC266C" w14:textId="77777777" w:rsidTr="70006B5F">
              <w:trPr>
                <w:ins w:id="2903" w:author="James, Christin (DCYF)" w:date="2026-07-01T15:03:00Z"/>
              </w:trPr>
              <w:tc>
                <w:tcPr>
                  <w:tcW w:w="2562" w:type="dxa"/>
                  <w:gridSpan w:val="7"/>
                </w:tcPr>
                <w:p w14:paraId="11B93969" w14:textId="77777777" w:rsidR="009E06BF" w:rsidRPr="00971ACE" w:rsidRDefault="009E06BF">
                  <w:pPr>
                    <w:rPr>
                      <w:ins w:id="2904" w:author="James, Christin (DCYF)" w:date="2026-07-01T15:03:00Z" w16du:dateUtc="2026-07-01T22:03:00Z"/>
                      <w:sz w:val="16"/>
                      <w:szCs w:val="16"/>
                      <w:rPrChange w:id="2905" w:author="James, Christin (DCYF)" w:date="2026-07-01T15:09:00Z" w16du:dateUtc="2026-07-01T22:09:00Z">
                        <w:rPr>
                          <w:ins w:id="2906" w:author="James, Christin (DCYF)" w:date="2026-07-01T15:03:00Z" w16du:dateUtc="2026-07-01T22:03:00Z"/>
                          <w:sz w:val="14"/>
                          <w:szCs w:val="14"/>
                        </w:rPr>
                      </w:rPrChange>
                    </w:rPr>
                  </w:pPr>
                  <w:ins w:id="2907" w:author="James, Christin (DCYF)" w:date="2026-07-01T15:03:00Z" w16du:dateUtc="2026-07-01T22:03:00Z">
                    <w:r w:rsidRPr="00971ACE">
                      <w:rPr>
                        <w:sz w:val="16"/>
                        <w:szCs w:val="16"/>
                        <w:rPrChange w:id="2908" w:author="James, Christin (DCYF)" w:date="2026-07-01T15:09:00Z" w16du:dateUtc="2026-07-01T22:09:00Z">
                          <w:rPr>
                            <w:sz w:val="14"/>
                            <w:szCs w:val="14"/>
                          </w:rPr>
                        </w:rPrChange>
                      </w:rPr>
                      <w:t>March 2026</w:t>
                    </w:r>
                  </w:ins>
                </w:p>
              </w:tc>
            </w:tr>
            <w:tr w:rsidR="009E06BF" w:rsidRPr="00971ACE" w14:paraId="28ACCFC6" w14:textId="77777777" w:rsidTr="70006B5F">
              <w:trPr>
                <w:ins w:id="2909" w:author="James, Christin (DCYF)" w:date="2026-07-01T15:03:00Z"/>
              </w:trPr>
              <w:tc>
                <w:tcPr>
                  <w:tcW w:w="366" w:type="dxa"/>
                  <w:shd w:val="clear" w:color="auto" w:fill="DAEEF3" w:themeFill="accent5" w:themeFillTint="33"/>
                </w:tcPr>
                <w:p w14:paraId="5DBAB654" w14:textId="77777777" w:rsidR="009E06BF" w:rsidRPr="00971ACE" w:rsidRDefault="009E06BF">
                  <w:pPr>
                    <w:rPr>
                      <w:ins w:id="2910" w:author="James, Christin (DCYF)" w:date="2026-07-01T15:03:00Z" w16du:dateUtc="2026-07-01T22:03:00Z"/>
                      <w:sz w:val="16"/>
                      <w:szCs w:val="16"/>
                      <w:rPrChange w:id="2911" w:author="James, Christin (DCYF)" w:date="2026-07-01T15:09:00Z" w16du:dateUtc="2026-07-01T22:09:00Z">
                        <w:rPr>
                          <w:ins w:id="2912" w:author="James, Christin (DCYF)" w:date="2026-07-01T15:03:00Z" w16du:dateUtc="2026-07-01T22:03:00Z"/>
                          <w:sz w:val="14"/>
                          <w:szCs w:val="14"/>
                        </w:rPr>
                      </w:rPrChange>
                    </w:rPr>
                  </w:pPr>
                  <w:ins w:id="2913" w:author="James, Christin (DCYF)" w:date="2026-07-01T15:03:00Z" w16du:dateUtc="2026-07-01T22:03:00Z">
                    <w:r w:rsidRPr="00971ACE">
                      <w:rPr>
                        <w:sz w:val="16"/>
                        <w:szCs w:val="16"/>
                        <w:rPrChange w:id="2914" w:author="James, Christin (DCYF)" w:date="2026-07-01T15:09:00Z" w16du:dateUtc="2026-07-01T22:09:00Z">
                          <w:rPr>
                            <w:sz w:val="14"/>
                            <w:szCs w:val="14"/>
                          </w:rPr>
                        </w:rPrChange>
                      </w:rPr>
                      <w:t>S</w:t>
                    </w:r>
                  </w:ins>
                </w:p>
              </w:tc>
              <w:tc>
                <w:tcPr>
                  <w:tcW w:w="366" w:type="dxa"/>
                  <w:shd w:val="clear" w:color="auto" w:fill="DAEEF3" w:themeFill="accent5" w:themeFillTint="33"/>
                </w:tcPr>
                <w:p w14:paraId="5EF19E17" w14:textId="77777777" w:rsidR="009E06BF" w:rsidRPr="00971ACE" w:rsidRDefault="009E06BF">
                  <w:pPr>
                    <w:rPr>
                      <w:ins w:id="2915" w:author="James, Christin (DCYF)" w:date="2026-07-01T15:03:00Z" w16du:dateUtc="2026-07-01T22:03:00Z"/>
                      <w:sz w:val="16"/>
                      <w:szCs w:val="16"/>
                      <w:rPrChange w:id="2916" w:author="James, Christin (DCYF)" w:date="2026-07-01T15:09:00Z" w16du:dateUtc="2026-07-01T22:09:00Z">
                        <w:rPr>
                          <w:ins w:id="2917" w:author="James, Christin (DCYF)" w:date="2026-07-01T15:03:00Z" w16du:dateUtc="2026-07-01T22:03:00Z"/>
                          <w:sz w:val="14"/>
                          <w:szCs w:val="14"/>
                        </w:rPr>
                      </w:rPrChange>
                    </w:rPr>
                  </w:pPr>
                  <w:ins w:id="2918" w:author="James, Christin (DCYF)" w:date="2026-07-01T15:03:00Z" w16du:dateUtc="2026-07-01T22:03:00Z">
                    <w:r w:rsidRPr="00971ACE">
                      <w:rPr>
                        <w:sz w:val="16"/>
                        <w:szCs w:val="16"/>
                        <w:rPrChange w:id="2919" w:author="James, Christin (DCYF)" w:date="2026-07-01T15:09:00Z" w16du:dateUtc="2026-07-01T22:09:00Z">
                          <w:rPr>
                            <w:sz w:val="14"/>
                            <w:szCs w:val="14"/>
                          </w:rPr>
                        </w:rPrChange>
                      </w:rPr>
                      <w:t>M</w:t>
                    </w:r>
                  </w:ins>
                </w:p>
              </w:tc>
              <w:tc>
                <w:tcPr>
                  <w:tcW w:w="366" w:type="dxa"/>
                  <w:shd w:val="clear" w:color="auto" w:fill="DAEEF3" w:themeFill="accent5" w:themeFillTint="33"/>
                </w:tcPr>
                <w:p w14:paraId="764AAF92" w14:textId="77777777" w:rsidR="009E06BF" w:rsidRPr="00971ACE" w:rsidRDefault="009E06BF">
                  <w:pPr>
                    <w:rPr>
                      <w:ins w:id="2920" w:author="James, Christin (DCYF)" w:date="2026-07-01T15:03:00Z" w16du:dateUtc="2026-07-01T22:03:00Z"/>
                      <w:sz w:val="16"/>
                      <w:szCs w:val="16"/>
                      <w:rPrChange w:id="2921" w:author="James, Christin (DCYF)" w:date="2026-07-01T15:09:00Z" w16du:dateUtc="2026-07-01T22:09:00Z">
                        <w:rPr>
                          <w:ins w:id="2922" w:author="James, Christin (DCYF)" w:date="2026-07-01T15:03:00Z" w16du:dateUtc="2026-07-01T22:03:00Z"/>
                          <w:sz w:val="14"/>
                          <w:szCs w:val="14"/>
                        </w:rPr>
                      </w:rPrChange>
                    </w:rPr>
                  </w:pPr>
                  <w:ins w:id="2923" w:author="James, Christin (DCYF)" w:date="2026-07-01T15:03:00Z" w16du:dateUtc="2026-07-01T22:03:00Z">
                    <w:r w:rsidRPr="00971ACE">
                      <w:rPr>
                        <w:sz w:val="16"/>
                        <w:szCs w:val="16"/>
                        <w:rPrChange w:id="2924" w:author="James, Christin (DCYF)" w:date="2026-07-01T15:09:00Z" w16du:dateUtc="2026-07-01T22:09:00Z">
                          <w:rPr>
                            <w:sz w:val="14"/>
                            <w:szCs w:val="14"/>
                          </w:rPr>
                        </w:rPrChange>
                      </w:rPr>
                      <w:t>T</w:t>
                    </w:r>
                  </w:ins>
                </w:p>
              </w:tc>
              <w:tc>
                <w:tcPr>
                  <w:tcW w:w="366" w:type="dxa"/>
                  <w:shd w:val="clear" w:color="auto" w:fill="DAEEF3" w:themeFill="accent5" w:themeFillTint="33"/>
                </w:tcPr>
                <w:p w14:paraId="2A3E5E5D" w14:textId="77777777" w:rsidR="009E06BF" w:rsidRPr="00971ACE" w:rsidRDefault="009E06BF">
                  <w:pPr>
                    <w:rPr>
                      <w:ins w:id="2925" w:author="James, Christin (DCYF)" w:date="2026-07-01T15:03:00Z" w16du:dateUtc="2026-07-01T22:03:00Z"/>
                      <w:sz w:val="16"/>
                      <w:szCs w:val="16"/>
                      <w:rPrChange w:id="2926" w:author="James, Christin (DCYF)" w:date="2026-07-01T15:09:00Z" w16du:dateUtc="2026-07-01T22:09:00Z">
                        <w:rPr>
                          <w:ins w:id="2927" w:author="James, Christin (DCYF)" w:date="2026-07-01T15:03:00Z" w16du:dateUtc="2026-07-01T22:03:00Z"/>
                          <w:sz w:val="14"/>
                          <w:szCs w:val="14"/>
                        </w:rPr>
                      </w:rPrChange>
                    </w:rPr>
                  </w:pPr>
                  <w:ins w:id="2928" w:author="James, Christin (DCYF)" w:date="2026-07-01T15:03:00Z" w16du:dateUtc="2026-07-01T22:03:00Z">
                    <w:r w:rsidRPr="00971ACE">
                      <w:rPr>
                        <w:sz w:val="16"/>
                        <w:szCs w:val="16"/>
                        <w:rPrChange w:id="2929" w:author="James, Christin (DCYF)" w:date="2026-07-01T15:09:00Z" w16du:dateUtc="2026-07-01T22:09:00Z">
                          <w:rPr>
                            <w:sz w:val="14"/>
                            <w:szCs w:val="14"/>
                          </w:rPr>
                        </w:rPrChange>
                      </w:rPr>
                      <w:t>W</w:t>
                    </w:r>
                  </w:ins>
                </w:p>
              </w:tc>
              <w:tc>
                <w:tcPr>
                  <w:tcW w:w="366" w:type="dxa"/>
                  <w:shd w:val="clear" w:color="auto" w:fill="DAEEF3" w:themeFill="accent5" w:themeFillTint="33"/>
                </w:tcPr>
                <w:p w14:paraId="35B6E609" w14:textId="77777777" w:rsidR="009E06BF" w:rsidRPr="00971ACE" w:rsidRDefault="009E06BF">
                  <w:pPr>
                    <w:rPr>
                      <w:ins w:id="2930" w:author="James, Christin (DCYF)" w:date="2026-07-01T15:03:00Z" w16du:dateUtc="2026-07-01T22:03:00Z"/>
                      <w:sz w:val="16"/>
                      <w:szCs w:val="16"/>
                      <w:rPrChange w:id="2931" w:author="James, Christin (DCYF)" w:date="2026-07-01T15:09:00Z" w16du:dateUtc="2026-07-01T22:09:00Z">
                        <w:rPr>
                          <w:ins w:id="2932" w:author="James, Christin (DCYF)" w:date="2026-07-01T15:03:00Z" w16du:dateUtc="2026-07-01T22:03:00Z"/>
                          <w:sz w:val="14"/>
                          <w:szCs w:val="14"/>
                        </w:rPr>
                      </w:rPrChange>
                    </w:rPr>
                  </w:pPr>
                  <w:ins w:id="2933" w:author="James, Christin (DCYF)" w:date="2026-07-01T15:03:00Z" w16du:dateUtc="2026-07-01T22:03:00Z">
                    <w:r w:rsidRPr="00971ACE">
                      <w:rPr>
                        <w:sz w:val="16"/>
                        <w:szCs w:val="16"/>
                        <w:rPrChange w:id="2934" w:author="James, Christin (DCYF)" w:date="2026-07-01T15:09:00Z" w16du:dateUtc="2026-07-01T22:09:00Z">
                          <w:rPr>
                            <w:sz w:val="14"/>
                            <w:szCs w:val="14"/>
                          </w:rPr>
                        </w:rPrChange>
                      </w:rPr>
                      <w:t>T</w:t>
                    </w:r>
                  </w:ins>
                </w:p>
              </w:tc>
              <w:tc>
                <w:tcPr>
                  <w:tcW w:w="366" w:type="dxa"/>
                  <w:shd w:val="clear" w:color="auto" w:fill="DAEEF3" w:themeFill="accent5" w:themeFillTint="33"/>
                </w:tcPr>
                <w:p w14:paraId="44A3AF5A" w14:textId="77777777" w:rsidR="009E06BF" w:rsidRPr="00971ACE" w:rsidRDefault="009E06BF">
                  <w:pPr>
                    <w:rPr>
                      <w:ins w:id="2935" w:author="James, Christin (DCYF)" w:date="2026-07-01T15:03:00Z" w16du:dateUtc="2026-07-01T22:03:00Z"/>
                      <w:sz w:val="16"/>
                      <w:szCs w:val="16"/>
                      <w:rPrChange w:id="2936" w:author="James, Christin (DCYF)" w:date="2026-07-01T15:09:00Z" w16du:dateUtc="2026-07-01T22:09:00Z">
                        <w:rPr>
                          <w:ins w:id="2937" w:author="James, Christin (DCYF)" w:date="2026-07-01T15:03:00Z" w16du:dateUtc="2026-07-01T22:03:00Z"/>
                          <w:sz w:val="14"/>
                          <w:szCs w:val="14"/>
                        </w:rPr>
                      </w:rPrChange>
                    </w:rPr>
                  </w:pPr>
                  <w:ins w:id="2938" w:author="James, Christin (DCYF)" w:date="2026-07-01T15:03:00Z" w16du:dateUtc="2026-07-01T22:03:00Z">
                    <w:r w:rsidRPr="00971ACE">
                      <w:rPr>
                        <w:sz w:val="16"/>
                        <w:szCs w:val="16"/>
                        <w:rPrChange w:id="2939" w:author="James, Christin (DCYF)" w:date="2026-07-01T15:09:00Z" w16du:dateUtc="2026-07-01T22:09:00Z">
                          <w:rPr>
                            <w:sz w:val="14"/>
                            <w:szCs w:val="14"/>
                          </w:rPr>
                        </w:rPrChange>
                      </w:rPr>
                      <w:t>F</w:t>
                    </w:r>
                  </w:ins>
                </w:p>
              </w:tc>
              <w:tc>
                <w:tcPr>
                  <w:tcW w:w="366" w:type="dxa"/>
                  <w:shd w:val="clear" w:color="auto" w:fill="DAEEF3" w:themeFill="accent5" w:themeFillTint="33"/>
                </w:tcPr>
                <w:p w14:paraId="568ADF7E" w14:textId="77777777" w:rsidR="009E06BF" w:rsidRPr="00971ACE" w:rsidRDefault="009E06BF">
                  <w:pPr>
                    <w:rPr>
                      <w:ins w:id="2940" w:author="James, Christin (DCYF)" w:date="2026-07-01T15:03:00Z" w16du:dateUtc="2026-07-01T22:03:00Z"/>
                      <w:sz w:val="16"/>
                      <w:szCs w:val="16"/>
                      <w:rPrChange w:id="2941" w:author="James, Christin (DCYF)" w:date="2026-07-01T15:09:00Z" w16du:dateUtc="2026-07-01T22:09:00Z">
                        <w:rPr>
                          <w:ins w:id="2942" w:author="James, Christin (DCYF)" w:date="2026-07-01T15:03:00Z" w16du:dateUtc="2026-07-01T22:03:00Z"/>
                          <w:sz w:val="14"/>
                          <w:szCs w:val="14"/>
                        </w:rPr>
                      </w:rPrChange>
                    </w:rPr>
                  </w:pPr>
                  <w:ins w:id="2943" w:author="James, Christin (DCYF)" w:date="2026-07-01T15:03:00Z" w16du:dateUtc="2026-07-01T22:03:00Z">
                    <w:r w:rsidRPr="00971ACE">
                      <w:rPr>
                        <w:sz w:val="16"/>
                        <w:szCs w:val="16"/>
                        <w:rPrChange w:id="2944" w:author="James, Christin (DCYF)" w:date="2026-07-01T15:09:00Z" w16du:dateUtc="2026-07-01T22:09:00Z">
                          <w:rPr>
                            <w:sz w:val="14"/>
                            <w:szCs w:val="14"/>
                          </w:rPr>
                        </w:rPrChange>
                      </w:rPr>
                      <w:t>S</w:t>
                    </w:r>
                  </w:ins>
                </w:p>
              </w:tc>
            </w:tr>
            <w:tr w:rsidR="009E06BF" w:rsidRPr="00971ACE" w14:paraId="756A2B1E" w14:textId="77777777" w:rsidTr="70006B5F">
              <w:trPr>
                <w:ins w:id="2945" w:author="James, Christin (DCYF)" w:date="2026-07-01T15:03:00Z"/>
              </w:trPr>
              <w:tc>
                <w:tcPr>
                  <w:tcW w:w="366" w:type="dxa"/>
                </w:tcPr>
                <w:p w14:paraId="08ABA118" w14:textId="77777777" w:rsidR="009E06BF" w:rsidRPr="00971ACE" w:rsidRDefault="009E06BF">
                  <w:pPr>
                    <w:rPr>
                      <w:ins w:id="2946" w:author="James, Christin (DCYF)" w:date="2026-07-01T15:03:00Z" w16du:dateUtc="2026-07-01T22:03:00Z"/>
                      <w:sz w:val="16"/>
                      <w:szCs w:val="16"/>
                      <w:rPrChange w:id="2947" w:author="James, Christin (DCYF)" w:date="2026-07-01T15:09:00Z" w16du:dateUtc="2026-07-01T22:09:00Z">
                        <w:rPr>
                          <w:ins w:id="2948" w:author="James, Christin (DCYF)" w:date="2026-07-01T15:03:00Z" w16du:dateUtc="2026-07-01T22:03:00Z"/>
                          <w:sz w:val="14"/>
                          <w:szCs w:val="14"/>
                        </w:rPr>
                      </w:rPrChange>
                    </w:rPr>
                  </w:pPr>
                  <w:ins w:id="2949" w:author="James, Christin (DCYF)" w:date="2026-07-01T15:03:00Z" w16du:dateUtc="2026-07-01T22:03:00Z">
                    <w:r w:rsidRPr="00971ACE">
                      <w:rPr>
                        <w:sz w:val="16"/>
                        <w:szCs w:val="16"/>
                        <w:rPrChange w:id="2950" w:author="James, Christin (DCYF)" w:date="2026-07-01T15:09:00Z" w16du:dateUtc="2026-07-01T22:09:00Z">
                          <w:rPr>
                            <w:sz w:val="14"/>
                            <w:szCs w:val="14"/>
                          </w:rPr>
                        </w:rPrChange>
                      </w:rPr>
                      <w:t>1</w:t>
                    </w:r>
                  </w:ins>
                </w:p>
              </w:tc>
              <w:tc>
                <w:tcPr>
                  <w:tcW w:w="366" w:type="dxa"/>
                </w:tcPr>
                <w:p w14:paraId="3B4FD81B" w14:textId="77777777" w:rsidR="009E06BF" w:rsidRPr="00971ACE" w:rsidRDefault="009E06BF">
                  <w:pPr>
                    <w:rPr>
                      <w:ins w:id="2951" w:author="James, Christin (DCYF)" w:date="2026-07-01T15:03:00Z" w16du:dateUtc="2026-07-01T22:03:00Z"/>
                      <w:sz w:val="16"/>
                      <w:szCs w:val="16"/>
                      <w:rPrChange w:id="2952" w:author="James, Christin (DCYF)" w:date="2026-07-01T15:09:00Z" w16du:dateUtc="2026-07-01T22:09:00Z">
                        <w:rPr>
                          <w:ins w:id="2953" w:author="James, Christin (DCYF)" w:date="2026-07-01T15:03:00Z" w16du:dateUtc="2026-07-01T22:03:00Z"/>
                          <w:sz w:val="14"/>
                          <w:szCs w:val="14"/>
                        </w:rPr>
                      </w:rPrChange>
                    </w:rPr>
                  </w:pPr>
                  <w:ins w:id="2954" w:author="James, Christin (DCYF)" w:date="2026-07-01T15:03:00Z" w16du:dateUtc="2026-07-01T22:03:00Z">
                    <w:r w:rsidRPr="00971ACE">
                      <w:rPr>
                        <w:sz w:val="16"/>
                        <w:szCs w:val="16"/>
                        <w:rPrChange w:id="2955" w:author="James, Christin (DCYF)" w:date="2026-07-01T15:09:00Z" w16du:dateUtc="2026-07-01T22:09:00Z">
                          <w:rPr>
                            <w:sz w:val="14"/>
                            <w:szCs w:val="14"/>
                          </w:rPr>
                        </w:rPrChange>
                      </w:rPr>
                      <w:t>2</w:t>
                    </w:r>
                  </w:ins>
                </w:p>
              </w:tc>
              <w:tc>
                <w:tcPr>
                  <w:tcW w:w="366" w:type="dxa"/>
                </w:tcPr>
                <w:p w14:paraId="01225B1B" w14:textId="77777777" w:rsidR="009E06BF" w:rsidRPr="00971ACE" w:rsidRDefault="009E06BF">
                  <w:pPr>
                    <w:rPr>
                      <w:ins w:id="2956" w:author="James, Christin (DCYF)" w:date="2026-07-01T15:03:00Z" w16du:dateUtc="2026-07-01T22:03:00Z"/>
                      <w:sz w:val="16"/>
                      <w:szCs w:val="16"/>
                      <w:rPrChange w:id="2957" w:author="James, Christin (DCYF)" w:date="2026-07-01T15:09:00Z" w16du:dateUtc="2026-07-01T22:09:00Z">
                        <w:rPr>
                          <w:ins w:id="2958" w:author="James, Christin (DCYF)" w:date="2026-07-01T15:03:00Z" w16du:dateUtc="2026-07-01T22:03:00Z"/>
                          <w:sz w:val="14"/>
                          <w:szCs w:val="14"/>
                        </w:rPr>
                      </w:rPrChange>
                    </w:rPr>
                  </w:pPr>
                  <w:ins w:id="2959" w:author="James, Christin (DCYF)" w:date="2026-07-01T15:03:00Z" w16du:dateUtc="2026-07-01T22:03:00Z">
                    <w:r w:rsidRPr="00971ACE">
                      <w:rPr>
                        <w:sz w:val="16"/>
                        <w:szCs w:val="16"/>
                        <w:rPrChange w:id="2960" w:author="James, Christin (DCYF)" w:date="2026-07-01T15:09:00Z" w16du:dateUtc="2026-07-01T22:09:00Z">
                          <w:rPr>
                            <w:sz w:val="14"/>
                            <w:szCs w:val="14"/>
                          </w:rPr>
                        </w:rPrChange>
                      </w:rPr>
                      <w:t>3</w:t>
                    </w:r>
                  </w:ins>
                </w:p>
              </w:tc>
              <w:tc>
                <w:tcPr>
                  <w:tcW w:w="366" w:type="dxa"/>
                </w:tcPr>
                <w:p w14:paraId="1E0DBF60" w14:textId="77777777" w:rsidR="009E06BF" w:rsidRPr="00971ACE" w:rsidRDefault="009E06BF">
                  <w:pPr>
                    <w:rPr>
                      <w:ins w:id="2961" w:author="James, Christin (DCYF)" w:date="2026-07-01T15:03:00Z" w16du:dateUtc="2026-07-01T22:03:00Z"/>
                      <w:sz w:val="16"/>
                      <w:szCs w:val="16"/>
                      <w:rPrChange w:id="2962" w:author="James, Christin (DCYF)" w:date="2026-07-01T15:09:00Z" w16du:dateUtc="2026-07-01T22:09:00Z">
                        <w:rPr>
                          <w:ins w:id="2963" w:author="James, Christin (DCYF)" w:date="2026-07-01T15:03:00Z" w16du:dateUtc="2026-07-01T22:03:00Z"/>
                          <w:sz w:val="14"/>
                          <w:szCs w:val="14"/>
                        </w:rPr>
                      </w:rPrChange>
                    </w:rPr>
                  </w:pPr>
                  <w:ins w:id="2964" w:author="James, Christin (DCYF)" w:date="2026-07-01T15:03:00Z" w16du:dateUtc="2026-07-01T22:03:00Z">
                    <w:r w:rsidRPr="00971ACE">
                      <w:rPr>
                        <w:sz w:val="16"/>
                        <w:szCs w:val="16"/>
                        <w:rPrChange w:id="2965" w:author="James, Christin (DCYF)" w:date="2026-07-01T15:09:00Z" w16du:dateUtc="2026-07-01T22:09:00Z">
                          <w:rPr>
                            <w:sz w:val="14"/>
                            <w:szCs w:val="14"/>
                          </w:rPr>
                        </w:rPrChange>
                      </w:rPr>
                      <w:t>4</w:t>
                    </w:r>
                  </w:ins>
                </w:p>
              </w:tc>
              <w:tc>
                <w:tcPr>
                  <w:tcW w:w="366" w:type="dxa"/>
                </w:tcPr>
                <w:p w14:paraId="107391EE" w14:textId="77777777" w:rsidR="009E06BF" w:rsidRPr="00971ACE" w:rsidRDefault="009E06BF">
                  <w:pPr>
                    <w:rPr>
                      <w:ins w:id="2966" w:author="James, Christin (DCYF)" w:date="2026-07-01T15:03:00Z" w16du:dateUtc="2026-07-01T22:03:00Z"/>
                      <w:sz w:val="16"/>
                      <w:szCs w:val="16"/>
                      <w:rPrChange w:id="2967" w:author="James, Christin (DCYF)" w:date="2026-07-01T15:09:00Z" w16du:dateUtc="2026-07-01T22:09:00Z">
                        <w:rPr>
                          <w:ins w:id="2968" w:author="James, Christin (DCYF)" w:date="2026-07-01T15:03:00Z" w16du:dateUtc="2026-07-01T22:03:00Z"/>
                          <w:sz w:val="14"/>
                          <w:szCs w:val="14"/>
                        </w:rPr>
                      </w:rPrChange>
                    </w:rPr>
                  </w:pPr>
                  <w:ins w:id="2969" w:author="James, Christin (DCYF)" w:date="2026-07-01T15:03:00Z" w16du:dateUtc="2026-07-01T22:03:00Z">
                    <w:r w:rsidRPr="00971ACE">
                      <w:rPr>
                        <w:sz w:val="16"/>
                        <w:szCs w:val="16"/>
                        <w:rPrChange w:id="2970" w:author="James, Christin (DCYF)" w:date="2026-07-01T15:09:00Z" w16du:dateUtc="2026-07-01T22:09:00Z">
                          <w:rPr>
                            <w:sz w:val="14"/>
                            <w:szCs w:val="14"/>
                          </w:rPr>
                        </w:rPrChange>
                      </w:rPr>
                      <w:t>5</w:t>
                    </w:r>
                  </w:ins>
                </w:p>
              </w:tc>
              <w:tc>
                <w:tcPr>
                  <w:tcW w:w="366" w:type="dxa"/>
                </w:tcPr>
                <w:p w14:paraId="3CB22473" w14:textId="77777777" w:rsidR="009E06BF" w:rsidRPr="00971ACE" w:rsidRDefault="009E06BF">
                  <w:pPr>
                    <w:rPr>
                      <w:ins w:id="2971" w:author="James, Christin (DCYF)" w:date="2026-07-01T15:03:00Z" w16du:dateUtc="2026-07-01T22:03:00Z"/>
                      <w:sz w:val="16"/>
                      <w:szCs w:val="16"/>
                      <w:rPrChange w:id="2972" w:author="James, Christin (DCYF)" w:date="2026-07-01T15:09:00Z" w16du:dateUtc="2026-07-01T22:09:00Z">
                        <w:rPr>
                          <w:ins w:id="2973" w:author="James, Christin (DCYF)" w:date="2026-07-01T15:03:00Z" w16du:dateUtc="2026-07-01T22:03:00Z"/>
                          <w:sz w:val="14"/>
                          <w:szCs w:val="14"/>
                        </w:rPr>
                      </w:rPrChange>
                    </w:rPr>
                  </w:pPr>
                  <w:ins w:id="2974" w:author="James, Christin (DCYF)" w:date="2026-07-01T15:03:00Z" w16du:dateUtc="2026-07-01T22:03:00Z">
                    <w:r w:rsidRPr="00971ACE">
                      <w:rPr>
                        <w:sz w:val="16"/>
                        <w:szCs w:val="16"/>
                        <w:rPrChange w:id="2975" w:author="James, Christin (DCYF)" w:date="2026-07-01T15:09:00Z" w16du:dateUtc="2026-07-01T22:09:00Z">
                          <w:rPr>
                            <w:sz w:val="14"/>
                            <w:szCs w:val="14"/>
                          </w:rPr>
                        </w:rPrChange>
                      </w:rPr>
                      <w:t>6</w:t>
                    </w:r>
                  </w:ins>
                </w:p>
              </w:tc>
              <w:tc>
                <w:tcPr>
                  <w:tcW w:w="366" w:type="dxa"/>
                </w:tcPr>
                <w:p w14:paraId="192D2ED4" w14:textId="77777777" w:rsidR="009E06BF" w:rsidRPr="00971ACE" w:rsidRDefault="009E06BF">
                  <w:pPr>
                    <w:rPr>
                      <w:ins w:id="2976" w:author="James, Christin (DCYF)" w:date="2026-07-01T15:03:00Z" w16du:dateUtc="2026-07-01T22:03:00Z"/>
                      <w:sz w:val="16"/>
                      <w:szCs w:val="16"/>
                      <w:rPrChange w:id="2977" w:author="James, Christin (DCYF)" w:date="2026-07-01T15:09:00Z" w16du:dateUtc="2026-07-01T22:09:00Z">
                        <w:rPr>
                          <w:ins w:id="2978" w:author="James, Christin (DCYF)" w:date="2026-07-01T15:03:00Z" w16du:dateUtc="2026-07-01T22:03:00Z"/>
                          <w:sz w:val="14"/>
                          <w:szCs w:val="14"/>
                        </w:rPr>
                      </w:rPrChange>
                    </w:rPr>
                  </w:pPr>
                  <w:ins w:id="2979" w:author="James, Christin (DCYF)" w:date="2026-07-01T15:03:00Z" w16du:dateUtc="2026-07-01T22:03:00Z">
                    <w:r w:rsidRPr="00971ACE">
                      <w:rPr>
                        <w:sz w:val="16"/>
                        <w:szCs w:val="16"/>
                        <w:rPrChange w:id="2980" w:author="James, Christin (DCYF)" w:date="2026-07-01T15:09:00Z" w16du:dateUtc="2026-07-01T22:09:00Z">
                          <w:rPr>
                            <w:sz w:val="14"/>
                            <w:szCs w:val="14"/>
                          </w:rPr>
                        </w:rPrChange>
                      </w:rPr>
                      <w:t>7</w:t>
                    </w:r>
                  </w:ins>
                </w:p>
              </w:tc>
            </w:tr>
            <w:tr w:rsidR="009E06BF" w:rsidRPr="00971ACE" w14:paraId="7B9D8CC9" w14:textId="77777777" w:rsidTr="70006B5F">
              <w:trPr>
                <w:ins w:id="2981" w:author="James, Christin (DCYF)" w:date="2026-07-01T15:03:00Z"/>
              </w:trPr>
              <w:tc>
                <w:tcPr>
                  <w:tcW w:w="366" w:type="dxa"/>
                </w:tcPr>
                <w:p w14:paraId="05050F45" w14:textId="77777777" w:rsidR="009E06BF" w:rsidRPr="00971ACE" w:rsidRDefault="009E06BF">
                  <w:pPr>
                    <w:rPr>
                      <w:ins w:id="2982" w:author="James, Christin (DCYF)" w:date="2026-07-01T15:03:00Z" w16du:dateUtc="2026-07-01T22:03:00Z"/>
                      <w:sz w:val="16"/>
                      <w:szCs w:val="16"/>
                      <w:rPrChange w:id="2983" w:author="James, Christin (DCYF)" w:date="2026-07-01T15:09:00Z" w16du:dateUtc="2026-07-01T22:09:00Z">
                        <w:rPr>
                          <w:ins w:id="2984" w:author="James, Christin (DCYF)" w:date="2026-07-01T15:03:00Z" w16du:dateUtc="2026-07-01T22:03:00Z"/>
                          <w:sz w:val="14"/>
                          <w:szCs w:val="14"/>
                        </w:rPr>
                      </w:rPrChange>
                    </w:rPr>
                  </w:pPr>
                  <w:ins w:id="2985" w:author="James, Christin (DCYF)" w:date="2026-07-01T15:03:00Z" w16du:dateUtc="2026-07-01T22:03:00Z">
                    <w:r w:rsidRPr="00971ACE">
                      <w:rPr>
                        <w:sz w:val="16"/>
                        <w:szCs w:val="16"/>
                        <w:rPrChange w:id="2986" w:author="James, Christin (DCYF)" w:date="2026-07-01T15:09:00Z" w16du:dateUtc="2026-07-01T22:09:00Z">
                          <w:rPr>
                            <w:sz w:val="14"/>
                            <w:szCs w:val="14"/>
                          </w:rPr>
                        </w:rPrChange>
                      </w:rPr>
                      <w:t>8</w:t>
                    </w:r>
                  </w:ins>
                </w:p>
              </w:tc>
              <w:tc>
                <w:tcPr>
                  <w:tcW w:w="366" w:type="dxa"/>
                </w:tcPr>
                <w:p w14:paraId="2E2776CD" w14:textId="77777777" w:rsidR="009E06BF" w:rsidRPr="00971ACE" w:rsidRDefault="009E06BF">
                  <w:pPr>
                    <w:rPr>
                      <w:ins w:id="2987" w:author="James, Christin (DCYF)" w:date="2026-07-01T15:03:00Z" w16du:dateUtc="2026-07-01T22:03:00Z"/>
                      <w:sz w:val="16"/>
                      <w:szCs w:val="16"/>
                      <w:rPrChange w:id="2988" w:author="James, Christin (DCYF)" w:date="2026-07-01T15:09:00Z" w16du:dateUtc="2026-07-01T22:09:00Z">
                        <w:rPr>
                          <w:ins w:id="2989" w:author="James, Christin (DCYF)" w:date="2026-07-01T15:03:00Z" w16du:dateUtc="2026-07-01T22:03:00Z"/>
                          <w:sz w:val="14"/>
                          <w:szCs w:val="14"/>
                        </w:rPr>
                      </w:rPrChange>
                    </w:rPr>
                  </w:pPr>
                  <w:ins w:id="2990" w:author="James, Christin (DCYF)" w:date="2026-07-01T15:03:00Z" w16du:dateUtc="2026-07-01T22:03:00Z">
                    <w:r w:rsidRPr="00971ACE">
                      <w:rPr>
                        <w:sz w:val="16"/>
                        <w:szCs w:val="16"/>
                        <w:rPrChange w:id="2991" w:author="James, Christin (DCYF)" w:date="2026-07-01T15:09:00Z" w16du:dateUtc="2026-07-01T22:09:00Z">
                          <w:rPr>
                            <w:sz w:val="14"/>
                            <w:szCs w:val="14"/>
                          </w:rPr>
                        </w:rPrChange>
                      </w:rPr>
                      <w:t>9</w:t>
                    </w:r>
                  </w:ins>
                </w:p>
              </w:tc>
              <w:tc>
                <w:tcPr>
                  <w:tcW w:w="366" w:type="dxa"/>
                </w:tcPr>
                <w:p w14:paraId="3B055ACF" w14:textId="77777777" w:rsidR="009E06BF" w:rsidRPr="00971ACE" w:rsidRDefault="009E06BF">
                  <w:pPr>
                    <w:rPr>
                      <w:ins w:id="2992" w:author="James, Christin (DCYF)" w:date="2026-07-01T15:03:00Z" w16du:dateUtc="2026-07-01T22:03:00Z"/>
                      <w:sz w:val="16"/>
                      <w:szCs w:val="16"/>
                      <w:rPrChange w:id="2993" w:author="James, Christin (DCYF)" w:date="2026-07-01T15:09:00Z" w16du:dateUtc="2026-07-01T22:09:00Z">
                        <w:rPr>
                          <w:ins w:id="2994" w:author="James, Christin (DCYF)" w:date="2026-07-01T15:03:00Z" w16du:dateUtc="2026-07-01T22:03:00Z"/>
                          <w:sz w:val="14"/>
                          <w:szCs w:val="14"/>
                        </w:rPr>
                      </w:rPrChange>
                    </w:rPr>
                  </w:pPr>
                  <w:ins w:id="2995" w:author="James, Christin (DCYF)" w:date="2026-07-01T15:03:00Z" w16du:dateUtc="2026-07-01T22:03:00Z">
                    <w:r w:rsidRPr="00971ACE">
                      <w:rPr>
                        <w:sz w:val="16"/>
                        <w:szCs w:val="16"/>
                        <w:rPrChange w:id="2996" w:author="James, Christin (DCYF)" w:date="2026-07-01T15:09:00Z" w16du:dateUtc="2026-07-01T22:09:00Z">
                          <w:rPr>
                            <w:sz w:val="14"/>
                            <w:szCs w:val="14"/>
                          </w:rPr>
                        </w:rPrChange>
                      </w:rPr>
                      <w:t>10</w:t>
                    </w:r>
                  </w:ins>
                </w:p>
              </w:tc>
              <w:tc>
                <w:tcPr>
                  <w:tcW w:w="366" w:type="dxa"/>
                </w:tcPr>
                <w:p w14:paraId="577983DA" w14:textId="77777777" w:rsidR="009E06BF" w:rsidRPr="00971ACE" w:rsidRDefault="009E06BF">
                  <w:pPr>
                    <w:rPr>
                      <w:ins w:id="2997" w:author="James, Christin (DCYF)" w:date="2026-07-01T15:03:00Z" w16du:dateUtc="2026-07-01T22:03:00Z"/>
                      <w:sz w:val="16"/>
                      <w:szCs w:val="16"/>
                      <w:rPrChange w:id="2998" w:author="James, Christin (DCYF)" w:date="2026-07-01T15:09:00Z" w16du:dateUtc="2026-07-01T22:09:00Z">
                        <w:rPr>
                          <w:ins w:id="2999" w:author="James, Christin (DCYF)" w:date="2026-07-01T15:03:00Z" w16du:dateUtc="2026-07-01T22:03:00Z"/>
                          <w:sz w:val="14"/>
                          <w:szCs w:val="14"/>
                        </w:rPr>
                      </w:rPrChange>
                    </w:rPr>
                  </w:pPr>
                  <w:ins w:id="3000" w:author="James, Christin (DCYF)" w:date="2026-07-01T15:03:00Z" w16du:dateUtc="2026-07-01T22:03:00Z">
                    <w:r w:rsidRPr="00971ACE">
                      <w:rPr>
                        <w:sz w:val="16"/>
                        <w:szCs w:val="16"/>
                        <w:rPrChange w:id="3001" w:author="James, Christin (DCYF)" w:date="2026-07-01T15:09:00Z" w16du:dateUtc="2026-07-01T22:09:00Z">
                          <w:rPr>
                            <w:sz w:val="14"/>
                            <w:szCs w:val="14"/>
                          </w:rPr>
                        </w:rPrChange>
                      </w:rPr>
                      <w:t>11</w:t>
                    </w:r>
                  </w:ins>
                </w:p>
              </w:tc>
              <w:tc>
                <w:tcPr>
                  <w:tcW w:w="366" w:type="dxa"/>
                </w:tcPr>
                <w:p w14:paraId="6BC41510" w14:textId="77777777" w:rsidR="009E06BF" w:rsidRPr="00971ACE" w:rsidRDefault="009E06BF">
                  <w:pPr>
                    <w:rPr>
                      <w:ins w:id="3002" w:author="James, Christin (DCYF)" w:date="2026-07-01T15:03:00Z" w16du:dateUtc="2026-07-01T22:03:00Z"/>
                      <w:sz w:val="16"/>
                      <w:szCs w:val="16"/>
                      <w:rPrChange w:id="3003" w:author="James, Christin (DCYF)" w:date="2026-07-01T15:09:00Z" w16du:dateUtc="2026-07-01T22:09:00Z">
                        <w:rPr>
                          <w:ins w:id="3004" w:author="James, Christin (DCYF)" w:date="2026-07-01T15:03:00Z" w16du:dateUtc="2026-07-01T22:03:00Z"/>
                          <w:sz w:val="14"/>
                          <w:szCs w:val="14"/>
                        </w:rPr>
                      </w:rPrChange>
                    </w:rPr>
                  </w:pPr>
                  <w:ins w:id="3005" w:author="James, Christin (DCYF)" w:date="2026-07-01T15:03:00Z" w16du:dateUtc="2026-07-01T22:03:00Z">
                    <w:r w:rsidRPr="00971ACE">
                      <w:rPr>
                        <w:sz w:val="16"/>
                        <w:szCs w:val="16"/>
                        <w:rPrChange w:id="3006" w:author="James, Christin (DCYF)" w:date="2026-07-01T15:09:00Z" w16du:dateUtc="2026-07-01T22:09:00Z">
                          <w:rPr>
                            <w:sz w:val="14"/>
                            <w:szCs w:val="14"/>
                          </w:rPr>
                        </w:rPrChange>
                      </w:rPr>
                      <w:t>12</w:t>
                    </w:r>
                  </w:ins>
                </w:p>
              </w:tc>
              <w:tc>
                <w:tcPr>
                  <w:tcW w:w="366" w:type="dxa"/>
                </w:tcPr>
                <w:p w14:paraId="5C6902F8" w14:textId="77777777" w:rsidR="009E06BF" w:rsidRPr="00971ACE" w:rsidRDefault="009E06BF">
                  <w:pPr>
                    <w:rPr>
                      <w:ins w:id="3007" w:author="James, Christin (DCYF)" w:date="2026-07-01T15:03:00Z" w16du:dateUtc="2026-07-01T22:03:00Z"/>
                      <w:sz w:val="16"/>
                      <w:szCs w:val="16"/>
                      <w:rPrChange w:id="3008" w:author="James, Christin (DCYF)" w:date="2026-07-01T15:09:00Z" w16du:dateUtc="2026-07-01T22:09:00Z">
                        <w:rPr>
                          <w:ins w:id="3009" w:author="James, Christin (DCYF)" w:date="2026-07-01T15:03:00Z" w16du:dateUtc="2026-07-01T22:03:00Z"/>
                          <w:sz w:val="14"/>
                          <w:szCs w:val="14"/>
                        </w:rPr>
                      </w:rPrChange>
                    </w:rPr>
                  </w:pPr>
                  <w:ins w:id="3010" w:author="James, Christin (DCYF)" w:date="2026-07-01T15:03:00Z" w16du:dateUtc="2026-07-01T22:03:00Z">
                    <w:r w:rsidRPr="00971ACE">
                      <w:rPr>
                        <w:sz w:val="16"/>
                        <w:szCs w:val="16"/>
                        <w:rPrChange w:id="3011" w:author="James, Christin (DCYF)" w:date="2026-07-01T15:09:00Z" w16du:dateUtc="2026-07-01T22:09:00Z">
                          <w:rPr>
                            <w:sz w:val="14"/>
                            <w:szCs w:val="14"/>
                          </w:rPr>
                        </w:rPrChange>
                      </w:rPr>
                      <w:t>13</w:t>
                    </w:r>
                  </w:ins>
                </w:p>
              </w:tc>
              <w:tc>
                <w:tcPr>
                  <w:tcW w:w="366" w:type="dxa"/>
                </w:tcPr>
                <w:p w14:paraId="43A3BD2F" w14:textId="77777777" w:rsidR="009E06BF" w:rsidRPr="00971ACE" w:rsidRDefault="009E06BF">
                  <w:pPr>
                    <w:rPr>
                      <w:ins w:id="3012" w:author="James, Christin (DCYF)" w:date="2026-07-01T15:03:00Z" w16du:dateUtc="2026-07-01T22:03:00Z"/>
                      <w:sz w:val="16"/>
                      <w:szCs w:val="16"/>
                      <w:rPrChange w:id="3013" w:author="James, Christin (DCYF)" w:date="2026-07-01T15:09:00Z" w16du:dateUtc="2026-07-01T22:09:00Z">
                        <w:rPr>
                          <w:ins w:id="3014" w:author="James, Christin (DCYF)" w:date="2026-07-01T15:03:00Z" w16du:dateUtc="2026-07-01T22:03:00Z"/>
                          <w:sz w:val="14"/>
                          <w:szCs w:val="14"/>
                        </w:rPr>
                      </w:rPrChange>
                    </w:rPr>
                  </w:pPr>
                  <w:ins w:id="3015" w:author="James, Christin (DCYF)" w:date="2026-07-01T15:03:00Z" w16du:dateUtc="2026-07-01T22:03:00Z">
                    <w:r w:rsidRPr="00971ACE">
                      <w:rPr>
                        <w:sz w:val="16"/>
                        <w:szCs w:val="16"/>
                        <w:rPrChange w:id="3016" w:author="James, Christin (DCYF)" w:date="2026-07-01T15:09:00Z" w16du:dateUtc="2026-07-01T22:09:00Z">
                          <w:rPr>
                            <w:sz w:val="14"/>
                            <w:szCs w:val="14"/>
                          </w:rPr>
                        </w:rPrChange>
                      </w:rPr>
                      <w:t>14</w:t>
                    </w:r>
                  </w:ins>
                </w:p>
              </w:tc>
            </w:tr>
            <w:tr w:rsidR="009E06BF" w:rsidRPr="00971ACE" w14:paraId="55DBBDC6" w14:textId="77777777" w:rsidTr="70006B5F">
              <w:trPr>
                <w:ins w:id="3017" w:author="James, Christin (DCYF)" w:date="2026-07-01T15:03:00Z"/>
              </w:trPr>
              <w:tc>
                <w:tcPr>
                  <w:tcW w:w="366" w:type="dxa"/>
                </w:tcPr>
                <w:p w14:paraId="662EFD9E" w14:textId="77777777" w:rsidR="009E06BF" w:rsidRPr="00971ACE" w:rsidRDefault="009E06BF">
                  <w:pPr>
                    <w:rPr>
                      <w:ins w:id="3018" w:author="James, Christin (DCYF)" w:date="2026-07-01T15:03:00Z" w16du:dateUtc="2026-07-01T22:03:00Z"/>
                      <w:sz w:val="16"/>
                      <w:szCs w:val="16"/>
                      <w:rPrChange w:id="3019" w:author="James, Christin (DCYF)" w:date="2026-07-01T15:09:00Z" w16du:dateUtc="2026-07-01T22:09:00Z">
                        <w:rPr>
                          <w:ins w:id="3020" w:author="James, Christin (DCYF)" w:date="2026-07-01T15:03:00Z" w16du:dateUtc="2026-07-01T22:03:00Z"/>
                          <w:sz w:val="14"/>
                          <w:szCs w:val="14"/>
                        </w:rPr>
                      </w:rPrChange>
                    </w:rPr>
                  </w:pPr>
                  <w:ins w:id="3021" w:author="James, Christin (DCYF)" w:date="2026-07-01T15:03:00Z" w16du:dateUtc="2026-07-01T22:03:00Z">
                    <w:r w:rsidRPr="00971ACE">
                      <w:rPr>
                        <w:sz w:val="16"/>
                        <w:szCs w:val="16"/>
                        <w:rPrChange w:id="3022" w:author="James, Christin (DCYF)" w:date="2026-07-01T15:09:00Z" w16du:dateUtc="2026-07-01T22:09:00Z">
                          <w:rPr>
                            <w:sz w:val="14"/>
                            <w:szCs w:val="14"/>
                          </w:rPr>
                        </w:rPrChange>
                      </w:rPr>
                      <w:t>15</w:t>
                    </w:r>
                  </w:ins>
                </w:p>
              </w:tc>
              <w:tc>
                <w:tcPr>
                  <w:tcW w:w="366" w:type="dxa"/>
                </w:tcPr>
                <w:p w14:paraId="33C48751" w14:textId="77777777" w:rsidR="009E06BF" w:rsidRPr="00971ACE" w:rsidRDefault="009E06BF">
                  <w:pPr>
                    <w:rPr>
                      <w:ins w:id="3023" w:author="James, Christin (DCYF)" w:date="2026-07-01T15:03:00Z" w16du:dateUtc="2026-07-01T22:03:00Z"/>
                      <w:sz w:val="16"/>
                      <w:szCs w:val="16"/>
                      <w:rPrChange w:id="3024" w:author="James, Christin (DCYF)" w:date="2026-07-01T15:09:00Z" w16du:dateUtc="2026-07-01T22:09:00Z">
                        <w:rPr>
                          <w:ins w:id="3025" w:author="James, Christin (DCYF)" w:date="2026-07-01T15:03:00Z" w16du:dateUtc="2026-07-01T22:03:00Z"/>
                          <w:sz w:val="14"/>
                          <w:szCs w:val="14"/>
                        </w:rPr>
                      </w:rPrChange>
                    </w:rPr>
                  </w:pPr>
                  <w:ins w:id="3026" w:author="James, Christin (DCYF)" w:date="2026-07-01T15:03:00Z" w16du:dateUtc="2026-07-01T22:03:00Z">
                    <w:r w:rsidRPr="00971ACE">
                      <w:rPr>
                        <w:sz w:val="16"/>
                        <w:szCs w:val="16"/>
                        <w:rPrChange w:id="3027" w:author="James, Christin (DCYF)" w:date="2026-07-01T15:09:00Z" w16du:dateUtc="2026-07-01T22:09:00Z">
                          <w:rPr>
                            <w:sz w:val="14"/>
                            <w:szCs w:val="14"/>
                          </w:rPr>
                        </w:rPrChange>
                      </w:rPr>
                      <w:t>16</w:t>
                    </w:r>
                  </w:ins>
                </w:p>
              </w:tc>
              <w:tc>
                <w:tcPr>
                  <w:tcW w:w="366" w:type="dxa"/>
                </w:tcPr>
                <w:p w14:paraId="1587FE01" w14:textId="77777777" w:rsidR="009E06BF" w:rsidRPr="00971ACE" w:rsidRDefault="009E06BF">
                  <w:pPr>
                    <w:rPr>
                      <w:ins w:id="3028" w:author="James, Christin (DCYF)" w:date="2026-07-01T15:03:00Z" w16du:dateUtc="2026-07-01T22:03:00Z"/>
                      <w:sz w:val="16"/>
                      <w:szCs w:val="16"/>
                      <w:rPrChange w:id="3029" w:author="James, Christin (DCYF)" w:date="2026-07-01T15:09:00Z" w16du:dateUtc="2026-07-01T22:09:00Z">
                        <w:rPr>
                          <w:ins w:id="3030" w:author="James, Christin (DCYF)" w:date="2026-07-01T15:03:00Z" w16du:dateUtc="2026-07-01T22:03:00Z"/>
                          <w:sz w:val="14"/>
                          <w:szCs w:val="14"/>
                        </w:rPr>
                      </w:rPrChange>
                    </w:rPr>
                  </w:pPr>
                  <w:ins w:id="3031" w:author="James, Christin (DCYF)" w:date="2026-07-01T15:03:00Z" w16du:dateUtc="2026-07-01T22:03:00Z">
                    <w:r w:rsidRPr="00971ACE">
                      <w:rPr>
                        <w:sz w:val="16"/>
                        <w:szCs w:val="16"/>
                        <w:rPrChange w:id="3032" w:author="James, Christin (DCYF)" w:date="2026-07-01T15:09:00Z" w16du:dateUtc="2026-07-01T22:09:00Z">
                          <w:rPr>
                            <w:sz w:val="14"/>
                            <w:szCs w:val="14"/>
                          </w:rPr>
                        </w:rPrChange>
                      </w:rPr>
                      <w:t>17</w:t>
                    </w:r>
                  </w:ins>
                </w:p>
              </w:tc>
              <w:tc>
                <w:tcPr>
                  <w:tcW w:w="366" w:type="dxa"/>
                </w:tcPr>
                <w:p w14:paraId="1D281C18" w14:textId="77777777" w:rsidR="009E06BF" w:rsidRPr="00971ACE" w:rsidRDefault="009E06BF">
                  <w:pPr>
                    <w:rPr>
                      <w:ins w:id="3033" w:author="James, Christin (DCYF)" w:date="2026-07-01T15:03:00Z" w16du:dateUtc="2026-07-01T22:03:00Z"/>
                      <w:sz w:val="16"/>
                      <w:szCs w:val="16"/>
                      <w:rPrChange w:id="3034" w:author="James, Christin (DCYF)" w:date="2026-07-01T15:09:00Z" w16du:dateUtc="2026-07-01T22:09:00Z">
                        <w:rPr>
                          <w:ins w:id="3035" w:author="James, Christin (DCYF)" w:date="2026-07-01T15:03:00Z" w16du:dateUtc="2026-07-01T22:03:00Z"/>
                          <w:sz w:val="14"/>
                          <w:szCs w:val="14"/>
                        </w:rPr>
                      </w:rPrChange>
                    </w:rPr>
                  </w:pPr>
                  <w:ins w:id="3036" w:author="James, Christin (DCYF)" w:date="2026-07-01T15:03:00Z" w16du:dateUtc="2026-07-01T22:03:00Z">
                    <w:r w:rsidRPr="00971ACE">
                      <w:rPr>
                        <w:sz w:val="16"/>
                        <w:szCs w:val="16"/>
                        <w:rPrChange w:id="3037" w:author="James, Christin (DCYF)" w:date="2026-07-01T15:09:00Z" w16du:dateUtc="2026-07-01T22:09:00Z">
                          <w:rPr>
                            <w:sz w:val="14"/>
                            <w:szCs w:val="14"/>
                          </w:rPr>
                        </w:rPrChange>
                      </w:rPr>
                      <w:t>18</w:t>
                    </w:r>
                  </w:ins>
                </w:p>
              </w:tc>
              <w:tc>
                <w:tcPr>
                  <w:tcW w:w="366" w:type="dxa"/>
                </w:tcPr>
                <w:p w14:paraId="26CA933F" w14:textId="77777777" w:rsidR="009E06BF" w:rsidRPr="00971ACE" w:rsidRDefault="009E06BF">
                  <w:pPr>
                    <w:rPr>
                      <w:ins w:id="3038" w:author="James, Christin (DCYF)" w:date="2026-07-01T15:03:00Z" w16du:dateUtc="2026-07-01T22:03:00Z"/>
                      <w:sz w:val="16"/>
                      <w:szCs w:val="16"/>
                      <w:rPrChange w:id="3039" w:author="James, Christin (DCYF)" w:date="2026-07-01T15:09:00Z" w16du:dateUtc="2026-07-01T22:09:00Z">
                        <w:rPr>
                          <w:ins w:id="3040" w:author="James, Christin (DCYF)" w:date="2026-07-01T15:03:00Z" w16du:dateUtc="2026-07-01T22:03:00Z"/>
                          <w:sz w:val="14"/>
                          <w:szCs w:val="14"/>
                        </w:rPr>
                      </w:rPrChange>
                    </w:rPr>
                  </w:pPr>
                  <w:ins w:id="3041" w:author="James, Christin (DCYF)" w:date="2026-07-01T15:03:00Z" w16du:dateUtc="2026-07-01T22:03:00Z">
                    <w:r w:rsidRPr="00971ACE">
                      <w:rPr>
                        <w:sz w:val="16"/>
                        <w:szCs w:val="16"/>
                        <w:rPrChange w:id="3042" w:author="James, Christin (DCYF)" w:date="2026-07-01T15:09:00Z" w16du:dateUtc="2026-07-01T22:09:00Z">
                          <w:rPr>
                            <w:sz w:val="14"/>
                            <w:szCs w:val="14"/>
                          </w:rPr>
                        </w:rPrChange>
                      </w:rPr>
                      <w:t>19</w:t>
                    </w:r>
                  </w:ins>
                </w:p>
              </w:tc>
              <w:tc>
                <w:tcPr>
                  <w:tcW w:w="366" w:type="dxa"/>
                </w:tcPr>
                <w:p w14:paraId="447F9926" w14:textId="77777777" w:rsidR="009E06BF" w:rsidRPr="00971ACE" w:rsidRDefault="009E06BF">
                  <w:pPr>
                    <w:rPr>
                      <w:ins w:id="3043" w:author="James, Christin (DCYF)" w:date="2026-07-01T15:03:00Z" w16du:dateUtc="2026-07-01T22:03:00Z"/>
                      <w:sz w:val="16"/>
                      <w:szCs w:val="16"/>
                      <w:rPrChange w:id="3044" w:author="James, Christin (DCYF)" w:date="2026-07-01T15:09:00Z" w16du:dateUtc="2026-07-01T22:09:00Z">
                        <w:rPr>
                          <w:ins w:id="3045" w:author="James, Christin (DCYF)" w:date="2026-07-01T15:03:00Z" w16du:dateUtc="2026-07-01T22:03:00Z"/>
                          <w:sz w:val="14"/>
                          <w:szCs w:val="14"/>
                        </w:rPr>
                      </w:rPrChange>
                    </w:rPr>
                  </w:pPr>
                  <w:ins w:id="3046" w:author="James, Christin (DCYF)" w:date="2026-07-01T15:03:00Z" w16du:dateUtc="2026-07-01T22:03:00Z">
                    <w:r w:rsidRPr="00971ACE">
                      <w:rPr>
                        <w:sz w:val="16"/>
                        <w:szCs w:val="16"/>
                        <w:rPrChange w:id="3047" w:author="James, Christin (DCYF)" w:date="2026-07-01T15:09:00Z" w16du:dateUtc="2026-07-01T22:09:00Z">
                          <w:rPr>
                            <w:sz w:val="14"/>
                            <w:szCs w:val="14"/>
                          </w:rPr>
                        </w:rPrChange>
                      </w:rPr>
                      <w:t>20</w:t>
                    </w:r>
                  </w:ins>
                </w:p>
              </w:tc>
              <w:tc>
                <w:tcPr>
                  <w:tcW w:w="366" w:type="dxa"/>
                </w:tcPr>
                <w:p w14:paraId="6E2328A9" w14:textId="77777777" w:rsidR="009E06BF" w:rsidRPr="00971ACE" w:rsidRDefault="009E06BF">
                  <w:pPr>
                    <w:rPr>
                      <w:ins w:id="3048" w:author="James, Christin (DCYF)" w:date="2026-07-01T15:03:00Z" w16du:dateUtc="2026-07-01T22:03:00Z"/>
                      <w:sz w:val="16"/>
                      <w:szCs w:val="16"/>
                      <w:rPrChange w:id="3049" w:author="James, Christin (DCYF)" w:date="2026-07-01T15:09:00Z" w16du:dateUtc="2026-07-01T22:09:00Z">
                        <w:rPr>
                          <w:ins w:id="3050" w:author="James, Christin (DCYF)" w:date="2026-07-01T15:03:00Z" w16du:dateUtc="2026-07-01T22:03:00Z"/>
                          <w:sz w:val="14"/>
                          <w:szCs w:val="14"/>
                        </w:rPr>
                      </w:rPrChange>
                    </w:rPr>
                  </w:pPr>
                  <w:ins w:id="3051" w:author="James, Christin (DCYF)" w:date="2026-07-01T15:03:00Z" w16du:dateUtc="2026-07-01T22:03:00Z">
                    <w:r w:rsidRPr="00971ACE">
                      <w:rPr>
                        <w:sz w:val="16"/>
                        <w:szCs w:val="16"/>
                        <w:rPrChange w:id="3052" w:author="James, Christin (DCYF)" w:date="2026-07-01T15:09:00Z" w16du:dateUtc="2026-07-01T22:09:00Z">
                          <w:rPr>
                            <w:sz w:val="14"/>
                            <w:szCs w:val="14"/>
                          </w:rPr>
                        </w:rPrChange>
                      </w:rPr>
                      <w:t>21</w:t>
                    </w:r>
                  </w:ins>
                </w:p>
              </w:tc>
            </w:tr>
            <w:tr w:rsidR="009E06BF" w:rsidRPr="00971ACE" w14:paraId="1B9A0C30" w14:textId="77777777" w:rsidTr="70006B5F">
              <w:trPr>
                <w:ins w:id="3053" w:author="James, Christin (DCYF)" w:date="2026-07-01T15:03:00Z"/>
              </w:trPr>
              <w:tc>
                <w:tcPr>
                  <w:tcW w:w="366" w:type="dxa"/>
                </w:tcPr>
                <w:p w14:paraId="6A0C41CC" w14:textId="77777777" w:rsidR="009E06BF" w:rsidRPr="00971ACE" w:rsidRDefault="009E06BF">
                  <w:pPr>
                    <w:rPr>
                      <w:ins w:id="3054" w:author="James, Christin (DCYF)" w:date="2026-07-01T15:03:00Z" w16du:dateUtc="2026-07-01T22:03:00Z"/>
                      <w:sz w:val="16"/>
                      <w:szCs w:val="16"/>
                      <w:rPrChange w:id="3055" w:author="James, Christin (DCYF)" w:date="2026-07-01T15:09:00Z" w16du:dateUtc="2026-07-01T22:09:00Z">
                        <w:rPr>
                          <w:ins w:id="3056" w:author="James, Christin (DCYF)" w:date="2026-07-01T15:03:00Z" w16du:dateUtc="2026-07-01T22:03:00Z"/>
                          <w:sz w:val="14"/>
                          <w:szCs w:val="14"/>
                        </w:rPr>
                      </w:rPrChange>
                    </w:rPr>
                  </w:pPr>
                  <w:ins w:id="3057" w:author="James, Christin (DCYF)" w:date="2026-07-01T15:03:00Z" w16du:dateUtc="2026-07-01T22:03:00Z">
                    <w:r w:rsidRPr="00971ACE">
                      <w:rPr>
                        <w:sz w:val="16"/>
                        <w:szCs w:val="16"/>
                        <w:rPrChange w:id="3058" w:author="James, Christin (DCYF)" w:date="2026-07-01T15:09:00Z" w16du:dateUtc="2026-07-01T22:09:00Z">
                          <w:rPr>
                            <w:sz w:val="14"/>
                            <w:szCs w:val="14"/>
                          </w:rPr>
                        </w:rPrChange>
                      </w:rPr>
                      <w:t>22</w:t>
                    </w:r>
                  </w:ins>
                </w:p>
              </w:tc>
              <w:tc>
                <w:tcPr>
                  <w:tcW w:w="366" w:type="dxa"/>
                </w:tcPr>
                <w:p w14:paraId="73452C63" w14:textId="77777777" w:rsidR="009E06BF" w:rsidRPr="00971ACE" w:rsidRDefault="009E06BF">
                  <w:pPr>
                    <w:rPr>
                      <w:ins w:id="3059" w:author="James, Christin (DCYF)" w:date="2026-07-01T15:03:00Z" w16du:dateUtc="2026-07-01T22:03:00Z"/>
                      <w:sz w:val="16"/>
                      <w:szCs w:val="16"/>
                      <w:rPrChange w:id="3060" w:author="James, Christin (DCYF)" w:date="2026-07-01T15:09:00Z" w16du:dateUtc="2026-07-01T22:09:00Z">
                        <w:rPr>
                          <w:ins w:id="3061" w:author="James, Christin (DCYF)" w:date="2026-07-01T15:03:00Z" w16du:dateUtc="2026-07-01T22:03:00Z"/>
                          <w:sz w:val="14"/>
                          <w:szCs w:val="14"/>
                        </w:rPr>
                      </w:rPrChange>
                    </w:rPr>
                  </w:pPr>
                  <w:ins w:id="3062" w:author="James, Christin (DCYF)" w:date="2026-07-01T15:03:00Z" w16du:dateUtc="2026-07-01T22:03:00Z">
                    <w:r w:rsidRPr="00971ACE">
                      <w:rPr>
                        <w:sz w:val="16"/>
                        <w:szCs w:val="16"/>
                        <w:rPrChange w:id="3063" w:author="James, Christin (DCYF)" w:date="2026-07-01T15:09:00Z" w16du:dateUtc="2026-07-01T22:09:00Z">
                          <w:rPr>
                            <w:sz w:val="14"/>
                            <w:szCs w:val="14"/>
                          </w:rPr>
                        </w:rPrChange>
                      </w:rPr>
                      <w:t>23</w:t>
                    </w:r>
                  </w:ins>
                </w:p>
              </w:tc>
              <w:tc>
                <w:tcPr>
                  <w:tcW w:w="366" w:type="dxa"/>
                </w:tcPr>
                <w:p w14:paraId="3FC4C6C7" w14:textId="77777777" w:rsidR="009E06BF" w:rsidRPr="00971ACE" w:rsidRDefault="009E06BF">
                  <w:pPr>
                    <w:rPr>
                      <w:ins w:id="3064" w:author="James, Christin (DCYF)" w:date="2026-07-01T15:03:00Z" w16du:dateUtc="2026-07-01T22:03:00Z"/>
                      <w:sz w:val="16"/>
                      <w:szCs w:val="16"/>
                      <w:rPrChange w:id="3065" w:author="James, Christin (DCYF)" w:date="2026-07-01T15:09:00Z" w16du:dateUtc="2026-07-01T22:09:00Z">
                        <w:rPr>
                          <w:ins w:id="3066" w:author="James, Christin (DCYF)" w:date="2026-07-01T15:03:00Z" w16du:dateUtc="2026-07-01T22:03:00Z"/>
                          <w:sz w:val="14"/>
                          <w:szCs w:val="14"/>
                        </w:rPr>
                      </w:rPrChange>
                    </w:rPr>
                  </w:pPr>
                  <w:ins w:id="3067" w:author="James, Christin (DCYF)" w:date="2026-07-01T15:03:00Z" w16du:dateUtc="2026-07-01T22:03:00Z">
                    <w:r w:rsidRPr="00971ACE">
                      <w:rPr>
                        <w:sz w:val="16"/>
                        <w:szCs w:val="16"/>
                        <w:rPrChange w:id="3068" w:author="James, Christin (DCYF)" w:date="2026-07-01T15:09:00Z" w16du:dateUtc="2026-07-01T22:09:00Z">
                          <w:rPr>
                            <w:sz w:val="14"/>
                            <w:szCs w:val="14"/>
                          </w:rPr>
                        </w:rPrChange>
                      </w:rPr>
                      <w:t>24</w:t>
                    </w:r>
                  </w:ins>
                </w:p>
              </w:tc>
              <w:tc>
                <w:tcPr>
                  <w:tcW w:w="366" w:type="dxa"/>
                </w:tcPr>
                <w:p w14:paraId="7B0AA106" w14:textId="77777777" w:rsidR="009E06BF" w:rsidRPr="00971ACE" w:rsidRDefault="009E06BF">
                  <w:pPr>
                    <w:rPr>
                      <w:ins w:id="3069" w:author="James, Christin (DCYF)" w:date="2026-07-01T15:03:00Z" w16du:dateUtc="2026-07-01T22:03:00Z"/>
                      <w:sz w:val="16"/>
                      <w:szCs w:val="16"/>
                      <w:rPrChange w:id="3070" w:author="James, Christin (DCYF)" w:date="2026-07-01T15:09:00Z" w16du:dateUtc="2026-07-01T22:09:00Z">
                        <w:rPr>
                          <w:ins w:id="3071" w:author="James, Christin (DCYF)" w:date="2026-07-01T15:03:00Z" w16du:dateUtc="2026-07-01T22:03:00Z"/>
                          <w:sz w:val="14"/>
                          <w:szCs w:val="14"/>
                        </w:rPr>
                      </w:rPrChange>
                    </w:rPr>
                  </w:pPr>
                  <w:ins w:id="3072" w:author="James, Christin (DCYF)" w:date="2026-07-01T15:03:00Z" w16du:dateUtc="2026-07-01T22:03:00Z">
                    <w:r w:rsidRPr="00971ACE">
                      <w:rPr>
                        <w:sz w:val="16"/>
                        <w:szCs w:val="16"/>
                        <w:rPrChange w:id="3073" w:author="James, Christin (DCYF)" w:date="2026-07-01T15:09:00Z" w16du:dateUtc="2026-07-01T22:09:00Z">
                          <w:rPr>
                            <w:sz w:val="14"/>
                            <w:szCs w:val="14"/>
                          </w:rPr>
                        </w:rPrChange>
                      </w:rPr>
                      <w:t>25</w:t>
                    </w:r>
                  </w:ins>
                </w:p>
              </w:tc>
              <w:tc>
                <w:tcPr>
                  <w:tcW w:w="366" w:type="dxa"/>
                </w:tcPr>
                <w:p w14:paraId="61D05020" w14:textId="77777777" w:rsidR="009E06BF" w:rsidRPr="00971ACE" w:rsidRDefault="009E06BF">
                  <w:pPr>
                    <w:rPr>
                      <w:ins w:id="3074" w:author="James, Christin (DCYF)" w:date="2026-07-01T15:03:00Z" w16du:dateUtc="2026-07-01T22:03:00Z"/>
                      <w:sz w:val="16"/>
                      <w:szCs w:val="16"/>
                      <w:rPrChange w:id="3075" w:author="James, Christin (DCYF)" w:date="2026-07-01T15:09:00Z" w16du:dateUtc="2026-07-01T22:09:00Z">
                        <w:rPr>
                          <w:ins w:id="3076" w:author="James, Christin (DCYF)" w:date="2026-07-01T15:03:00Z" w16du:dateUtc="2026-07-01T22:03:00Z"/>
                          <w:sz w:val="14"/>
                          <w:szCs w:val="14"/>
                        </w:rPr>
                      </w:rPrChange>
                    </w:rPr>
                  </w:pPr>
                  <w:ins w:id="3077" w:author="James, Christin (DCYF)" w:date="2026-07-01T15:03:00Z" w16du:dateUtc="2026-07-01T22:03:00Z">
                    <w:r w:rsidRPr="00971ACE">
                      <w:rPr>
                        <w:sz w:val="16"/>
                        <w:szCs w:val="16"/>
                        <w:rPrChange w:id="3078" w:author="James, Christin (DCYF)" w:date="2026-07-01T15:09:00Z" w16du:dateUtc="2026-07-01T22:09:00Z">
                          <w:rPr>
                            <w:sz w:val="14"/>
                            <w:szCs w:val="14"/>
                          </w:rPr>
                        </w:rPrChange>
                      </w:rPr>
                      <w:t>26</w:t>
                    </w:r>
                  </w:ins>
                </w:p>
              </w:tc>
              <w:tc>
                <w:tcPr>
                  <w:tcW w:w="366" w:type="dxa"/>
                </w:tcPr>
                <w:p w14:paraId="58C78936" w14:textId="226E6933" w:rsidR="70006B5F" w:rsidRDefault="70006B5F" w:rsidP="70006B5F">
                  <w:pPr>
                    <w:rPr>
                      <w:sz w:val="16"/>
                      <w:szCs w:val="16"/>
                      <w:rPrChange w:id="3079" w:author="Unknown" w16du:dateUtc="2026-07-01T22:09:00Z">
                        <w:rPr/>
                      </w:rPrChange>
                    </w:rPr>
                  </w:pPr>
                  <w:r w:rsidRPr="70006B5F">
                    <w:rPr>
                      <w:sz w:val="16"/>
                      <w:szCs w:val="16"/>
                    </w:rPr>
                    <w:t>27</w:t>
                  </w:r>
                </w:p>
              </w:tc>
              <w:tc>
                <w:tcPr>
                  <w:tcW w:w="366" w:type="dxa"/>
                </w:tcPr>
                <w:p w14:paraId="1EF69F52" w14:textId="1DA3D443" w:rsidR="70006B5F" w:rsidRDefault="70006B5F" w:rsidP="70006B5F">
                  <w:pPr>
                    <w:rPr>
                      <w:sz w:val="16"/>
                      <w:szCs w:val="16"/>
                      <w:rPrChange w:id="3080" w:author="Unknown" w16du:dateUtc="2026-07-01T22:09:00Z">
                        <w:rPr/>
                      </w:rPrChange>
                    </w:rPr>
                  </w:pPr>
                  <w:r w:rsidRPr="70006B5F">
                    <w:rPr>
                      <w:sz w:val="16"/>
                      <w:szCs w:val="16"/>
                    </w:rPr>
                    <w:t>28</w:t>
                  </w:r>
                </w:p>
              </w:tc>
            </w:tr>
            <w:tr w:rsidR="009E06BF" w:rsidRPr="00971ACE" w14:paraId="164568E6" w14:textId="77777777" w:rsidTr="70006B5F">
              <w:trPr>
                <w:ins w:id="3081" w:author="James, Christin (DCYF)" w:date="2026-07-01T15:03:00Z"/>
              </w:trPr>
              <w:tc>
                <w:tcPr>
                  <w:tcW w:w="366" w:type="dxa"/>
                </w:tcPr>
                <w:p w14:paraId="7FD24A47" w14:textId="77777777" w:rsidR="009E06BF" w:rsidRPr="00971ACE" w:rsidRDefault="009E06BF">
                  <w:pPr>
                    <w:rPr>
                      <w:ins w:id="3082" w:author="James, Christin (DCYF)" w:date="2026-07-01T15:03:00Z" w16du:dateUtc="2026-07-01T22:03:00Z"/>
                      <w:sz w:val="16"/>
                      <w:szCs w:val="16"/>
                      <w:rPrChange w:id="3083" w:author="James, Christin (DCYF)" w:date="2026-07-01T15:09:00Z" w16du:dateUtc="2026-07-01T22:09:00Z">
                        <w:rPr>
                          <w:ins w:id="3084" w:author="James, Christin (DCYF)" w:date="2026-07-01T15:03:00Z" w16du:dateUtc="2026-07-01T22:03:00Z"/>
                          <w:sz w:val="14"/>
                          <w:szCs w:val="14"/>
                        </w:rPr>
                      </w:rPrChange>
                    </w:rPr>
                  </w:pPr>
                  <w:ins w:id="3085" w:author="James, Christin (DCYF)" w:date="2026-07-01T15:03:00Z" w16du:dateUtc="2026-07-01T22:03:00Z">
                    <w:r w:rsidRPr="00971ACE">
                      <w:rPr>
                        <w:sz w:val="16"/>
                        <w:szCs w:val="16"/>
                        <w:rPrChange w:id="3086" w:author="James, Christin (DCYF)" w:date="2026-07-01T15:09:00Z" w16du:dateUtc="2026-07-01T22:09:00Z">
                          <w:rPr>
                            <w:sz w:val="14"/>
                            <w:szCs w:val="14"/>
                          </w:rPr>
                        </w:rPrChange>
                      </w:rPr>
                      <w:t>29</w:t>
                    </w:r>
                  </w:ins>
                </w:p>
              </w:tc>
              <w:tc>
                <w:tcPr>
                  <w:tcW w:w="366" w:type="dxa"/>
                </w:tcPr>
                <w:p w14:paraId="41787284" w14:textId="77777777" w:rsidR="009E06BF" w:rsidRPr="00971ACE" w:rsidRDefault="009E06BF">
                  <w:pPr>
                    <w:rPr>
                      <w:ins w:id="3087" w:author="James, Christin (DCYF)" w:date="2026-07-01T15:03:00Z" w16du:dateUtc="2026-07-01T22:03:00Z"/>
                      <w:sz w:val="16"/>
                      <w:szCs w:val="16"/>
                      <w:rPrChange w:id="3088" w:author="James, Christin (DCYF)" w:date="2026-07-01T15:09:00Z" w16du:dateUtc="2026-07-01T22:09:00Z">
                        <w:rPr>
                          <w:ins w:id="3089" w:author="James, Christin (DCYF)" w:date="2026-07-01T15:03:00Z" w16du:dateUtc="2026-07-01T22:03:00Z"/>
                          <w:sz w:val="14"/>
                          <w:szCs w:val="14"/>
                        </w:rPr>
                      </w:rPrChange>
                    </w:rPr>
                  </w:pPr>
                  <w:ins w:id="3090" w:author="James, Christin (DCYF)" w:date="2026-07-01T15:03:00Z" w16du:dateUtc="2026-07-01T22:03:00Z">
                    <w:r w:rsidRPr="00971ACE">
                      <w:rPr>
                        <w:sz w:val="16"/>
                        <w:szCs w:val="16"/>
                        <w:rPrChange w:id="3091" w:author="James, Christin (DCYF)" w:date="2026-07-01T15:09:00Z" w16du:dateUtc="2026-07-01T22:09:00Z">
                          <w:rPr>
                            <w:sz w:val="14"/>
                            <w:szCs w:val="14"/>
                          </w:rPr>
                        </w:rPrChange>
                      </w:rPr>
                      <w:t>30</w:t>
                    </w:r>
                  </w:ins>
                </w:p>
              </w:tc>
              <w:tc>
                <w:tcPr>
                  <w:tcW w:w="366" w:type="dxa"/>
                </w:tcPr>
                <w:p w14:paraId="44CDFB02" w14:textId="77777777" w:rsidR="009E06BF" w:rsidRPr="00971ACE" w:rsidRDefault="009E06BF">
                  <w:pPr>
                    <w:rPr>
                      <w:ins w:id="3092" w:author="James, Christin (DCYF)" w:date="2026-07-01T15:03:00Z" w16du:dateUtc="2026-07-01T22:03:00Z"/>
                      <w:sz w:val="16"/>
                      <w:szCs w:val="16"/>
                      <w:rPrChange w:id="3093" w:author="James, Christin (DCYF)" w:date="2026-07-01T15:09:00Z" w16du:dateUtc="2026-07-01T22:09:00Z">
                        <w:rPr>
                          <w:ins w:id="3094" w:author="James, Christin (DCYF)" w:date="2026-07-01T15:03:00Z" w16du:dateUtc="2026-07-01T22:03:00Z"/>
                          <w:sz w:val="14"/>
                          <w:szCs w:val="14"/>
                        </w:rPr>
                      </w:rPrChange>
                    </w:rPr>
                  </w:pPr>
                  <w:ins w:id="3095" w:author="James, Christin (DCYF)" w:date="2026-07-01T15:03:00Z" w16du:dateUtc="2026-07-01T22:03:00Z">
                    <w:r w:rsidRPr="00971ACE">
                      <w:rPr>
                        <w:sz w:val="16"/>
                        <w:szCs w:val="16"/>
                        <w:rPrChange w:id="3096" w:author="James, Christin (DCYF)" w:date="2026-07-01T15:09:00Z" w16du:dateUtc="2026-07-01T22:09:00Z">
                          <w:rPr>
                            <w:sz w:val="14"/>
                            <w:szCs w:val="14"/>
                          </w:rPr>
                        </w:rPrChange>
                      </w:rPr>
                      <w:t>31</w:t>
                    </w:r>
                  </w:ins>
                </w:p>
              </w:tc>
              <w:tc>
                <w:tcPr>
                  <w:tcW w:w="366" w:type="dxa"/>
                </w:tcPr>
                <w:p w14:paraId="2D235963" w14:textId="77777777" w:rsidR="009E06BF" w:rsidRPr="00971ACE" w:rsidRDefault="009E06BF">
                  <w:pPr>
                    <w:rPr>
                      <w:ins w:id="3097" w:author="James, Christin (DCYF)" w:date="2026-07-01T15:03:00Z" w16du:dateUtc="2026-07-01T22:03:00Z"/>
                      <w:sz w:val="16"/>
                      <w:szCs w:val="16"/>
                      <w:rPrChange w:id="3098" w:author="James, Christin (DCYF)" w:date="2026-07-01T15:09:00Z" w16du:dateUtc="2026-07-01T22:09:00Z">
                        <w:rPr>
                          <w:ins w:id="3099" w:author="James, Christin (DCYF)" w:date="2026-07-01T15:03:00Z" w16du:dateUtc="2026-07-01T22:03:00Z"/>
                          <w:sz w:val="14"/>
                          <w:szCs w:val="14"/>
                        </w:rPr>
                      </w:rPrChange>
                    </w:rPr>
                  </w:pPr>
                </w:p>
              </w:tc>
              <w:tc>
                <w:tcPr>
                  <w:tcW w:w="366" w:type="dxa"/>
                </w:tcPr>
                <w:p w14:paraId="402906C1" w14:textId="77777777" w:rsidR="009E06BF" w:rsidRPr="00971ACE" w:rsidRDefault="009E06BF">
                  <w:pPr>
                    <w:rPr>
                      <w:ins w:id="3100" w:author="James, Christin (DCYF)" w:date="2026-07-01T15:03:00Z" w16du:dateUtc="2026-07-01T22:03:00Z"/>
                      <w:sz w:val="16"/>
                      <w:szCs w:val="16"/>
                      <w:rPrChange w:id="3101" w:author="James, Christin (DCYF)" w:date="2026-07-01T15:09:00Z" w16du:dateUtc="2026-07-01T22:09:00Z">
                        <w:rPr>
                          <w:ins w:id="3102" w:author="James, Christin (DCYF)" w:date="2026-07-01T15:03:00Z" w16du:dateUtc="2026-07-01T22:03:00Z"/>
                          <w:sz w:val="14"/>
                          <w:szCs w:val="14"/>
                        </w:rPr>
                      </w:rPrChange>
                    </w:rPr>
                  </w:pPr>
                </w:p>
              </w:tc>
              <w:tc>
                <w:tcPr>
                  <w:tcW w:w="366" w:type="dxa"/>
                </w:tcPr>
                <w:p w14:paraId="00F4E126" w14:textId="77777777" w:rsidR="009E06BF" w:rsidRPr="00971ACE" w:rsidRDefault="009E06BF">
                  <w:pPr>
                    <w:rPr>
                      <w:ins w:id="3103" w:author="James, Christin (DCYF)" w:date="2026-07-01T15:03:00Z" w16du:dateUtc="2026-07-01T22:03:00Z"/>
                      <w:sz w:val="16"/>
                      <w:szCs w:val="16"/>
                      <w:rPrChange w:id="3104" w:author="James, Christin (DCYF)" w:date="2026-07-01T15:09:00Z" w16du:dateUtc="2026-07-01T22:09:00Z">
                        <w:rPr>
                          <w:ins w:id="3105" w:author="James, Christin (DCYF)" w:date="2026-07-01T15:03:00Z" w16du:dateUtc="2026-07-01T22:03:00Z"/>
                          <w:sz w:val="14"/>
                          <w:szCs w:val="14"/>
                        </w:rPr>
                      </w:rPrChange>
                    </w:rPr>
                  </w:pPr>
                </w:p>
              </w:tc>
              <w:tc>
                <w:tcPr>
                  <w:tcW w:w="366" w:type="dxa"/>
                </w:tcPr>
                <w:p w14:paraId="4D6E29C6" w14:textId="77777777" w:rsidR="009E06BF" w:rsidRPr="00971ACE" w:rsidRDefault="009E06BF">
                  <w:pPr>
                    <w:rPr>
                      <w:ins w:id="3106" w:author="James, Christin (DCYF)" w:date="2026-07-01T15:03:00Z" w16du:dateUtc="2026-07-01T22:03:00Z"/>
                      <w:sz w:val="16"/>
                      <w:szCs w:val="16"/>
                      <w:rPrChange w:id="3107" w:author="James, Christin (DCYF)" w:date="2026-07-01T15:09:00Z" w16du:dateUtc="2026-07-01T22:09:00Z">
                        <w:rPr>
                          <w:ins w:id="3108" w:author="James, Christin (DCYF)" w:date="2026-07-01T15:03:00Z" w16du:dateUtc="2026-07-01T22:03:00Z"/>
                          <w:sz w:val="14"/>
                          <w:szCs w:val="14"/>
                        </w:rPr>
                      </w:rPrChange>
                    </w:rPr>
                  </w:pPr>
                </w:p>
              </w:tc>
            </w:tr>
          </w:tbl>
          <w:p w14:paraId="7FD607EF" w14:textId="77777777" w:rsidR="009E06BF" w:rsidRPr="009E06BF" w:rsidRDefault="009E06BF">
            <w:pPr>
              <w:contextualSpacing/>
              <w:rPr>
                <w:ins w:id="3109" w:author="James, Christin (DCYF)" w:date="2026-07-01T15:03:00Z" w16du:dateUtc="2026-07-01T22:03:00Z"/>
                <w:rFonts w:ascii="Calibri" w:hAnsi="Calibri" w:cs="Calibri"/>
                <w:sz w:val="18"/>
                <w:szCs w:val="18"/>
                <w:rPrChange w:id="3110" w:author="James, Christin (DCYF)" w:date="2026-07-01T15:03:00Z" w16du:dateUtc="2026-07-01T22:03:00Z">
                  <w:rPr>
                    <w:ins w:id="3111" w:author="James, Christin (DCYF)" w:date="2026-07-01T15:03:00Z" w16du:dateUtc="2026-07-01T22:03:00Z"/>
                    <w:rFonts w:ascii="Calibri" w:hAnsi="Calibri" w:cs="Calibri"/>
                    <w:sz w:val="24"/>
                    <w:szCs w:val="24"/>
                  </w:rPr>
                </w:rPrChange>
              </w:rPr>
            </w:pPr>
          </w:p>
        </w:tc>
      </w:tr>
      <w:tr w:rsidR="009E06BF" w:rsidRPr="009E06BF" w14:paraId="529C247D" w14:textId="77777777" w:rsidTr="23F26365">
        <w:trPr>
          <w:gridAfter w:val="1"/>
          <w:wAfter w:w="11" w:type="dxa"/>
          <w:ins w:id="3112" w:author="James, Christin (DCYF)" w:date="2026-07-01T15:03:00Z"/>
          <w:trPrChange w:id="3113" w:author="Ramynke, Jason (DCYF)" w:date="2026-07-07T18:40:00Z" w16du:dateUtc="2026-07-01T22:04:00Z">
            <w:trPr>
              <w:gridBefore w:val="1"/>
              <w:gridAfter w:val="1"/>
            </w:trPr>
          </w:trPrChange>
        </w:trPr>
        <w:tc>
          <w:tcPr>
            <w:tcW w:w="1440" w:type="dxa"/>
            <w:tcPrChange w:id="3114" w:author="Ramynke, Jason (DCYF)" w:date="2026-07-07T18:40:00Z" w16du:dateUtc="2026-07-01T22:04:00Z">
              <w:tcPr>
                <w:tcW w:w="1785" w:type="dxa"/>
              </w:tcPr>
            </w:tcPrChange>
          </w:tcPr>
          <w:p w14:paraId="52F2ADB9" w14:textId="77777777" w:rsidR="009E06BF" w:rsidRPr="009E06BF" w:rsidRDefault="009E06BF">
            <w:pPr>
              <w:contextualSpacing/>
              <w:rPr>
                <w:ins w:id="3115" w:author="James, Christin (DCYF)" w:date="2026-07-01T15:03:00Z" w16du:dateUtc="2026-07-01T22:03:00Z"/>
                <w:rFonts w:cs="Calibri"/>
                <w:sz w:val="18"/>
                <w:szCs w:val="18"/>
                <w:rPrChange w:id="3116" w:author="James, Christin (DCYF)" w:date="2026-07-01T15:03:00Z" w16du:dateUtc="2026-07-01T22:03:00Z">
                  <w:rPr>
                    <w:ins w:id="3117" w:author="James, Christin (DCYF)" w:date="2026-07-01T15:03:00Z" w16du:dateUtc="2026-07-01T22:03:00Z"/>
                    <w:rFonts w:cs="Calibri"/>
                  </w:rPr>
                </w:rPrChange>
              </w:rPr>
            </w:pPr>
            <w:ins w:id="3118" w:author="James, Christin (DCYF)" w:date="2026-07-01T15:03:00Z" w16du:dateUtc="2026-07-01T22:03:00Z">
              <w:r w:rsidRPr="009E06BF">
                <w:rPr>
                  <w:rFonts w:cs="Calibri"/>
                  <w:sz w:val="18"/>
                  <w:szCs w:val="18"/>
                  <w:rPrChange w:id="3119" w:author="James, Christin (DCYF)" w:date="2026-07-01T15:03:00Z" w16du:dateUtc="2026-07-01T22:03:00Z">
                    <w:rPr>
                      <w:rFonts w:cs="Calibri"/>
                    </w:rPr>
                  </w:rPrChange>
                </w:rPr>
                <w:lastRenderedPageBreak/>
                <w:t>13 full day units</w:t>
              </w:r>
            </w:ins>
          </w:p>
          <w:p w14:paraId="42FF8333" w14:textId="77777777" w:rsidR="009E06BF" w:rsidRPr="009E06BF" w:rsidRDefault="009E06BF">
            <w:pPr>
              <w:contextualSpacing/>
              <w:rPr>
                <w:ins w:id="3120" w:author="James, Christin (DCYF)" w:date="2026-07-01T15:03:00Z" w16du:dateUtc="2026-07-01T22:03:00Z"/>
                <w:rFonts w:cs="Calibri"/>
                <w:sz w:val="18"/>
                <w:szCs w:val="18"/>
                <w:rPrChange w:id="3121" w:author="James, Christin (DCYF)" w:date="2026-07-01T15:03:00Z" w16du:dateUtc="2026-07-01T22:03:00Z">
                  <w:rPr>
                    <w:ins w:id="3122" w:author="James, Christin (DCYF)" w:date="2026-07-01T15:03:00Z" w16du:dateUtc="2026-07-01T22:03:00Z"/>
                    <w:rFonts w:cs="Calibri"/>
                  </w:rPr>
                </w:rPrChange>
              </w:rPr>
            </w:pPr>
            <w:ins w:id="3123" w:author="James, Christin (DCYF)" w:date="2026-07-01T15:03:00Z" w16du:dateUtc="2026-07-01T22:03:00Z">
              <w:r w:rsidRPr="009E06BF">
                <w:rPr>
                  <w:rFonts w:cs="Calibri"/>
                  <w:sz w:val="18"/>
                  <w:szCs w:val="18"/>
                  <w:rPrChange w:id="3124" w:author="James, Christin (DCYF)" w:date="2026-07-01T15:03:00Z" w16du:dateUtc="2026-07-01T22:03:00Z">
                    <w:rPr>
                      <w:rFonts w:cs="Calibri"/>
                    </w:rPr>
                  </w:rPrChange>
                </w:rPr>
                <w:t>5 half day units</w:t>
              </w:r>
            </w:ins>
          </w:p>
        </w:tc>
        <w:tc>
          <w:tcPr>
            <w:tcW w:w="1725" w:type="dxa"/>
            <w:tcPrChange w:id="3125" w:author="Ramynke, Jason (DCYF)" w:date="2026-07-07T18:40:00Z" w16du:dateUtc="2026-07-01T22:04:00Z">
              <w:tcPr>
                <w:tcW w:w="2192" w:type="dxa"/>
              </w:tcPr>
            </w:tcPrChange>
          </w:tcPr>
          <w:p w14:paraId="5F591211" w14:textId="77777777" w:rsidR="009E06BF" w:rsidRPr="009E06BF" w:rsidRDefault="009E06BF">
            <w:pPr>
              <w:contextualSpacing/>
              <w:rPr>
                <w:ins w:id="3126" w:author="James, Christin (DCYF)" w:date="2026-07-01T15:03:00Z" w16du:dateUtc="2026-07-01T22:03:00Z"/>
                <w:rFonts w:cs="Calibri"/>
                <w:sz w:val="18"/>
                <w:szCs w:val="18"/>
                <w:rPrChange w:id="3127" w:author="James, Christin (DCYF)" w:date="2026-07-01T15:03:00Z" w16du:dateUtc="2026-07-01T22:03:00Z">
                  <w:rPr>
                    <w:ins w:id="3128" w:author="James, Christin (DCYF)" w:date="2026-07-01T15:03:00Z" w16du:dateUtc="2026-07-01T22:03:00Z"/>
                    <w:rFonts w:cs="Calibri"/>
                  </w:rPr>
                </w:rPrChange>
              </w:rPr>
            </w:pPr>
            <w:ins w:id="3129" w:author="James, Christin (DCYF)" w:date="2026-07-01T15:03:00Z" w16du:dateUtc="2026-07-01T22:03:00Z">
              <w:r w:rsidRPr="009E06BF">
                <w:rPr>
                  <w:rFonts w:cs="Calibri"/>
                  <w:sz w:val="18"/>
                  <w:szCs w:val="18"/>
                  <w:rPrChange w:id="3130" w:author="James, Christin (DCYF)" w:date="2026-07-01T15:03:00Z" w16du:dateUtc="2026-07-01T22:03:00Z">
                    <w:rPr>
                      <w:rFonts w:cs="Calibri"/>
                    </w:rPr>
                  </w:rPrChange>
                </w:rPr>
                <w:t>Tuesday, Wednesday, Thursday: 5 hours per day</w:t>
              </w:r>
            </w:ins>
          </w:p>
          <w:p w14:paraId="77170E82" w14:textId="77777777" w:rsidR="009E06BF" w:rsidRPr="009E06BF" w:rsidRDefault="009E06BF">
            <w:pPr>
              <w:contextualSpacing/>
              <w:rPr>
                <w:ins w:id="3131" w:author="James, Christin (DCYF)" w:date="2026-07-01T15:03:00Z" w16du:dateUtc="2026-07-01T22:03:00Z"/>
                <w:rFonts w:cs="Calibri"/>
                <w:sz w:val="18"/>
                <w:szCs w:val="18"/>
                <w:rPrChange w:id="3132" w:author="James, Christin (DCYF)" w:date="2026-07-01T15:03:00Z" w16du:dateUtc="2026-07-01T22:03:00Z">
                  <w:rPr>
                    <w:ins w:id="3133" w:author="James, Christin (DCYF)" w:date="2026-07-01T15:03:00Z" w16du:dateUtc="2026-07-01T22:03:00Z"/>
                    <w:rFonts w:cs="Calibri"/>
                  </w:rPr>
                </w:rPrChange>
              </w:rPr>
            </w:pPr>
            <w:ins w:id="3134" w:author="James, Christin (DCYF)" w:date="2026-07-01T15:03:00Z" w16du:dateUtc="2026-07-01T22:03:00Z">
              <w:r w:rsidRPr="009E06BF">
                <w:rPr>
                  <w:rFonts w:cs="Calibri"/>
                  <w:sz w:val="18"/>
                  <w:szCs w:val="18"/>
                  <w:rPrChange w:id="3135" w:author="James, Christin (DCYF)" w:date="2026-07-01T15:03:00Z" w16du:dateUtc="2026-07-01T22:03:00Z">
                    <w:rPr>
                      <w:rFonts w:cs="Calibri"/>
                    </w:rPr>
                  </w:rPrChange>
                </w:rPr>
                <w:t>Friday: 2 hours</w:t>
              </w:r>
            </w:ins>
          </w:p>
        </w:tc>
        <w:tc>
          <w:tcPr>
            <w:tcW w:w="1470" w:type="dxa"/>
            <w:tcPrChange w:id="3136" w:author="Ramynke, Jason (DCYF)" w:date="2026-07-07T18:40:00Z" w16du:dateUtc="2026-07-01T22:04:00Z">
              <w:tcPr>
                <w:tcW w:w="1861" w:type="dxa"/>
              </w:tcPr>
            </w:tcPrChange>
          </w:tcPr>
          <w:p w14:paraId="4A94867D" w14:textId="77777777" w:rsidR="009E06BF" w:rsidRPr="009E06BF" w:rsidRDefault="009E06BF">
            <w:pPr>
              <w:contextualSpacing/>
              <w:rPr>
                <w:ins w:id="3137" w:author="James, Christin (DCYF)" w:date="2026-07-01T15:03:00Z" w16du:dateUtc="2026-07-01T22:03:00Z"/>
                <w:rFonts w:cs="Calibri"/>
                <w:sz w:val="18"/>
                <w:szCs w:val="18"/>
                <w:rPrChange w:id="3138" w:author="James, Christin (DCYF)" w:date="2026-07-01T15:03:00Z" w16du:dateUtc="2026-07-01T22:03:00Z">
                  <w:rPr>
                    <w:ins w:id="3139" w:author="James, Christin (DCYF)" w:date="2026-07-01T15:03:00Z" w16du:dateUtc="2026-07-01T22:03:00Z"/>
                    <w:rFonts w:cs="Calibri"/>
                  </w:rPr>
                </w:rPrChange>
              </w:rPr>
            </w:pPr>
            <w:ins w:id="3140" w:author="James, Christin (DCYF)" w:date="2026-07-01T15:03:00Z" w16du:dateUtc="2026-07-01T22:03:00Z">
              <w:r w:rsidRPr="009E06BF">
                <w:rPr>
                  <w:rFonts w:cs="Calibri"/>
                  <w:sz w:val="18"/>
                  <w:szCs w:val="18"/>
                  <w:rPrChange w:id="3141" w:author="James, Christin (DCYF)" w:date="2026-07-01T15:03:00Z" w16du:dateUtc="2026-07-01T22:03:00Z">
                    <w:rPr>
                      <w:rFonts w:cs="Calibri"/>
                    </w:rPr>
                  </w:rPrChange>
                </w:rPr>
                <w:t>17 days of care total.</w:t>
              </w:r>
            </w:ins>
          </w:p>
          <w:p w14:paraId="3EF84D97" w14:textId="77777777" w:rsidR="009E06BF" w:rsidRPr="009E06BF" w:rsidRDefault="009E06BF">
            <w:pPr>
              <w:contextualSpacing/>
              <w:rPr>
                <w:ins w:id="3142" w:author="James, Christin (DCYF)" w:date="2026-07-01T15:03:00Z" w16du:dateUtc="2026-07-01T22:03:00Z"/>
                <w:rFonts w:cs="Calibri"/>
                <w:sz w:val="18"/>
                <w:szCs w:val="18"/>
                <w:rPrChange w:id="3143" w:author="James, Christin (DCYF)" w:date="2026-07-01T15:03:00Z" w16du:dateUtc="2026-07-01T22:03:00Z">
                  <w:rPr>
                    <w:ins w:id="3144" w:author="James, Christin (DCYF)" w:date="2026-07-01T15:03:00Z" w16du:dateUtc="2026-07-01T22:03:00Z"/>
                    <w:rFonts w:cs="Calibri"/>
                  </w:rPr>
                </w:rPrChange>
              </w:rPr>
            </w:pPr>
            <w:ins w:id="3145" w:author="James, Christin (DCYF)" w:date="2026-07-01T15:03:00Z" w16du:dateUtc="2026-07-01T22:03:00Z">
              <w:r w:rsidRPr="009E06BF">
                <w:rPr>
                  <w:rFonts w:cs="Calibri"/>
                  <w:sz w:val="18"/>
                  <w:szCs w:val="18"/>
                  <w:rPrChange w:id="3146" w:author="James, Christin (DCYF)" w:date="2026-07-01T15:03:00Z" w16du:dateUtc="2026-07-01T22:03:00Z">
                    <w:rPr>
                      <w:rFonts w:cs="Calibri"/>
                    </w:rPr>
                  </w:rPrChange>
                </w:rPr>
                <w:t>13 days, 5 hours each day.</w:t>
              </w:r>
            </w:ins>
          </w:p>
          <w:p w14:paraId="56C56E13" w14:textId="77777777" w:rsidR="009E06BF" w:rsidRPr="009E06BF" w:rsidRDefault="009E06BF">
            <w:pPr>
              <w:contextualSpacing/>
              <w:rPr>
                <w:ins w:id="3147" w:author="James, Christin (DCYF)" w:date="2026-07-01T15:03:00Z" w16du:dateUtc="2026-07-01T22:03:00Z"/>
                <w:rFonts w:cs="Calibri"/>
                <w:sz w:val="18"/>
                <w:szCs w:val="18"/>
                <w:rPrChange w:id="3148" w:author="James, Christin (DCYF)" w:date="2026-07-01T15:03:00Z" w16du:dateUtc="2026-07-01T22:03:00Z">
                  <w:rPr>
                    <w:ins w:id="3149" w:author="James, Christin (DCYF)" w:date="2026-07-01T15:03:00Z" w16du:dateUtc="2026-07-01T22:03:00Z"/>
                    <w:rFonts w:cs="Calibri"/>
                  </w:rPr>
                </w:rPrChange>
              </w:rPr>
            </w:pPr>
            <w:ins w:id="3150" w:author="James, Christin (DCYF)" w:date="2026-07-01T15:03:00Z" w16du:dateUtc="2026-07-01T22:03:00Z">
              <w:r w:rsidRPr="009E06BF">
                <w:rPr>
                  <w:rFonts w:cs="Calibri"/>
                  <w:sz w:val="18"/>
                  <w:szCs w:val="18"/>
                  <w:rPrChange w:id="3151" w:author="James, Christin (DCYF)" w:date="2026-07-01T15:03:00Z" w16du:dateUtc="2026-07-01T22:03:00Z">
                    <w:rPr>
                      <w:rFonts w:cs="Calibri"/>
                    </w:rPr>
                  </w:rPrChange>
                </w:rPr>
                <w:t>4 days, 2 hours each day.</w:t>
              </w:r>
            </w:ins>
          </w:p>
        </w:tc>
        <w:tc>
          <w:tcPr>
            <w:tcW w:w="1393" w:type="dxa"/>
            <w:tcPrChange w:id="3152" w:author="Ramynke, Jason (DCYF)" w:date="2026-07-07T18:40:00Z" w16du:dateUtc="2026-07-01T22:04:00Z">
              <w:tcPr>
                <w:tcW w:w="1149" w:type="dxa"/>
              </w:tcPr>
            </w:tcPrChange>
          </w:tcPr>
          <w:p w14:paraId="6F1CAF08" w14:textId="79BDD6B3" w:rsidR="009E06BF" w:rsidRPr="00511449" w:rsidRDefault="00642189">
            <w:pPr>
              <w:rPr>
                <w:ins w:id="3153" w:author="James, Christin (DCYF)" w:date="2026-07-01T15:03:00Z" w16du:dateUtc="2026-07-01T22:03:00Z"/>
                <w:rFonts w:cs="Calibri"/>
                <w:sz w:val="18"/>
                <w:szCs w:val="18"/>
                <w:rPrChange w:id="3154" w:author="James, Christin (DCYF)" w:date="2026-07-07T14:06:00Z" w16du:dateUtc="2026-07-07T21:06:00Z">
                  <w:rPr>
                    <w:ins w:id="3155" w:author="James, Christin (DCYF)" w:date="2026-07-01T15:03:00Z" w16du:dateUtc="2026-07-01T22:03:00Z"/>
                    <w:rFonts w:cs="Calibri"/>
                  </w:rPr>
                </w:rPrChange>
              </w:rPr>
            </w:pPr>
            <w:ins w:id="3156" w:author="James, Christin (DCYF)" w:date="2026-07-07T14:03:00Z" w16du:dateUtc="2026-07-07T21:03:00Z">
              <w:r w:rsidRPr="00511449">
                <w:rPr>
                  <w:rFonts w:eastAsia="Segoe UI" w:cs="Segoe UI"/>
                  <w:color w:val="242424"/>
                  <w:sz w:val="18"/>
                  <w:szCs w:val="18"/>
                  <w:rPrChange w:id="3157" w:author="James, Christin (DCYF)" w:date="2026-07-07T14:06:00Z" w16du:dateUtc="2026-07-07T21:06:00Z">
                    <w:rPr>
                      <w:rFonts w:ascii="Segoe UI" w:eastAsia="Segoe UI" w:hAnsi="Segoe UI" w:cs="Segoe UI"/>
                      <w:color w:val="242424"/>
                      <w:sz w:val="18"/>
                      <w:szCs w:val="18"/>
                    </w:rPr>
                  </w:rPrChange>
                </w:rPr>
                <w:t xml:space="preserve">Child attends 16 days or more, you may claim </w:t>
              </w:r>
              <w:r w:rsidRPr="00511449">
                <w:rPr>
                  <w:rFonts w:eastAsia="Segoe UI" w:cs="Segoe UI"/>
                  <w:b/>
                  <w:bCs/>
                  <w:color w:val="242424"/>
                  <w:sz w:val="18"/>
                  <w:szCs w:val="18"/>
                  <w:rPrChange w:id="3158" w:author="James, Christin (DCYF)" w:date="2026-07-07T14:06:00Z" w16du:dateUtc="2026-07-07T21:06:00Z">
                    <w:rPr>
                      <w:rFonts w:ascii="Segoe UI" w:eastAsia="Segoe UI" w:hAnsi="Segoe UI" w:cs="Segoe UI"/>
                      <w:b/>
                      <w:bCs/>
                      <w:color w:val="242424"/>
                      <w:sz w:val="18"/>
                      <w:szCs w:val="18"/>
                    </w:rPr>
                  </w:rPrChange>
                </w:rPr>
                <w:t>up to</w:t>
              </w:r>
              <w:r w:rsidRPr="00511449">
                <w:rPr>
                  <w:rFonts w:eastAsia="Segoe UI" w:cs="Segoe UI"/>
                  <w:color w:val="242424"/>
                  <w:sz w:val="18"/>
                  <w:szCs w:val="18"/>
                  <w:rPrChange w:id="3159" w:author="James, Christin (DCYF)" w:date="2026-07-07T14:06:00Z" w16du:dateUtc="2026-07-07T21:06:00Z">
                    <w:rPr>
                      <w:rFonts w:ascii="Segoe UI" w:eastAsia="Segoe UI" w:hAnsi="Segoe UI" w:cs="Segoe UI"/>
                      <w:color w:val="242424"/>
                      <w:sz w:val="18"/>
                      <w:szCs w:val="18"/>
                    </w:rPr>
                  </w:rPrChange>
                </w:rPr>
                <w:t xml:space="preserve"> the full number of eligible days</w:t>
              </w:r>
            </w:ins>
            <w:ins w:id="3160" w:author="James, Christin (DCYF)" w:date="2026-07-07T14:06:00Z" w16du:dateUtc="2026-07-07T21:06:00Z">
              <w:r w:rsidR="00511449">
                <w:rPr>
                  <w:rFonts w:eastAsia="Segoe UI" w:cs="Segoe UI"/>
                  <w:color w:val="242424"/>
                  <w:sz w:val="18"/>
                  <w:szCs w:val="18"/>
                </w:rPr>
                <w:t>.</w:t>
              </w:r>
            </w:ins>
            <w:ins w:id="3161" w:author="James, Christin (DCYF)" w:date="2026-07-07T14:03:00Z" w16du:dateUtc="2026-07-07T21:03:00Z">
              <w:r w:rsidRPr="00511449">
                <w:rPr>
                  <w:rFonts w:eastAsia="Segoe UI" w:cs="Segoe UI"/>
                  <w:color w:val="242424"/>
                  <w:sz w:val="18"/>
                  <w:szCs w:val="18"/>
                  <w:rPrChange w:id="3162" w:author="James, Christin (DCYF)" w:date="2026-07-07T14:06:00Z" w16du:dateUtc="2026-07-07T21:06:00Z">
                    <w:rPr>
                      <w:rFonts w:ascii="Segoe UI" w:eastAsia="Segoe UI" w:hAnsi="Segoe UI" w:cs="Segoe UI"/>
                      <w:color w:val="242424"/>
                      <w:sz w:val="18"/>
                      <w:szCs w:val="18"/>
                    </w:rPr>
                  </w:rPrChange>
                </w:rPr>
                <w:t xml:space="preserve"> </w:t>
              </w:r>
              <w:r w:rsidRPr="0014182C">
                <w:rPr>
                  <w:sz w:val="18"/>
                  <w:szCs w:val="18"/>
                </w:rPr>
                <w:t xml:space="preserve"> </w:t>
              </w:r>
            </w:ins>
          </w:p>
        </w:tc>
        <w:tc>
          <w:tcPr>
            <w:tcW w:w="2103" w:type="dxa"/>
            <w:gridSpan w:val="2"/>
            <w:tcPrChange w:id="3163" w:author="Ramynke, Jason (DCYF)" w:date="2026-07-07T18:40:00Z" w16du:dateUtc="2026-07-01T22:04:00Z">
              <w:tcPr>
                <w:tcW w:w="3793" w:type="dxa"/>
                <w:gridSpan w:val="2"/>
              </w:tcPr>
            </w:tcPrChange>
          </w:tcPr>
          <w:p w14:paraId="3A73C7D5" w14:textId="77777777" w:rsidR="009E06BF" w:rsidRPr="009E06BF" w:rsidRDefault="009E06BF">
            <w:pPr>
              <w:rPr>
                <w:ins w:id="3164" w:author="James, Christin (DCYF)" w:date="2026-07-01T15:03:00Z" w16du:dateUtc="2026-07-01T22:03:00Z"/>
                <w:rFonts w:cs="Calibri"/>
                <w:sz w:val="18"/>
                <w:szCs w:val="18"/>
                <w:rPrChange w:id="3165" w:author="James, Christin (DCYF)" w:date="2026-07-01T15:03:00Z" w16du:dateUtc="2026-07-01T22:03:00Z">
                  <w:rPr>
                    <w:ins w:id="3166" w:author="James, Christin (DCYF)" w:date="2026-07-01T15:03:00Z" w16du:dateUtc="2026-07-01T22:03:00Z"/>
                    <w:rFonts w:cs="Calibri"/>
                  </w:rPr>
                </w:rPrChange>
              </w:rPr>
            </w:pPr>
            <w:ins w:id="3167" w:author="James, Christin (DCYF)" w:date="2026-07-01T15:03:00Z" w16du:dateUtc="2026-07-01T22:03:00Z">
              <w:r w:rsidRPr="009E06BF">
                <w:rPr>
                  <w:rFonts w:cs="Calibri"/>
                  <w:sz w:val="18"/>
                  <w:szCs w:val="18"/>
                  <w:rPrChange w:id="3168" w:author="James, Christin (DCYF)" w:date="2026-07-01T15:03:00Z" w16du:dateUtc="2026-07-01T22:03:00Z">
                    <w:rPr>
                      <w:rFonts w:cs="Calibri"/>
                    </w:rPr>
                  </w:rPrChange>
                </w:rPr>
                <w:t>You can claim for 17 days, 13 full days and 4 half days. There are 17 scheduled days in the month.</w:t>
              </w:r>
            </w:ins>
          </w:p>
          <w:p w14:paraId="06C60F06" w14:textId="77777777" w:rsidR="009E06BF" w:rsidRPr="009E06BF" w:rsidRDefault="009E06BF">
            <w:pPr>
              <w:rPr>
                <w:ins w:id="3169" w:author="James, Christin (DCYF)" w:date="2026-07-01T15:03:00Z" w16du:dateUtc="2026-07-01T22:03:00Z"/>
                <w:rFonts w:cs="Calibri"/>
                <w:sz w:val="18"/>
                <w:szCs w:val="18"/>
                <w:rPrChange w:id="3170" w:author="James, Christin (DCYF)" w:date="2026-07-01T15:03:00Z" w16du:dateUtc="2026-07-01T22:03:00Z">
                  <w:rPr>
                    <w:ins w:id="3171" w:author="James, Christin (DCYF)" w:date="2026-07-01T15:03:00Z" w16du:dateUtc="2026-07-01T22:03:00Z"/>
                    <w:rFonts w:cs="Calibri"/>
                  </w:rPr>
                </w:rPrChange>
              </w:rPr>
            </w:pPr>
          </w:p>
          <w:p w14:paraId="773B0815" w14:textId="77777777" w:rsidR="009E06BF" w:rsidRPr="009E06BF" w:rsidRDefault="009E06BF">
            <w:pPr>
              <w:rPr>
                <w:ins w:id="3172" w:author="James, Christin (DCYF)" w:date="2026-07-01T15:03:00Z" w16du:dateUtc="2026-07-01T22:03:00Z"/>
                <w:rFonts w:cs="Calibri"/>
                <w:sz w:val="18"/>
                <w:szCs w:val="18"/>
                <w:rPrChange w:id="3173" w:author="James, Christin (DCYF)" w:date="2026-07-01T15:03:00Z" w16du:dateUtc="2026-07-01T22:03:00Z">
                  <w:rPr>
                    <w:ins w:id="3174" w:author="James, Christin (DCYF)" w:date="2026-07-01T15:03:00Z" w16du:dateUtc="2026-07-01T22:03:00Z"/>
                    <w:rFonts w:cs="Calibri"/>
                  </w:rPr>
                </w:rPrChange>
              </w:rPr>
            </w:pPr>
            <w:ins w:id="3175" w:author="James, Christin (DCYF)" w:date="2026-07-01T15:03:00Z" w16du:dateUtc="2026-07-01T22:03:00Z">
              <w:r w:rsidRPr="009E06BF">
                <w:rPr>
                  <w:rFonts w:cs="Calibri"/>
                  <w:sz w:val="18"/>
                  <w:szCs w:val="18"/>
                  <w:rPrChange w:id="3176" w:author="James, Christin (DCYF)" w:date="2026-07-01T15:03:00Z" w16du:dateUtc="2026-07-01T22:03:00Z">
                    <w:rPr>
                      <w:rFonts w:cs="Calibri"/>
                    </w:rPr>
                  </w:rPrChange>
                </w:rPr>
                <w:t>Days attended: 13 full days and 4 half days</w:t>
              </w:r>
            </w:ins>
          </w:p>
          <w:p w14:paraId="2EB20298" w14:textId="77777777" w:rsidR="009E06BF" w:rsidRPr="009E06BF" w:rsidRDefault="009E06BF">
            <w:pPr>
              <w:rPr>
                <w:ins w:id="3177" w:author="James, Christin (DCYF)" w:date="2026-07-01T15:03:00Z" w16du:dateUtc="2026-07-01T22:03:00Z"/>
                <w:rFonts w:cs="Calibri"/>
                <w:sz w:val="18"/>
                <w:szCs w:val="18"/>
                <w:rPrChange w:id="3178" w:author="James, Christin (DCYF)" w:date="2026-07-01T15:03:00Z" w16du:dateUtc="2026-07-01T22:03:00Z">
                  <w:rPr>
                    <w:ins w:id="3179" w:author="James, Christin (DCYF)" w:date="2026-07-01T15:03:00Z" w16du:dateUtc="2026-07-01T22:03:00Z"/>
                    <w:rFonts w:cs="Calibri"/>
                  </w:rPr>
                </w:rPrChange>
              </w:rPr>
            </w:pPr>
            <w:ins w:id="3180" w:author="James, Christin (DCYF)" w:date="2026-07-01T15:03:00Z" w16du:dateUtc="2026-07-01T22:03:00Z">
              <w:r w:rsidRPr="009E06BF">
                <w:rPr>
                  <w:rFonts w:cs="Calibri"/>
                  <w:sz w:val="18"/>
                  <w:szCs w:val="18"/>
                  <w:rPrChange w:id="3181" w:author="James, Christin (DCYF)" w:date="2026-07-01T15:03:00Z" w16du:dateUtc="2026-07-01T22:03:00Z">
                    <w:rPr>
                      <w:rFonts w:cs="Calibri"/>
                    </w:rPr>
                  </w:rPrChange>
                </w:rPr>
                <w:t>Holidays: 0 days</w:t>
              </w:r>
            </w:ins>
          </w:p>
          <w:p w14:paraId="7E1A4985" w14:textId="77777777" w:rsidR="009E06BF" w:rsidRPr="009E06BF" w:rsidRDefault="009E06BF">
            <w:pPr>
              <w:rPr>
                <w:ins w:id="3182" w:author="James, Christin (DCYF)" w:date="2026-07-01T15:03:00Z" w16du:dateUtc="2026-07-01T22:03:00Z"/>
                <w:rFonts w:cs="Calibri"/>
                <w:sz w:val="18"/>
                <w:szCs w:val="18"/>
                <w:rPrChange w:id="3183" w:author="James, Christin (DCYF)" w:date="2026-07-01T15:03:00Z" w16du:dateUtc="2026-07-01T22:03:00Z">
                  <w:rPr>
                    <w:ins w:id="3184" w:author="James, Christin (DCYF)" w:date="2026-07-01T15:03:00Z" w16du:dateUtc="2026-07-01T22:03:00Z"/>
                    <w:rFonts w:cs="Calibri"/>
                  </w:rPr>
                </w:rPrChange>
              </w:rPr>
            </w:pPr>
            <w:ins w:id="3185" w:author="James, Christin (DCYF)" w:date="2026-07-01T15:03:00Z" w16du:dateUtc="2026-07-01T22:03:00Z">
              <w:r w:rsidRPr="009E06BF">
                <w:rPr>
                  <w:rFonts w:cs="Calibri"/>
                  <w:sz w:val="18"/>
                  <w:szCs w:val="18"/>
                  <w:rPrChange w:id="3186" w:author="James, Christin (DCYF)" w:date="2026-07-01T15:03:00Z" w16du:dateUtc="2026-07-01T22:03:00Z">
                    <w:rPr>
                      <w:rFonts w:cs="Calibri"/>
                    </w:rPr>
                  </w:rPrChange>
                </w:rPr>
                <w:t>Professional training days: 0 days</w:t>
              </w:r>
            </w:ins>
          </w:p>
          <w:p w14:paraId="51837E62" w14:textId="77777777" w:rsidR="009E06BF" w:rsidRPr="009E06BF" w:rsidRDefault="009E06BF">
            <w:pPr>
              <w:rPr>
                <w:ins w:id="3187" w:author="James, Christin (DCYF)" w:date="2026-07-01T15:03:00Z" w16du:dateUtc="2026-07-01T22:03:00Z"/>
                <w:rFonts w:cs="Calibri"/>
                <w:sz w:val="18"/>
                <w:szCs w:val="18"/>
                <w:rPrChange w:id="3188" w:author="James, Christin (DCYF)" w:date="2026-07-01T15:03:00Z" w16du:dateUtc="2026-07-01T22:03:00Z">
                  <w:rPr>
                    <w:ins w:id="3189" w:author="James, Christin (DCYF)" w:date="2026-07-01T15:03:00Z" w16du:dateUtc="2026-07-01T22:03:00Z"/>
                    <w:rFonts w:cs="Calibri"/>
                  </w:rPr>
                </w:rPrChange>
              </w:rPr>
            </w:pPr>
            <w:ins w:id="3190" w:author="James, Christin (DCYF)" w:date="2026-07-01T15:03:00Z" w16du:dateUtc="2026-07-01T22:03:00Z">
              <w:r w:rsidRPr="009E06BF">
                <w:rPr>
                  <w:rFonts w:cs="Calibri"/>
                  <w:sz w:val="18"/>
                  <w:szCs w:val="18"/>
                  <w:rPrChange w:id="3191" w:author="James, Christin (DCYF)" w:date="2026-07-01T15:03:00Z" w16du:dateUtc="2026-07-01T22:03:00Z">
                    <w:rPr>
                      <w:rFonts w:cs="Calibri"/>
                    </w:rPr>
                  </w:rPrChange>
                </w:rPr>
                <w:t>Additional eligible days: 0 days.</w:t>
              </w:r>
            </w:ins>
          </w:p>
        </w:tc>
        <w:tc>
          <w:tcPr>
            <w:tcW w:w="3267" w:type="dxa"/>
            <w:gridSpan w:val="2"/>
            <w:tcPrChange w:id="3192" w:author="Ramynke, Jason (DCYF)" w:date="2026-07-07T18:40:00Z" w16du:dateUtc="2026-07-01T22:04:00Z">
              <w:tcPr>
                <w:tcW w:w="3260" w:type="dxa"/>
              </w:tcPr>
            </w:tcPrChange>
          </w:tcPr>
          <w:tbl>
            <w:tblPr>
              <w:tblStyle w:val="TableGrid"/>
              <w:tblpPr w:leftFromText="180" w:rightFromText="180" w:horzAnchor="margin" w:tblpY="435"/>
              <w:tblOverlap w:val="never"/>
              <w:tblW w:w="2605" w:type="dxa"/>
              <w:tblLook w:val="04A0" w:firstRow="1" w:lastRow="0" w:firstColumn="1" w:lastColumn="0" w:noHBand="0" w:noVBand="1"/>
            </w:tblPr>
            <w:tblGrid>
              <w:gridCol w:w="376"/>
              <w:gridCol w:w="376"/>
              <w:gridCol w:w="376"/>
              <w:gridCol w:w="383"/>
              <w:gridCol w:w="376"/>
              <w:gridCol w:w="376"/>
              <w:gridCol w:w="376"/>
            </w:tblGrid>
            <w:tr w:rsidR="009E06BF" w:rsidRPr="009E06BF" w14:paraId="21706B73" w14:textId="77777777" w:rsidTr="70006B5F">
              <w:trPr>
                <w:ins w:id="3193" w:author="James, Christin (DCYF)" w:date="2026-07-01T15:03:00Z"/>
              </w:trPr>
              <w:tc>
                <w:tcPr>
                  <w:tcW w:w="2605" w:type="dxa"/>
                  <w:gridSpan w:val="7"/>
                </w:tcPr>
                <w:p w14:paraId="3C94543D" w14:textId="77777777" w:rsidR="009E06BF" w:rsidRPr="00971ACE" w:rsidRDefault="009E06BF">
                  <w:pPr>
                    <w:rPr>
                      <w:ins w:id="3194" w:author="James, Christin (DCYF)" w:date="2026-07-01T15:03:00Z" w16du:dateUtc="2026-07-01T22:03:00Z"/>
                      <w:sz w:val="16"/>
                      <w:szCs w:val="16"/>
                      <w:rPrChange w:id="3195" w:author="James, Christin (DCYF)" w:date="2026-07-01T15:09:00Z" w16du:dateUtc="2026-07-01T22:09:00Z">
                        <w:rPr>
                          <w:ins w:id="3196" w:author="James, Christin (DCYF)" w:date="2026-07-01T15:03:00Z" w16du:dateUtc="2026-07-01T22:03:00Z"/>
                          <w:sz w:val="14"/>
                          <w:szCs w:val="14"/>
                        </w:rPr>
                      </w:rPrChange>
                    </w:rPr>
                  </w:pPr>
                  <w:ins w:id="3197" w:author="James, Christin (DCYF)" w:date="2026-07-01T15:03:00Z" w16du:dateUtc="2026-07-01T22:03:00Z">
                    <w:r w:rsidRPr="00971ACE">
                      <w:rPr>
                        <w:sz w:val="16"/>
                        <w:szCs w:val="16"/>
                        <w:rPrChange w:id="3198" w:author="James, Christin (DCYF)" w:date="2026-07-01T15:09:00Z" w16du:dateUtc="2026-07-01T22:09:00Z">
                          <w:rPr>
                            <w:sz w:val="14"/>
                            <w:szCs w:val="14"/>
                          </w:rPr>
                        </w:rPrChange>
                      </w:rPr>
                      <w:t>March 2026</w:t>
                    </w:r>
                  </w:ins>
                </w:p>
              </w:tc>
            </w:tr>
            <w:tr w:rsidR="009E06BF" w:rsidRPr="009E06BF" w14:paraId="76E32CA5" w14:textId="77777777" w:rsidTr="70006B5F">
              <w:trPr>
                <w:ins w:id="3199" w:author="James, Christin (DCYF)" w:date="2026-07-01T15:03:00Z"/>
              </w:trPr>
              <w:tc>
                <w:tcPr>
                  <w:tcW w:w="366" w:type="dxa"/>
                  <w:shd w:val="clear" w:color="auto" w:fill="DAEEF3" w:themeFill="accent5" w:themeFillTint="33"/>
                </w:tcPr>
                <w:p w14:paraId="70D6D299" w14:textId="77777777" w:rsidR="009E06BF" w:rsidRPr="00971ACE" w:rsidRDefault="009E06BF">
                  <w:pPr>
                    <w:rPr>
                      <w:ins w:id="3200" w:author="James, Christin (DCYF)" w:date="2026-07-01T15:03:00Z" w16du:dateUtc="2026-07-01T22:03:00Z"/>
                      <w:sz w:val="16"/>
                      <w:szCs w:val="16"/>
                      <w:rPrChange w:id="3201" w:author="James, Christin (DCYF)" w:date="2026-07-01T15:09:00Z" w16du:dateUtc="2026-07-01T22:09:00Z">
                        <w:rPr>
                          <w:ins w:id="3202" w:author="James, Christin (DCYF)" w:date="2026-07-01T15:03:00Z" w16du:dateUtc="2026-07-01T22:03:00Z"/>
                          <w:sz w:val="14"/>
                          <w:szCs w:val="14"/>
                        </w:rPr>
                      </w:rPrChange>
                    </w:rPr>
                  </w:pPr>
                  <w:ins w:id="3203" w:author="James, Christin (DCYF)" w:date="2026-07-01T15:03:00Z" w16du:dateUtc="2026-07-01T22:03:00Z">
                    <w:r w:rsidRPr="00971ACE">
                      <w:rPr>
                        <w:sz w:val="16"/>
                        <w:szCs w:val="16"/>
                        <w:rPrChange w:id="3204" w:author="James, Christin (DCYF)" w:date="2026-07-01T15:09:00Z" w16du:dateUtc="2026-07-01T22:09:00Z">
                          <w:rPr>
                            <w:sz w:val="14"/>
                            <w:szCs w:val="14"/>
                          </w:rPr>
                        </w:rPrChange>
                      </w:rPr>
                      <w:t>S</w:t>
                    </w:r>
                  </w:ins>
                </w:p>
              </w:tc>
              <w:tc>
                <w:tcPr>
                  <w:tcW w:w="366" w:type="dxa"/>
                  <w:shd w:val="clear" w:color="auto" w:fill="DAEEF3" w:themeFill="accent5" w:themeFillTint="33"/>
                </w:tcPr>
                <w:p w14:paraId="7C5A1DC8" w14:textId="77777777" w:rsidR="009E06BF" w:rsidRPr="00971ACE" w:rsidRDefault="009E06BF">
                  <w:pPr>
                    <w:rPr>
                      <w:ins w:id="3205" w:author="James, Christin (DCYF)" w:date="2026-07-01T15:03:00Z" w16du:dateUtc="2026-07-01T22:03:00Z"/>
                      <w:sz w:val="16"/>
                      <w:szCs w:val="16"/>
                      <w:rPrChange w:id="3206" w:author="James, Christin (DCYF)" w:date="2026-07-01T15:09:00Z" w16du:dateUtc="2026-07-01T22:09:00Z">
                        <w:rPr>
                          <w:ins w:id="3207" w:author="James, Christin (DCYF)" w:date="2026-07-01T15:03:00Z" w16du:dateUtc="2026-07-01T22:03:00Z"/>
                          <w:sz w:val="14"/>
                          <w:szCs w:val="14"/>
                        </w:rPr>
                      </w:rPrChange>
                    </w:rPr>
                  </w:pPr>
                  <w:ins w:id="3208" w:author="James, Christin (DCYF)" w:date="2026-07-01T15:03:00Z" w16du:dateUtc="2026-07-01T22:03:00Z">
                    <w:r w:rsidRPr="00971ACE">
                      <w:rPr>
                        <w:sz w:val="16"/>
                        <w:szCs w:val="16"/>
                        <w:rPrChange w:id="3209" w:author="James, Christin (DCYF)" w:date="2026-07-01T15:09:00Z" w16du:dateUtc="2026-07-01T22:09:00Z">
                          <w:rPr>
                            <w:sz w:val="14"/>
                            <w:szCs w:val="14"/>
                          </w:rPr>
                        </w:rPrChange>
                      </w:rPr>
                      <w:t>M</w:t>
                    </w:r>
                  </w:ins>
                </w:p>
              </w:tc>
              <w:tc>
                <w:tcPr>
                  <w:tcW w:w="366" w:type="dxa"/>
                  <w:shd w:val="clear" w:color="auto" w:fill="DAEEF3" w:themeFill="accent5" w:themeFillTint="33"/>
                </w:tcPr>
                <w:p w14:paraId="28357892" w14:textId="77777777" w:rsidR="009E06BF" w:rsidRPr="00971ACE" w:rsidRDefault="009E06BF">
                  <w:pPr>
                    <w:rPr>
                      <w:ins w:id="3210" w:author="James, Christin (DCYF)" w:date="2026-07-01T15:03:00Z" w16du:dateUtc="2026-07-01T22:03:00Z"/>
                      <w:sz w:val="16"/>
                      <w:szCs w:val="16"/>
                      <w:rPrChange w:id="3211" w:author="James, Christin (DCYF)" w:date="2026-07-01T15:09:00Z" w16du:dateUtc="2026-07-01T22:09:00Z">
                        <w:rPr>
                          <w:ins w:id="3212" w:author="James, Christin (DCYF)" w:date="2026-07-01T15:03:00Z" w16du:dateUtc="2026-07-01T22:03:00Z"/>
                          <w:sz w:val="14"/>
                          <w:szCs w:val="14"/>
                        </w:rPr>
                      </w:rPrChange>
                    </w:rPr>
                  </w:pPr>
                  <w:ins w:id="3213" w:author="James, Christin (DCYF)" w:date="2026-07-01T15:03:00Z" w16du:dateUtc="2026-07-01T22:03:00Z">
                    <w:r w:rsidRPr="00971ACE">
                      <w:rPr>
                        <w:sz w:val="16"/>
                        <w:szCs w:val="16"/>
                        <w:rPrChange w:id="3214" w:author="James, Christin (DCYF)" w:date="2026-07-01T15:09:00Z" w16du:dateUtc="2026-07-01T22:09:00Z">
                          <w:rPr>
                            <w:sz w:val="14"/>
                            <w:szCs w:val="14"/>
                          </w:rPr>
                        </w:rPrChange>
                      </w:rPr>
                      <w:t>T</w:t>
                    </w:r>
                  </w:ins>
                </w:p>
              </w:tc>
              <w:tc>
                <w:tcPr>
                  <w:tcW w:w="366" w:type="dxa"/>
                  <w:shd w:val="clear" w:color="auto" w:fill="DAEEF3" w:themeFill="accent5" w:themeFillTint="33"/>
                </w:tcPr>
                <w:p w14:paraId="265F36B5" w14:textId="77777777" w:rsidR="009E06BF" w:rsidRPr="00971ACE" w:rsidRDefault="009E06BF">
                  <w:pPr>
                    <w:rPr>
                      <w:ins w:id="3215" w:author="James, Christin (DCYF)" w:date="2026-07-01T15:03:00Z" w16du:dateUtc="2026-07-01T22:03:00Z"/>
                      <w:sz w:val="16"/>
                      <w:szCs w:val="16"/>
                      <w:rPrChange w:id="3216" w:author="James, Christin (DCYF)" w:date="2026-07-01T15:09:00Z" w16du:dateUtc="2026-07-01T22:09:00Z">
                        <w:rPr>
                          <w:ins w:id="3217" w:author="James, Christin (DCYF)" w:date="2026-07-01T15:03:00Z" w16du:dateUtc="2026-07-01T22:03:00Z"/>
                          <w:sz w:val="14"/>
                          <w:szCs w:val="14"/>
                        </w:rPr>
                      </w:rPrChange>
                    </w:rPr>
                  </w:pPr>
                  <w:ins w:id="3218" w:author="James, Christin (DCYF)" w:date="2026-07-01T15:03:00Z" w16du:dateUtc="2026-07-01T22:03:00Z">
                    <w:r w:rsidRPr="00971ACE">
                      <w:rPr>
                        <w:sz w:val="16"/>
                        <w:szCs w:val="16"/>
                        <w:rPrChange w:id="3219" w:author="James, Christin (DCYF)" w:date="2026-07-01T15:09:00Z" w16du:dateUtc="2026-07-01T22:09:00Z">
                          <w:rPr>
                            <w:sz w:val="14"/>
                            <w:szCs w:val="14"/>
                          </w:rPr>
                        </w:rPrChange>
                      </w:rPr>
                      <w:t>W</w:t>
                    </w:r>
                  </w:ins>
                </w:p>
              </w:tc>
              <w:tc>
                <w:tcPr>
                  <w:tcW w:w="366" w:type="dxa"/>
                  <w:shd w:val="clear" w:color="auto" w:fill="DAEEF3" w:themeFill="accent5" w:themeFillTint="33"/>
                </w:tcPr>
                <w:p w14:paraId="2DC2840A" w14:textId="77777777" w:rsidR="009E06BF" w:rsidRPr="00971ACE" w:rsidRDefault="009E06BF">
                  <w:pPr>
                    <w:rPr>
                      <w:ins w:id="3220" w:author="James, Christin (DCYF)" w:date="2026-07-01T15:03:00Z" w16du:dateUtc="2026-07-01T22:03:00Z"/>
                      <w:sz w:val="16"/>
                      <w:szCs w:val="16"/>
                      <w:rPrChange w:id="3221" w:author="James, Christin (DCYF)" w:date="2026-07-01T15:09:00Z" w16du:dateUtc="2026-07-01T22:09:00Z">
                        <w:rPr>
                          <w:ins w:id="3222" w:author="James, Christin (DCYF)" w:date="2026-07-01T15:03:00Z" w16du:dateUtc="2026-07-01T22:03:00Z"/>
                          <w:sz w:val="14"/>
                          <w:szCs w:val="14"/>
                        </w:rPr>
                      </w:rPrChange>
                    </w:rPr>
                  </w:pPr>
                  <w:ins w:id="3223" w:author="James, Christin (DCYF)" w:date="2026-07-01T15:03:00Z" w16du:dateUtc="2026-07-01T22:03:00Z">
                    <w:r w:rsidRPr="00971ACE">
                      <w:rPr>
                        <w:sz w:val="16"/>
                        <w:szCs w:val="16"/>
                        <w:rPrChange w:id="3224" w:author="James, Christin (DCYF)" w:date="2026-07-01T15:09:00Z" w16du:dateUtc="2026-07-01T22:09:00Z">
                          <w:rPr>
                            <w:sz w:val="14"/>
                            <w:szCs w:val="14"/>
                          </w:rPr>
                        </w:rPrChange>
                      </w:rPr>
                      <w:t>T</w:t>
                    </w:r>
                  </w:ins>
                </w:p>
              </w:tc>
              <w:tc>
                <w:tcPr>
                  <w:tcW w:w="366" w:type="dxa"/>
                  <w:shd w:val="clear" w:color="auto" w:fill="DAEEF3" w:themeFill="accent5" w:themeFillTint="33"/>
                </w:tcPr>
                <w:p w14:paraId="1A5035A6" w14:textId="77777777" w:rsidR="009E06BF" w:rsidRPr="00971ACE" w:rsidRDefault="009E06BF">
                  <w:pPr>
                    <w:rPr>
                      <w:ins w:id="3225" w:author="James, Christin (DCYF)" w:date="2026-07-01T15:03:00Z" w16du:dateUtc="2026-07-01T22:03:00Z"/>
                      <w:sz w:val="16"/>
                      <w:szCs w:val="16"/>
                      <w:rPrChange w:id="3226" w:author="James, Christin (DCYF)" w:date="2026-07-01T15:09:00Z" w16du:dateUtc="2026-07-01T22:09:00Z">
                        <w:rPr>
                          <w:ins w:id="3227" w:author="James, Christin (DCYF)" w:date="2026-07-01T15:03:00Z" w16du:dateUtc="2026-07-01T22:03:00Z"/>
                          <w:sz w:val="14"/>
                          <w:szCs w:val="14"/>
                        </w:rPr>
                      </w:rPrChange>
                    </w:rPr>
                  </w:pPr>
                  <w:ins w:id="3228" w:author="James, Christin (DCYF)" w:date="2026-07-01T15:03:00Z" w16du:dateUtc="2026-07-01T22:03:00Z">
                    <w:r w:rsidRPr="00971ACE">
                      <w:rPr>
                        <w:sz w:val="16"/>
                        <w:szCs w:val="16"/>
                        <w:rPrChange w:id="3229" w:author="James, Christin (DCYF)" w:date="2026-07-01T15:09:00Z" w16du:dateUtc="2026-07-01T22:09:00Z">
                          <w:rPr>
                            <w:sz w:val="14"/>
                            <w:szCs w:val="14"/>
                          </w:rPr>
                        </w:rPrChange>
                      </w:rPr>
                      <w:t>F</w:t>
                    </w:r>
                  </w:ins>
                </w:p>
              </w:tc>
              <w:tc>
                <w:tcPr>
                  <w:tcW w:w="409" w:type="dxa"/>
                  <w:shd w:val="clear" w:color="auto" w:fill="DAEEF3" w:themeFill="accent5" w:themeFillTint="33"/>
                </w:tcPr>
                <w:p w14:paraId="1226D5C2" w14:textId="77777777" w:rsidR="009E06BF" w:rsidRPr="00971ACE" w:rsidRDefault="009E06BF">
                  <w:pPr>
                    <w:rPr>
                      <w:ins w:id="3230" w:author="James, Christin (DCYF)" w:date="2026-07-01T15:03:00Z" w16du:dateUtc="2026-07-01T22:03:00Z"/>
                      <w:sz w:val="16"/>
                      <w:szCs w:val="16"/>
                      <w:rPrChange w:id="3231" w:author="James, Christin (DCYF)" w:date="2026-07-01T15:09:00Z" w16du:dateUtc="2026-07-01T22:09:00Z">
                        <w:rPr>
                          <w:ins w:id="3232" w:author="James, Christin (DCYF)" w:date="2026-07-01T15:03:00Z" w16du:dateUtc="2026-07-01T22:03:00Z"/>
                          <w:sz w:val="14"/>
                          <w:szCs w:val="14"/>
                        </w:rPr>
                      </w:rPrChange>
                    </w:rPr>
                  </w:pPr>
                  <w:ins w:id="3233" w:author="James, Christin (DCYF)" w:date="2026-07-01T15:03:00Z" w16du:dateUtc="2026-07-01T22:03:00Z">
                    <w:r w:rsidRPr="00971ACE">
                      <w:rPr>
                        <w:sz w:val="16"/>
                        <w:szCs w:val="16"/>
                        <w:rPrChange w:id="3234" w:author="James, Christin (DCYF)" w:date="2026-07-01T15:09:00Z" w16du:dateUtc="2026-07-01T22:09:00Z">
                          <w:rPr>
                            <w:sz w:val="14"/>
                            <w:szCs w:val="14"/>
                          </w:rPr>
                        </w:rPrChange>
                      </w:rPr>
                      <w:t>S</w:t>
                    </w:r>
                  </w:ins>
                </w:p>
              </w:tc>
            </w:tr>
            <w:tr w:rsidR="009E06BF" w:rsidRPr="009E06BF" w14:paraId="31978B8F" w14:textId="77777777" w:rsidTr="70006B5F">
              <w:trPr>
                <w:ins w:id="3235" w:author="James, Christin (DCYF)" w:date="2026-07-01T15:03:00Z"/>
              </w:trPr>
              <w:tc>
                <w:tcPr>
                  <w:tcW w:w="366" w:type="dxa"/>
                </w:tcPr>
                <w:p w14:paraId="0434A67D" w14:textId="77777777" w:rsidR="009E06BF" w:rsidRPr="00971ACE" w:rsidRDefault="009E06BF">
                  <w:pPr>
                    <w:rPr>
                      <w:ins w:id="3236" w:author="James, Christin (DCYF)" w:date="2026-07-01T15:03:00Z" w16du:dateUtc="2026-07-01T22:03:00Z"/>
                      <w:sz w:val="16"/>
                      <w:szCs w:val="16"/>
                      <w:rPrChange w:id="3237" w:author="James, Christin (DCYF)" w:date="2026-07-01T15:09:00Z" w16du:dateUtc="2026-07-01T22:09:00Z">
                        <w:rPr>
                          <w:ins w:id="3238" w:author="James, Christin (DCYF)" w:date="2026-07-01T15:03:00Z" w16du:dateUtc="2026-07-01T22:03:00Z"/>
                          <w:sz w:val="14"/>
                          <w:szCs w:val="14"/>
                        </w:rPr>
                      </w:rPrChange>
                    </w:rPr>
                  </w:pPr>
                  <w:ins w:id="3239" w:author="James, Christin (DCYF)" w:date="2026-07-01T15:03:00Z" w16du:dateUtc="2026-07-01T22:03:00Z">
                    <w:r w:rsidRPr="00971ACE">
                      <w:rPr>
                        <w:sz w:val="16"/>
                        <w:szCs w:val="16"/>
                        <w:rPrChange w:id="3240" w:author="James, Christin (DCYF)" w:date="2026-07-01T15:09:00Z" w16du:dateUtc="2026-07-01T22:09:00Z">
                          <w:rPr>
                            <w:sz w:val="14"/>
                            <w:szCs w:val="14"/>
                          </w:rPr>
                        </w:rPrChange>
                      </w:rPr>
                      <w:t>1</w:t>
                    </w:r>
                  </w:ins>
                </w:p>
              </w:tc>
              <w:tc>
                <w:tcPr>
                  <w:tcW w:w="366" w:type="dxa"/>
                </w:tcPr>
                <w:p w14:paraId="72E3B64A" w14:textId="77777777" w:rsidR="009E06BF" w:rsidRPr="00971ACE" w:rsidRDefault="009E06BF">
                  <w:pPr>
                    <w:rPr>
                      <w:ins w:id="3241" w:author="James, Christin (DCYF)" w:date="2026-07-01T15:03:00Z" w16du:dateUtc="2026-07-01T22:03:00Z"/>
                      <w:sz w:val="16"/>
                      <w:szCs w:val="16"/>
                      <w:rPrChange w:id="3242" w:author="James, Christin (DCYF)" w:date="2026-07-01T15:09:00Z" w16du:dateUtc="2026-07-01T22:09:00Z">
                        <w:rPr>
                          <w:ins w:id="3243" w:author="James, Christin (DCYF)" w:date="2026-07-01T15:03:00Z" w16du:dateUtc="2026-07-01T22:03:00Z"/>
                          <w:sz w:val="14"/>
                          <w:szCs w:val="14"/>
                        </w:rPr>
                      </w:rPrChange>
                    </w:rPr>
                  </w:pPr>
                  <w:ins w:id="3244" w:author="James, Christin (DCYF)" w:date="2026-07-01T15:03:00Z" w16du:dateUtc="2026-07-01T22:03:00Z">
                    <w:r w:rsidRPr="00971ACE">
                      <w:rPr>
                        <w:sz w:val="16"/>
                        <w:szCs w:val="16"/>
                        <w:rPrChange w:id="3245" w:author="James, Christin (DCYF)" w:date="2026-07-01T15:09:00Z" w16du:dateUtc="2026-07-01T22:09:00Z">
                          <w:rPr>
                            <w:sz w:val="14"/>
                            <w:szCs w:val="14"/>
                          </w:rPr>
                        </w:rPrChange>
                      </w:rPr>
                      <w:t>2</w:t>
                    </w:r>
                  </w:ins>
                </w:p>
              </w:tc>
              <w:tc>
                <w:tcPr>
                  <w:tcW w:w="366" w:type="dxa"/>
                </w:tcPr>
                <w:p w14:paraId="24D52D85" w14:textId="77777777" w:rsidR="009E06BF" w:rsidRPr="00971ACE" w:rsidRDefault="009E06BF">
                  <w:pPr>
                    <w:rPr>
                      <w:ins w:id="3246" w:author="James, Christin (DCYF)" w:date="2026-07-01T15:03:00Z" w16du:dateUtc="2026-07-01T22:03:00Z"/>
                      <w:sz w:val="16"/>
                      <w:szCs w:val="16"/>
                      <w:rPrChange w:id="3247" w:author="James, Christin (DCYF)" w:date="2026-07-01T15:09:00Z" w16du:dateUtc="2026-07-01T22:09:00Z">
                        <w:rPr>
                          <w:ins w:id="3248" w:author="James, Christin (DCYF)" w:date="2026-07-01T15:03:00Z" w16du:dateUtc="2026-07-01T22:03:00Z"/>
                          <w:sz w:val="14"/>
                          <w:szCs w:val="14"/>
                        </w:rPr>
                      </w:rPrChange>
                    </w:rPr>
                  </w:pPr>
                  <w:ins w:id="3249" w:author="James, Christin (DCYF)" w:date="2026-07-01T15:03:00Z" w16du:dateUtc="2026-07-01T22:03:00Z">
                    <w:r w:rsidRPr="00971ACE">
                      <w:rPr>
                        <w:sz w:val="16"/>
                        <w:szCs w:val="16"/>
                        <w:rPrChange w:id="3250" w:author="James, Christin (DCYF)" w:date="2026-07-01T15:09:00Z" w16du:dateUtc="2026-07-01T22:09:00Z">
                          <w:rPr>
                            <w:sz w:val="14"/>
                            <w:szCs w:val="14"/>
                          </w:rPr>
                        </w:rPrChange>
                      </w:rPr>
                      <w:t>3</w:t>
                    </w:r>
                  </w:ins>
                </w:p>
              </w:tc>
              <w:tc>
                <w:tcPr>
                  <w:tcW w:w="366" w:type="dxa"/>
                </w:tcPr>
                <w:p w14:paraId="21400BE1" w14:textId="77777777" w:rsidR="009E06BF" w:rsidRPr="00971ACE" w:rsidRDefault="009E06BF">
                  <w:pPr>
                    <w:rPr>
                      <w:ins w:id="3251" w:author="James, Christin (DCYF)" w:date="2026-07-01T15:03:00Z" w16du:dateUtc="2026-07-01T22:03:00Z"/>
                      <w:sz w:val="16"/>
                      <w:szCs w:val="16"/>
                      <w:rPrChange w:id="3252" w:author="James, Christin (DCYF)" w:date="2026-07-01T15:09:00Z" w16du:dateUtc="2026-07-01T22:09:00Z">
                        <w:rPr>
                          <w:ins w:id="3253" w:author="James, Christin (DCYF)" w:date="2026-07-01T15:03:00Z" w16du:dateUtc="2026-07-01T22:03:00Z"/>
                          <w:sz w:val="14"/>
                          <w:szCs w:val="14"/>
                        </w:rPr>
                      </w:rPrChange>
                    </w:rPr>
                  </w:pPr>
                  <w:ins w:id="3254" w:author="James, Christin (DCYF)" w:date="2026-07-01T15:03:00Z" w16du:dateUtc="2026-07-01T22:03:00Z">
                    <w:r w:rsidRPr="00971ACE">
                      <w:rPr>
                        <w:sz w:val="16"/>
                        <w:szCs w:val="16"/>
                        <w:rPrChange w:id="3255" w:author="James, Christin (DCYF)" w:date="2026-07-01T15:09:00Z" w16du:dateUtc="2026-07-01T22:09:00Z">
                          <w:rPr>
                            <w:sz w:val="14"/>
                            <w:szCs w:val="14"/>
                          </w:rPr>
                        </w:rPrChange>
                      </w:rPr>
                      <w:t>4</w:t>
                    </w:r>
                  </w:ins>
                </w:p>
              </w:tc>
              <w:tc>
                <w:tcPr>
                  <w:tcW w:w="366" w:type="dxa"/>
                </w:tcPr>
                <w:p w14:paraId="311471EF" w14:textId="77777777" w:rsidR="009E06BF" w:rsidRPr="00971ACE" w:rsidRDefault="009E06BF">
                  <w:pPr>
                    <w:rPr>
                      <w:ins w:id="3256" w:author="James, Christin (DCYF)" w:date="2026-07-01T15:03:00Z" w16du:dateUtc="2026-07-01T22:03:00Z"/>
                      <w:sz w:val="16"/>
                      <w:szCs w:val="16"/>
                      <w:rPrChange w:id="3257" w:author="James, Christin (DCYF)" w:date="2026-07-01T15:09:00Z" w16du:dateUtc="2026-07-01T22:09:00Z">
                        <w:rPr>
                          <w:ins w:id="3258" w:author="James, Christin (DCYF)" w:date="2026-07-01T15:03:00Z" w16du:dateUtc="2026-07-01T22:03:00Z"/>
                          <w:sz w:val="14"/>
                          <w:szCs w:val="14"/>
                        </w:rPr>
                      </w:rPrChange>
                    </w:rPr>
                  </w:pPr>
                  <w:ins w:id="3259" w:author="James, Christin (DCYF)" w:date="2026-07-01T15:03:00Z" w16du:dateUtc="2026-07-01T22:03:00Z">
                    <w:r w:rsidRPr="00971ACE">
                      <w:rPr>
                        <w:sz w:val="16"/>
                        <w:szCs w:val="16"/>
                        <w:rPrChange w:id="3260" w:author="James, Christin (DCYF)" w:date="2026-07-01T15:09:00Z" w16du:dateUtc="2026-07-01T22:09:00Z">
                          <w:rPr>
                            <w:sz w:val="14"/>
                            <w:szCs w:val="14"/>
                          </w:rPr>
                        </w:rPrChange>
                      </w:rPr>
                      <w:t>5</w:t>
                    </w:r>
                  </w:ins>
                </w:p>
              </w:tc>
              <w:tc>
                <w:tcPr>
                  <w:tcW w:w="366" w:type="dxa"/>
                </w:tcPr>
                <w:p w14:paraId="7863A454" w14:textId="77777777" w:rsidR="009E06BF" w:rsidRPr="00971ACE" w:rsidRDefault="009E06BF">
                  <w:pPr>
                    <w:rPr>
                      <w:ins w:id="3261" w:author="James, Christin (DCYF)" w:date="2026-07-01T15:03:00Z" w16du:dateUtc="2026-07-01T22:03:00Z"/>
                      <w:sz w:val="16"/>
                      <w:szCs w:val="16"/>
                      <w:rPrChange w:id="3262" w:author="James, Christin (DCYF)" w:date="2026-07-01T15:09:00Z" w16du:dateUtc="2026-07-01T22:09:00Z">
                        <w:rPr>
                          <w:ins w:id="3263" w:author="James, Christin (DCYF)" w:date="2026-07-01T15:03:00Z" w16du:dateUtc="2026-07-01T22:03:00Z"/>
                          <w:sz w:val="14"/>
                          <w:szCs w:val="14"/>
                        </w:rPr>
                      </w:rPrChange>
                    </w:rPr>
                  </w:pPr>
                  <w:ins w:id="3264" w:author="James, Christin (DCYF)" w:date="2026-07-01T15:03:00Z" w16du:dateUtc="2026-07-01T22:03:00Z">
                    <w:r w:rsidRPr="00971ACE">
                      <w:rPr>
                        <w:sz w:val="16"/>
                        <w:szCs w:val="16"/>
                        <w:rPrChange w:id="3265" w:author="James, Christin (DCYF)" w:date="2026-07-01T15:09:00Z" w16du:dateUtc="2026-07-01T22:09:00Z">
                          <w:rPr>
                            <w:sz w:val="14"/>
                            <w:szCs w:val="14"/>
                          </w:rPr>
                        </w:rPrChange>
                      </w:rPr>
                      <w:t>6</w:t>
                    </w:r>
                  </w:ins>
                </w:p>
              </w:tc>
              <w:tc>
                <w:tcPr>
                  <w:tcW w:w="409" w:type="dxa"/>
                </w:tcPr>
                <w:p w14:paraId="21A427CC" w14:textId="77777777" w:rsidR="009E06BF" w:rsidRPr="00971ACE" w:rsidRDefault="009E06BF">
                  <w:pPr>
                    <w:rPr>
                      <w:ins w:id="3266" w:author="James, Christin (DCYF)" w:date="2026-07-01T15:03:00Z" w16du:dateUtc="2026-07-01T22:03:00Z"/>
                      <w:sz w:val="16"/>
                      <w:szCs w:val="16"/>
                      <w:rPrChange w:id="3267" w:author="James, Christin (DCYF)" w:date="2026-07-01T15:09:00Z" w16du:dateUtc="2026-07-01T22:09:00Z">
                        <w:rPr>
                          <w:ins w:id="3268" w:author="James, Christin (DCYF)" w:date="2026-07-01T15:03:00Z" w16du:dateUtc="2026-07-01T22:03:00Z"/>
                          <w:sz w:val="14"/>
                          <w:szCs w:val="14"/>
                        </w:rPr>
                      </w:rPrChange>
                    </w:rPr>
                  </w:pPr>
                  <w:ins w:id="3269" w:author="James, Christin (DCYF)" w:date="2026-07-01T15:03:00Z" w16du:dateUtc="2026-07-01T22:03:00Z">
                    <w:r w:rsidRPr="00971ACE">
                      <w:rPr>
                        <w:sz w:val="16"/>
                        <w:szCs w:val="16"/>
                        <w:rPrChange w:id="3270" w:author="James, Christin (DCYF)" w:date="2026-07-01T15:09:00Z" w16du:dateUtc="2026-07-01T22:09:00Z">
                          <w:rPr>
                            <w:sz w:val="14"/>
                            <w:szCs w:val="14"/>
                          </w:rPr>
                        </w:rPrChange>
                      </w:rPr>
                      <w:t>7</w:t>
                    </w:r>
                  </w:ins>
                </w:p>
              </w:tc>
            </w:tr>
            <w:tr w:rsidR="009E06BF" w:rsidRPr="009E06BF" w14:paraId="761049FA" w14:textId="77777777" w:rsidTr="70006B5F">
              <w:trPr>
                <w:ins w:id="3271" w:author="James, Christin (DCYF)" w:date="2026-07-01T15:03:00Z"/>
              </w:trPr>
              <w:tc>
                <w:tcPr>
                  <w:tcW w:w="366" w:type="dxa"/>
                </w:tcPr>
                <w:p w14:paraId="1DD1CD9C" w14:textId="77777777" w:rsidR="009E06BF" w:rsidRPr="00971ACE" w:rsidRDefault="009E06BF">
                  <w:pPr>
                    <w:rPr>
                      <w:ins w:id="3272" w:author="James, Christin (DCYF)" w:date="2026-07-01T15:03:00Z" w16du:dateUtc="2026-07-01T22:03:00Z"/>
                      <w:sz w:val="16"/>
                      <w:szCs w:val="16"/>
                      <w:rPrChange w:id="3273" w:author="James, Christin (DCYF)" w:date="2026-07-01T15:09:00Z" w16du:dateUtc="2026-07-01T22:09:00Z">
                        <w:rPr>
                          <w:ins w:id="3274" w:author="James, Christin (DCYF)" w:date="2026-07-01T15:03:00Z" w16du:dateUtc="2026-07-01T22:03:00Z"/>
                          <w:sz w:val="14"/>
                          <w:szCs w:val="14"/>
                        </w:rPr>
                      </w:rPrChange>
                    </w:rPr>
                  </w:pPr>
                  <w:ins w:id="3275" w:author="James, Christin (DCYF)" w:date="2026-07-01T15:03:00Z" w16du:dateUtc="2026-07-01T22:03:00Z">
                    <w:r w:rsidRPr="00971ACE">
                      <w:rPr>
                        <w:sz w:val="16"/>
                        <w:szCs w:val="16"/>
                        <w:rPrChange w:id="3276" w:author="James, Christin (DCYF)" w:date="2026-07-01T15:09:00Z" w16du:dateUtc="2026-07-01T22:09:00Z">
                          <w:rPr>
                            <w:sz w:val="14"/>
                            <w:szCs w:val="14"/>
                          </w:rPr>
                        </w:rPrChange>
                      </w:rPr>
                      <w:t>8</w:t>
                    </w:r>
                  </w:ins>
                </w:p>
              </w:tc>
              <w:tc>
                <w:tcPr>
                  <w:tcW w:w="366" w:type="dxa"/>
                </w:tcPr>
                <w:p w14:paraId="14C9994A" w14:textId="77777777" w:rsidR="009E06BF" w:rsidRPr="00971ACE" w:rsidRDefault="009E06BF">
                  <w:pPr>
                    <w:rPr>
                      <w:ins w:id="3277" w:author="James, Christin (DCYF)" w:date="2026-07-01T15:03:00Z" w16du:dateUtc="2026-07-01T22:03:00Z"/>
                      <w:sz w:val="16"/>
                      <w:szCs w:val="16"/>
                      <w:rPrChange w:id="3278" w:author="James, Christin (DCYF)" w:date="2026-07-01T15:09:00Z" w16du:dateUtc="2026-07-01T22:09:00Z">
                        <w:rPr>
                          <w:ins w:id="3279" w:author="James, Christin (DCYF)" w:date="2026-07-01T15:03:00Z" w16du:dateUtc="2026-07-01T22:03:00Z"/>
                          <w:sz w:val="14"/>
                          <w:szCs w:val="14"/>
                        </w:rPr>
                      </w:rPrChange>
                    </w:rPr>
                  </w:pPr>
                  <w:ins w:id="3280" w:author="James, Christin (DCYF)" w:date="2026-07-01T15:03:00Z" w16du:dateUtc="2026-07-01T22:03:00Z">
                    <w:r w:rsidRPr="00971ACE">
                      <w:rPr>
                        <w:sz w:val="16"/>
                        <w:szCs w:val="16"/>
                        <w:rPrChange w:id="3281" w:author="James, Christin (DCYF)" w:date="2026-07-01T15:09:00Z" w16du:dateUtc="2026-07-01T22:09:00Z">
                          <w:rPr>
                            <w:sz w:val="14"/>
                            <w:szCs w:val="14"/>
                          </w:rPr>
                        </w:rPrChange>
                      </w:rPr>
                      <w:t>9</w:t>
                    </w:r>
                  </w:ins>
                </w:p>
              </w:tc>
              <w:tc>
                <w:tcPr>
                  <w:tcW w:w="366" w:type="dxa"/>
                </w:tcPr>
                <w:p w14:paraId="150A6787" w14:textId="77777777" w:rsidR="009E06BF" w:rsidRPr="00971ACE" w:rsidRDefault="009E06BF">
                  <w:pPr>
                    <w:rPr>
                      <w:ins w:id="3282" w:author="James, Christin (DCYF)" w:date="2026-07-01T15:03:00Z" w16du:dateUtc="2026-07-01T22:03:00Z"/>
                      <w:sz w:val="16"/>
                      <w:szCs w:val="16"/>
                      <w:rPrChange w:id="3283" w:author="James, Christin (DCYF)" w:date="2026-07-01T15:09:00Z" w16du:dateUtc="2026-07-01T22:09:00Z">
                        <w:rPr>
                          <w:ins w:id="3284" w:author="James, Christin (DCYF)" w:date="2026-07-01T15:03:00Z" w16du:dateUtc="2026-07-01T22:03:00Z"/>
                          <w:sz w:val="14"/>
                          <w:szCs w:val="14"/>
                        </w:rPr>
                      </w:rPrChange>
                    </w:rPr>
                  </w:pPr>
                  <w:ins w:id="3285" w:author="James, Christin (DCYF)" w:date="2026-07-01T15:03:00Z" w16du:dateUtc="2026-07-01T22:03:00Z">
                    <w:r w:rsidRPr="00971ACE">
                      <w:rPr>
                        <w:sz w:val="16"/>
                        <w:szCs w:val="16"/>
                        <w:rPrChange w:id="3286" w:author="James, Christin (DCYF)" w:date="2026-07-01T15:09:00Z" w16du:dateUtc="2026-07-01T22:09:00Z">
                          <w:rPr>
                            <w:sz w:val="14"/>
                            <w:szCs w:val="14"/>
                          </w:rPr>
                        </w:rPrChange>
                      </w:rPr>
                      <w:t>10</w:t>
                    </w:r>
                  </w:ins>
                </w:p>
              </w:tc>
              <w:tc>
                <w:tcPr>
                  <w:tcW w:w="366" w:type="dxa"/>
                </w:tcPr>
                <w:p w14:paraId="4B326FFF" w14:textId="77777777" w:rsidR="009E06BF" w:rsidRPr="00971ACE" w:rsidRDefault="009E06BF">
                  <w:pPr>
                    <w:rPr>
                      <w:ins w:id="3287" w:author="James, Christin (DCYF)" w:date="2026-07-01T15:03:00Z" w16du:dateUtc="2026-07-01T22:03:00Z"/>
                      <w:sz w:val="16"/>
                      <w:szCs w:val="16"/>
                      <w:rPrChange w:id="3288" w:author="James, Christin (DCYF)" w:date="2026-07-01T15:09:00Z" w16du:dateUtc="2026-07-01T22:09:00Z">
                        <w:rPr>
                          <w:ins w:id="3289" w:author="James, Christin (DCYF)" w:date="2026-07-01T15:03:00Z" w16du:dateUtc="2026-07-01T22:03:00Z"/>
                          <w:sz w:val="14"/>
                          <w:szCs w:val="14"/>
                        </w:rPr>
                      </w:rPrChange>
                    </w:rPr>
                  </w:pPr>
                  <w:ins w:id="3290" w:author="James, Christin (DCYF)" w:date="2026-07-01T15:03:00Z" w16du:dateUtc="2026-07-01T22:03:00Z">
                    <w:r w:rsidRPr="00971ACE">
                      <w:rPr>
                        <w:sz w:val="16"/>
                        <w:szCs w:val="16"/>
                        <w:rPrChange w:id="3291" w:author="James, Christin (DCYF)" w:date="2026-07-01T15:09:00Z" w16du:dateUtc="2026-07-01T22:09:00Z">
                          <w:rPr>
                            <w:sz w:val="14"/>
                            <w:szCs w:val="14"/>
                          </w:rPr>
                        </w:rPrChange>
                      </w:rPr>
                      <w:t>11</w:t>
                    </w:r>
                  </w:ins>
                </w:p>
              </w:tc>
              <w:tc>
                <w:tcPr>
                  <w:tcW w:w="366" w:type="dxa"/>
                </w:tcPr>
                <w:p w14:paraId="68FF6E30" w14:textId="77777777" w:rsidR="009E06BF" w:rsidRPr="00971ACE" w:rsidRDefault="009E06BF">
                  <w:pPr>
                    <w:rPr>
                      <w:ins w:id="3292" w:author="James, Christin (DCYF)" w:date="2026-07-01T15:03:00Z" w16du:dateUtc="2026-07-01T22:03:00Z"/>
                      <w:sz w:val="16"/>
                      <w:szCs w:val="16"/>
                      <w:rPrChange w:id="3293" w:author="James, Christin (DCYF)" w:date="2026-07-01T15:09:00Z" w16du:dateUtc="2026-07-01T22:09:00Z">
                        <w:rPr>
                          <w:ins w:id="3294" w:author="James, Christin (DCYF)" w:date="2026-07-01T15:03:00Z" w16du:dateUtc="2026-07-01T22:03:00Z"/>
                          <w:sz w:val="14"/>
                          <w:szCs w:val="14"/>
                        </w:rPr>
                      </w:rPrChange>
                    </w:rPr>
                  </w:pPr>
                  <w:ins w:id="3295" w:author="James, Christin (DCYF)" w:date="2026-07-01T15:03:00Z" w16du:dateUtc="2026-07-01T22:03:00Z">
                    <w:r w:rsidRPr="00971ACE">
                      <w:rPr>
                        <w:sz w:val="16"/>
                        <w:szCs w:val="16"/>
                        <w:rPrChange w:id="3296" w:author="James, Christin (DCYF)" w:date="2026-07-01T15:09:00Z" w16du:dateUtc="2026-07-01T22:09:00Z">
                          <w:rPr>
                            <w:sz w:val="14"/>
                            <w:szCs w:val="14"/>
                          </w:rPr>
                        </w:rPrChange>
                      </w:rPr>
                      <w:t>12</w:t>
                    </w:r>
                  </w:ins>
                </w:p>
              </w:tc>
              <w:tc>
                <w:tcPr>
                  <w:tcW w:w="366" w:type="dxa"/>
                </w:tcPr>
                <w:p w14:paraId="2A331E80" w14:textId="77777777" w:rsidR="009E06BF" w:rsidRPr="00971ACE" w:rsidRDefault="009E06BF">
                  <w:pPr>
                    <w:rPr>
                      <w:ins w:id="3297" w:author="James, Christin (DCYF)" w:date="2026-07-01T15:03:00Z" w16du:dateUtc="2026-07-01T22:03:00Z"/>
                      <w:sz w:val="16"/>
                      <w:szCs w:val="16"/>
                      <w:rPrChange w:id="3298" w:author="James, Christin (DCYF)" w:date="2026-07-01T15:09:00Z" w16du:dateUtc="2026-07-01T22:09:00Z">
                        <w:rPr>
                          <w:ins w:id="3299" w:author="James, Christin (DCYF)" w:date="2026-07-01T15:03:00Z" w16du:dateUtc="2026-07-01T22:03:00Z"/>
                          <w:sz w:val="14"/>
                          <w:szCs w:val="14"/>
                        </w:rPr>
                      </w:rPrChange>
                    </w:rPr>
                  </w:pPr>
                  <w:ins w:id="3300" w:author="James, Christin (DCYF)" w:date="2026-07-01T15:03:00Z" w16du:dateUtc="2026-07-01T22:03:00Z">
                    <w:r w:rsidRPr="00971ACE">
                      <w:rPr>
                        <w:sz w:val="16"/>
                        <w:szCs w:val="16"/>
                        <w:rPrChange w:id="3301" w:author="James, Christin (DCYF)" w:date="2026-07-01T15:09:00Z" w16du:dateUtc="2026-07-01T22:09:00Z">
                          <w:rPr>
                            <w:sz w:val="14"/>
                            <w:szCs w:val="14"/>
                          </w:rPr>
                        </w:rPrChange>
                      </w:rPr>
                      <w:t>13</w:t>
                    </w:r>
                  </w:ins>
                </w:p>
              </w:tc>
              <w:tc>
                <w:tcPr>
                  <w:tcW w:w="409" w:type="dxa"/>
                </w:tcPr>
                <w:p w14:paraId="0625E008" w14:textId="77777777" w:rsidR="009E06BF" w:rsidRPr="00971ACE" w:rsidRDefault="009E06BF">
                  <w:pPr>
                    <w:rPr>
                      <w:ins w:id="3302" w:author="James, Christin (DCYF)" w:date="2026-07-01T15:03:00Z" w16du:dateUtc="2026-07-01T22:03:00Z"/>
                      <w:sz w:val="16"/>
                      <w:szCs w:val="16"/>
                      <w:rPrChange w:id="3303" w:author="James, Christin (DCYF)" w:date="2026-07-01T15:09:00Z" w16du:dateUtc="2026-07-01T22:09:00Z">
                        <w:rPr>
                          <w:ins w:id="3304" w:author="James, Christin (DCYF)" w:date="2026-07-01T15:03:00Z" w16du:dateUtc="2026-07-01T22:03:00Z"/>
                          <w:sz w:val="14"/>
                          <w:szCs w:val="14"/>
                        </w:rPr>
                      </w:rPrChange>
                    </w:rPr>
                  </w:pPr>
                  <w:ins w:id="3305" w:author="James, Christin (DCYF)" w:date="2026-07-01T15:03:00Z" w16du:dateUtc="2026-07-01T22:03:00Z">
                    <w:r w:rsidRPr="00971ACE">
                      <w:rPr>
                        <w:sz w:val="16"/>
                        <w:szCs w:val="16"/>
                        <w:rPrChange w:id="3306" w:author="James, Christin (DCYF)" w:date="2026-07-01T15:09:00Z" w16du:dateUtc="2026-07-01T22:09:00Z">
                          <w:rPr>
                            <w:sz w:val="14"/>
                            <w:szCs w:val="14"/>
                          </w:rPr>
                        </w:rPrChange>
                      </w:rPr>
                      <w:t>14</w:t>
                    </w:r>
                  </w:ins>
                </w:p>
              </w:tc>
            </w:tr>
            <w:tr w:rsidR="009E06BF" w:rsidRPr="009E06BF" w14:paraId="47532E88" w14:textId="77777777" w:rsidTr="70006B5F">
              <w:trPr>
                <w:ins w:id="3307" w:author="James, Christin (DCYF)" w:date="2026-07-01T15:03:00Z"/>
              </w:trPr>
              <w:tc>
                <w:tcPr>
                  <w:tcW w:w="366" w:type="dxa"/>
                </w:tcPr>
                <w:p w14:paraId="69F2E910" w14:textId="77777777" w:rsidR="009E06BF" w:rsidRPr="00971ACE" w:rsidRDefault="009E06BF">
                  <w:pPr>
                    <w:rPr>
                      <w:ins w:id="3308" w:author="James, Christin (DCYF)" w:date="2026-07-01T15:03:00Z" w16du:dateUtc="2026-07-01T22:03:00Z"/>
                      <w:sz w:val="16"/>
                      <w:szCs w:val="16"/>
                      <w:rPrChange w:id="3309" w:author="James, Christin (DCYF)" w:date="2026-07-01T15:09:00Z" w16du:dateUtc="2026-07-01T22:09:00Z">
                        <w:rPr>
                          <w:ins w:id="3310" w:author="James, Christin (DCYF)" w:date="2026-07-01T15:03:00Z" w16du:dateUtc="2026-07-01T22:03:00Z"/>
                          <w:sz w:val="14"/>
                          <w:szCs w:val="14"/>
                        </w:rPr>
                      </w:rPrChange>
                    </w:rPr>
                  </w:pPr>
                  <w:ins w:id="3311" w:author="James, Christin (DCYF)" w:date="2026-07-01T15:03:00Z" w16du:dateUtc="2026-07-01T22:03:00Z">
                    <w:r w:rsidRPr="00971ACE">
                      <w:rPr>
                        <w:sz w:val="16"/>
                        <w:szCs w:val="16"/>
                        <w:rPrChange w:id="3312" w:author="James, Christin (DCYF)" w:date="2026-07-01T15:09:00Z" w16du:dateUtc="2026-07-01T22:09:00Z">
                          <w:rPr>
                            <w:sz w:val="14"/>
                            <w:szCs w:val="14"/>
                          </w:rPr>
                        </w:rPrChange>
                      </w:rPr>
                      <w:t>15</w:t>
                    </w:r>
                  </w:ins>
                </w:p>
              </w:tc>
              <w:tc>
                <w:tcPr>
                  <w:tcW w:w="366" w:type="dxa"/>
                </w:tcPr>
                <w:p w14:paraId="26E404B9" w14:textId="77777777" w:rsidR="009E06BF" w:rsidRPr="00971ACE" w:rsidRDefault="009E06BF">
                  <w:pPr>
                    <w:rPr>
                      <w:ins w:id="3313" w:author="James, Christin (DCYF)" w:date="2026-07-01T15:03:00Z" w16du:dateUtc="2026-07-01T22:03:00Z"/>
                      <w:sz w:val="16"/>
                      <w:szCs w:val="16"/>
                      <w:rPrChange w:id="3314" w:author="James, Christin (DCYF)" w:date="2026-07-01T15:09:00Z" w16du:dateUtc="2026-07-01T22:09:00Z">
                        <w:rPr>
                          <w:ins w:id="3315" w:author="James, Christin (DCYF)" w:date="2026-07-01T15:03:00Z" w16du:dateUtc="2026-07-01T22:03:00Z"/>
                          <w:sz w:val="14"/>
                          <w:szCs w:val="14"/>
                        </w:rPr>
                      </w:rPrChange>
                    </w:rPr>
                  </w:pPr>
                  <w:ins w:id="3316" w:author="James, Christin (DCYF)" w:date="2026-07-01T15:03:00Z" w16du:dateUtc="2026-07-01T22:03:00Z">
                    <w:r w:rsidRPr="00971ACE">
                      <w:rPr>
                        <w:sz w:val="16"/>
                        <w:szCs w:val="16"/>
                        <w:rPrChange w:id="3317" w:author="James, Christin (DCYF)" w:date="2026-07-01T15:09:00Z" w16du:dateUtc="2026-07-01T22:09:00Z">
                          <w:rPr>
                            <w:sz w:val="14"/>
                            <w:szCs w:val="14"/>
                          </w:rPr>
                        </w:rPrChange>
                      </w:rPr>
                      <w:t>16</w:t>
                    </w:r>
                  </w:ins>
                </w:p>
              </w:tc>
              <w:tc>
                <w:tcPr>
                  <w:tcW w:w="366" w:type="dxa"/>
                </w:tcPr>
                <w:p w14:paraId="1495F4FE" w14:textId="77777777" w:rsidR="009E06BF" w:rsidRPr="00971ACE" w:rsidRDefault="009E06BF">
                  <w:pPr>
                    <w:rPr>
                      <w:ins w:id="3318" w:author="James, Christin (DCYF)" w:date="2026-07-01T15:03:00Z" w16du:dateUtc="2026-07-01T22:03:00Z"/>
                      <w:sz w:val="16"/>
                      <w:szCs w:val="16"/>
                      <w:rPrChange w:id="3319" w:author="James, Christin (DCYF)" w:date="2026-07-01T15:09:00Z" w16du:dateUtc="2026-07-01T22:09:00Z">
                        <w:rPr>
                          <w:ins w:id="3320" w:author="James, Christin (DCYF)" w:date="2026-07-01T15:03:00Z" w16du:dateUtc="2026-07-01T22:03:00Z"/>
                          <w:sz w:val="14"/>
                          <w:szCs w:val="14"/>
                        </w:rPr>
                      </w:rPrChange>
                    </w:rPr>
                  </w:pPr>
                  <w:ins w:id="3321" w:author="James, Christin (DCYF)" w:date="2026-07-01T15:03:00Z" w16du:dateUtc="2026-07-01T22:03:00Z">
                    <w:r w:rsidRPr="00971ACE">
                      <w:rPr>
                        <w:sz w:val="16"/>
                        <w:szCs w:val="16"/>
                        <w:rPrChange w:id="3322" w:author="James, Christin (DCYF)" w:date="2026-07-01T15:09:00Z" w16du:dateUtc="2026-07-01T22:09:00Z">
                          <w:rPr>
                            <w:sz w:val="14"/>
                            <w:szCs w:val="14"/>
                          </w:rPr>
                        </w:rPrChange>
                      </w:rPr>
                      <w:t>17</w:t>
                    </w:r>
                  </w:ins>
                </w:p>
              </w:tc>
              <w:tc>
                <w:tcPr>
                  <w:tcW w:w="366" w:type="dxa"/>
                </w:tcPr>
                <w:p w14:paraId="57E46833" w14:textId="77777777" w:rsidR="009E06BF" w:rsidRPr="00971ACE" w:rsidRDefault="009E06BF">
                  <w:pPr>
                    <w:rPr>
                      <w:ins w:id="3323" w:author="James, Christin (DCYF)" w:date="2026-07-01T15:03:00Z" w16du:dateUtc="2026-07-01T22:03:00Z"/>
                      <w:sz w:val="16"/>
                      <w:szCs w:val="16"/>
                      <w:rPrChange w:id="3324" w:author="James, Christin (DCYF)" w:date="2026-07-01T15:09:00Z" w16du:dateUtc="2026-07-01T22:09:00Z">
                        <w:rPr>
                          <w:ins w:id="3325" w:author="James, Christin (DCYF)" w:date="2026-07-01T15:03:00Z" w16du:dateUtc="2026-07-01T22:03:00Z"/>
                          <w:sz w:val="14"/>
                          <w:szCs w:val="14"/>
                        </w:rPr>
                      </w:rPrChange>
                    </w:rPr>
                  </w:pPr>
                  <w:ins w:id="3326" w:author="James, Christin (DCYF)" w:date="2026-07-01T15:03:00Z" w16du:dateUtc="2026-07-01T22:03:00Z">
                    <w:r w:rsidRPr="00971ACE">
                      <w:rPr>
                        <w:sz w:val="16"/>
                        <w:szCs w:val="16"/>
                        <w:rPrChange w:id="3327" w:author="James, Christin (DCYF)" w:date="2026-07-01T15:09:00Z" w16du:dateUtc="2026-07-01T22:09:00Z">
                          <w:rPr>
                            <w:sz w:val="14"/>
                            <w:szCs w:val="14"/>
                          </w:rPr>
                        </w:rPrChange>
                      </w:rPr>
                      <w:t>18</w:t>
                    </w:r>
                  </w:ins>
                </w:p>
              </w:tc>
              <w:tc>
                <w:tcPr>
                  <w:tcW w:w="366" w:type="dxa"/>
                </w:tcPr>
                <w:p w14:paraId="707E41A5" w14:textId="77777777" w:rsidR="009E06BF" w:rsidRPr="00971ACE" w:rsidRDefault="009E06BF">
                  <w:pPr>
                    <w:rPr>
                      <w:ins w:id="3328" w:author="James, Christin (DCYF)" w:date="2026-07-01T15:03:00Z" w16du:dateUtc="2026-07-01T22:03:00Z"/>
                      <w:sz w:val="16"/>
                      <w:szCs w:val="16"/>
                      <w:rPrChange w:id="3329" w:author="James, Christin (DCYF)" w:date="2026-07-01T15:09:00Z" w16du:dateUtc="2026-07-01T22:09:00Z">
                        <w:rPr>
                          <w:ins w:id="3330" w:author="James, Christin (DCYF)" w:date="2026-07-01T15:03:00Z" w16du:dateUtc="2026-07-01T22:03:00Z"/>
                          <w:sz w:val="14"/>
                          <w:szCs w:val="14"/>
                        </w:rPr>
                      </w:rPrChange>
                    </w:rPr>
                  </w:pPr>
                  <w:ins w:id="3331" w:author="James, Christin (DCYF)" w:date="2026-07-01T15:03:00Z" w16du:dateUtc="2026-07-01T22:03:00Z">
                    <w:r w:rsidRPr="00971ACE">
                      <w:rPr>
                        <w:sz w:val="16"/>
                        <w:szCs w:val="16"/>
                        <w:rPrChange w:id="3332" w:author="James, Christin (DCYF)" w:date="2026-07-01T15:09:00Z" w16du:dateUtc="2026-07-01T22:09:00Z">
                          <w:rPr>
                            <w:sz w:val="14"/>
                            <w:szCs w:val="14"/>
                          </w:rPr>
                        </w:rPrChange>
                      </w:rPr>
                      <w:t>19</w:t>
                    </w:r>
                  </w:ins>
                </w:p>
              </w:tc>
              <w:tc>
                <w:tcPr>
                  <w:tcW w:w="366" w:type="dxa"/>
                </w:tcPr>
                <w:p w14:paraId="36A93DF8" w14:textId="77777777" w:rsidR="009E06BF" w:rsidRPr="00971ACE" w:rsidRDefault="009E06BF">
                  <w:pPr>
                    <w:rPr>
                      <w:ins w:id="3333" w:author="James, Christin (DCYF)" w:date="2026-07-01T15:03:00Z" w16du:dateUtc="2026-07-01T22:03:00Z"/>
                      <w:sz w:val="16"/>
                      <w:szCs w:val="16"/>
                      <w:rPrChange w:id="3334" w:author="James, Christin (DCYF)" w:date="2026-07-01T15:09:00Z" w16du:dateUtc="2026-07-01T22:09:00Z">
                        <w:rPr>
                          <w:ins w:id="3335" w:author="James, Christin (DCYF)" w:date="2026-07-01T15:03:00Z" w16du:dateUtc="2026-07-01T22:03:00Z"/>
                          <w:sz w:val="14"/>
                          <w:szCs w:val="14"/>
                        </w:rPr>
                      </w:rPrChange>
                    </w:rPr>
                  </w:pPr>
                  <w:ins w:id="3336" w:author="James, Christin (DCYF)" w:date="2026-07-01T15:03:00Z" w16du:dateUtc="2026-07-01T22:03:00Z">
                    <w:r w:rsidRPr="00971ACE">
                      <w:rPr>
                        <w:sz w:val="16"/>
                        <w:szCs w:val="16"/>
                        <w:rPrChange w:id="3337" w:author="James, Christin (DCYF)" w:date="2026-07-01T15:09:00Z" w16du:dateUtc="2026-07-01T22:09:00Z">
                          <w:rPr>
                            <w:sz w:val="14"/>
                            <w:szCs w:val="14"/>
                          </w:rPr>
                        </w:rPrChange>
                      </w:rPr>
                      <w:t>20</w:t>
                    </w:r>
                  </w:ins>
                </w:p>
              </w:tc>
              <w:tc>
                <w:tcPr>
                  <w:tcW w:w="409" w:type="dxa"/>
                </w:tcPr>
                <w:p w14:paraId="15BB23A5" w14:textId="77777777" w:rsidR="009E06BF" w:rsidRPr="00971ACE" w:rsidRDefault="009E06BF">
                  <w:pPr>
                    <w:rPr>
                      <w:ins w:id="3338" w:author="James, Christin (DCYF)" w:date="2026-07-01T15:03:00Z" w16du:dateUtc="2026-07-01T22:03:00Z"/>
                      <w:sz w:val="16"/>
                      <w:szCs w:val="16"/>
                      <w:rPrChange w:id="3339" w:author="James, Christin (DCYF)" w:date="2026-07-01T15:09:00Z" w16du:dateUtc="2026-07-01T22:09:00Z">
                        <w:rPr>
                          <w:ins w:id="3340" w:author="James, Christin (DCYF)" w:date="2026-07-01T15:03:00Z" w16du:dateUtc="2026-07-01T22:03:00Z"/>
                          <w:sz w:val="14"/>
                          <w:szCs w:val="14"/>
                        </w:rPr>
                      </w:rPrChange>
                    </w:rPr>
                  </w:pPr>
                  <w:ins w:id="3341" w:author="James, Christin (DCYF)" w:date="2026-07-01T15:03:00Z" w16du:dateUtc="2026-07-01T22:03:00Z">
                    <w:r w:rsidRPr="00971ACE">
                      <w:rPr>
                        <w:sz w:val="16"/>
                        <w:szCs w:val="16"/>
                        <w:rPrChange w:id="3342" w:author="James, Christin (DCYF)" w:date="2026-07-01T15:09:00Z" w16du:dateUtc="2026-07-01T22:09:00Z">
                          <w:rPr>
                            <w:sz w:val="14"/>
                            <w:szCs w:val="14"/>
                          </w:rPr>
                        </w:rPrChange>
                      </w:rPr>
                      <w:t>21</w:t>
                    </w:r>
                  </w:ins>
                </w:p>
              </w:tc>
            </w:tr>
            <w:tr w:rsidR="009E06BF" w:rsidRPr="009E06BF" w14:paraId="6DD7C2D4" w14:textId="77777777" w:rsidTr="70006B5F">
              <w:trPr>
                <w:ins w:id="3343" w:author="James, Christin (DCYF)" w:date="2026-07-01T15:03:00Z"/>
              </w:trPr>
              <w:tc>
                <w:tcPr>
                  <w:tcW w:w="366" w:type="dxa"/>
                </w:tcPr>
                <w:p w14:paraId="5D2CFD15" w14:textId="77777777" w:rsidR="009E06BF" w:rsidRPr="00971ACE" w:rsidRDefault="009E06BF">
                  <w:pPr>
                    <w:rPr>
                      <w:ins w:id="3344" w:author="James, Christin (DCYF)" w:date="2026-07-01T15:03:00Z" w16du:dateUtc="2026-07-01T22:03:00Z"/>
                      <w:sz w:val="16"/>
                      <w:szCs w:val="16"/>
                      <w:rPrChange w:id="3345" w:author="James, Christin (DCYF)" w:date="2026-07-01T15:09:00Z" w16du:dateUtc="2026-07-01T22:09:00Z">
                        <w:rPr>
                          <w:ins w:id="3346" w:author="James, Christin (DCYF)" w:date="2026-07-01T15:03:00Z" w16du:dateUtc="2026-07-01T22:03:00Z"/>
                          <w:sz w:val="14"/>
                          <w:szCs w:val="14"/>
                        </w:rPr>
                      </w:rPrChange>
                    </w:rPr>
                  </w:pPr>
                  <w:ins w:id="3347" w:author="James, Christin (DCYF)" w:date="2026-07-01T15:03:00Z" w16du:dateUtc="2026-07-01T22:03:00Z">
                    <w:r w:rsidRPr="00971ACE">
                      <w:rPr>
                        <w:sz w:val="16"/>
                        <w:szCs w:val="16"/>
                        <w:rPrChange w:id="3348" w:author="James, Christin (DCYF)" w:date="2026-07-01T15:09:00Z" w16du:dateUtc="2026-07-01T22:09:00Z">
                          <w:rPr>
                            <w:sz w:val="14"/>
                            <w:szCs w:val="14"/>
                          </w:rPr>
                        </w:rPrChange>
                      </w:rPr>
                      <w:t>22</w:t>
                    </w:r>
                  </w:ins>
                </w:p>
              </w:tc>
              <w:tc>
                <w:tcPr>
                  <w:tcW w:w="366" w:type="dxa"/>
                </w:tcPr>
                <w:p w14:paraId="21F5FB21" w14:textId="77777777" w:rsidR="009E06BF" w:rsidRPr="00971ACE" w:rsidRDefault="009E06BF">
                  <w:pPr>
                    <w:rPr>
                      <w:ins w:id="3349" w:author="James, Christin (DCYF)" w:date="2026-07-01T15:03:00Z" w16du:dateUtc="2026-07-01T22:03:00Z"/>
                      <w:sz w:val="16"/>
                      <w:szCs w:val="16"/>
                      <w:rPrChange w:id="3350" w:author="James, Christin (DCYF)" w:date="2026-07-01T15:09:00Z" w16du:dateUtc="2026-07-01T22:09:00Z">
                        <w:rPr>
                          <w:ins w:id="3351" w:author="James, Christin (DCYF)" w:date="2026-07-01T15:03:00Z" w16du:dateUtc="2026-07-01T22:03:00Z"/>
                          <w:sz w:val="14"/>
                          <w:szCs w:val="14"/>
                        </w:rPr>
                      </w:rPrChange>
                    </w:rPr>
                  </w:pPr>
                  <w:ins w:id="3352" w:author="James, Christin (DCYF)" w:date="2026-07-01T15:03:00Z" w16du:dateUtc="2026-07-01T22:03:00Z">
                    <w:r w:rsidRPr="00971ACE">
                      <w:rPr>
                        <w:sz w:val="16"/>
                        <w:szCs w:val="16"/>
                        <w:rPrChange w:id="3353" w:author="James, Christin (DCYF)" w:date="2026-07-01T15:09:00Z" w16du:dateUtc="2026-07-01T22:09:00Z">
                          <w:rPr>
                            <w:sz w:val="14"/>
                            <w:szCs w:val="14"/>
                          </w:rPr>
                        </w:rPrChange>
                      </w:rPr>
                      <w:t>23</w:t>
                    </w:r>
                  </w:ins>
                </w:p>
              </w:tc>
              <w:tc>
                <w:tcPr>
                  <w:tcW w:w="366" w:type="dxa"/>
                </w:tcPr>
                <w:p w14:paraId="74AFD510" w14:textId="77777777" w:rsidR="009E06BF" w:rsidRPr="00971ACE" w:rsidRDefault="009E06BF">
                  <w:pPr>
                    <w:rPr>
                      <w:ins w:id="3354" w:author="James, Christin (DCYF)" w:date="2026-07-01T15:03:00Z" w16du:dateUtc="2026-07-01T22:03:00Z"/>
                      <w:sz w:val="16"/>
                      <w:szCs w:val="16"/>
                      <w:rPrChange w:id="3355" w:author="James, Christin (DCYF)" w:date="2026-07-01T15:09:00Z" w16du:dateUtc="2026-07-01T22:09:00Z">
                        <w:rPr>
                          <w:ins w:id="3356" w:author="James, Christin (DCYF)" w:date="2026-07-01T15:03:00Z" w16du:dateUtc="2026-07-01T22:03:00Z"/>
                          <w:sz w:val="14"/>
                          <w:szCs w:val="14"/>
                        </w:rPr>
                      </w:rPrChange>
                    </w:rPr>
                  </w:pPr>
                  <w:ins w:id="3357" w:author="James, Christin (DCYF)" w:date="2026-07-01T15:03:00Z" w16du:dateUtc="2026-07-01T22:03:00Z">
                    <w:r w:rsidRPr="00971ACE">
                      <w:rPr>
                        <w:sz w:val="16"/>
                        <w:szCs w:val="16"/>
                        <w:rPrChange w:id="3358" w:author="James, Christin (DCYF)" w:date="2026-07-01T15:09:00Z" w16du:dateUtc="2026-07-01T22:09:00Z">
                          <w:rPr>
                            <w:sz w:val="14"/>
                            <w:szCs w:val="14"/>
                          </w:rPr>
                        </w:rPrChange>
                      </w:rPr>
                      <w:t>24</w:t>
                    </w:r>
                  </w:ins>
                </w:p>
              </w:tc>
              <w:tc>
                <w:tcPr>
                  <w:tcW w:w="366" w:type="dxa"/>
                </w:tcPr>
                <w:p w14:paraId="188DA9DF" w14:textId="77777777" w:rsidR="009E06BF" w:rsidRPr="00971ACE" w:rsidRDefault="009E06BF">
                  <w:pPr>
                    <w:rPr>
                      <w:ins w:id="3359" w:author="James, Christin (DCYF)" w:date="2026-07-01T15:03:00Z" w16du:dateUtc="2026-07-01T22:03:00Z"/>
                      <w:sz w:val="16"/>
                      <w:szCs w:val="16"/>
                      <w:rPrChange w:id="3360" w:author="James, Christin (DCYF)" w:date="2026-07-01T15:09:00Z" w16du:dateUtc="2026-07-01T22:09:00Z">
                        <w:rPr>
                          <w:ins w:id="3361" w:author="James, Christin (DCYF)" w:date="2026-07-01T15:03:00Z" w16du:dateUtc="2026-07-01T22:03:00Z"/>
                          <w:sz w:val="14"/>
                          <w:szCs w:val="14"/>
                        </w:rPr>
                      </w:rPrChange>
                    </w:rPr>
                  </w:pPr>
                  <w:ins w:id="3362" w:author="James, Christin (DCYF)" w:date="2026-07-01T15:03:00Z" w16du:dateUtc="2026-07-01T22:03:00Z">
                    <w:r w:rsidRPr="00971ACE">
                      <w:rPr>
                        <w:sz w:val="16"/>
                        <w:szCs w:val="16"/>
                        <w:rPrChange w:id="3363" w:author="James, Christin (DCYF)" w:date="2026-07-01T15:09:00Z" w16du:dateUtc="2026-07-01T22:09:00Z">
                          <w:rPr>
                            <w:sz w:val="14"/>
                            <w:szCs w:val="14"/>
                          </w:rPr>
                        </w:rPrChange>
                      </w:rPr>
                      <w:t>25</w:t>
                    </w:r>
                  </w:ins>
                </w:p>
              </w:tc>
              <w:tc>
                <w:tcPr>
                  <w:tcW w:w="366" w:type="dxa"/>
                </w:tcPr>
                <w:p w14:paraId="0DBA8896" w14:textId="77777777" w:rsidR="009E06BF" w:rsidRPr="00971ACE" w:rsidRDefault="009E06BF">
                  <w:pPr>
                    <w:rPr>
                      <w:ins w:id="3364" w:author="James, Christin (DCYF)" w:date="2026-07-01T15:03:00Z" w16du:dateUtc="2026-07-01T22:03:00Z"/>
                      <w:sz w:val="16"/>
                      <w:szCs w:val="16"/>
                      <w:rPrChange w:id="3365" w:author="James, Christin (DCYF)" w:date="2026-07-01T15:09:00Z" w16du:dateUtc="2026-07-01T22:09:00Z">
                        <w:rPr>
                          <w:ins w:id="3366" w:author="James, Christin (DCYF)" w:date="2026-07-01T15:03:00Z" w16du:dateUtc="2026-07-01T22:03:00Z"/>
                          <w:sz w:val="14"/>
                          <w:szCs w:val="14"/>
                        </w:rPr>
                      </w:rPrChange>
                    </w:rPr>
                  </w:pPr>
                  <w:ins w:id="3367" w:author="James, Christin (DCYF)" w:date="2026-07-01T15:03:00Z" w16du:dateUtc="2026-07-01T22:03:00Z">
                    <w:r w:rsidRPr="00971ACE">
                      <w:rPr>
                        <w:sz w:val="16"/>
                        <w:szCs w:val="16"/>
                        <w:rPrChange w:id="3368" w:author="James, Christin (DCYF)" w:date="2026-07-01T15:09:00Z" w16du:dateUtc="2026-07-01T22:09:00Z">
                          <w:rPr>
                            <w:sz w:val="14"/>
                            <w:szCs w:val="14"/>
                          </w:rPr>
                        </w:rPrChange>
                      </w:rPr>
                      <w:t>26</w:t>
                    </w:r>
                  </w:ins>
                </w:p>
              </w:tc>
              <w:tc>
                <w:tcPr>
                  <w:tcW w:w="366" w:type="dxa"/>
                </w:tcPr>
                <w:p w14:paraId="18BF19D4" w14:textId="226E6933" w:rsidR="70006B5F" w:rsidRDefault="70006B5F" w:rsidP="70006B5F">
                  <w:pPr>
                    <w:rPr>
                      <w:sz w:val="16"/>
                      <w:szCs w:val="16"/>
                      <w:rPrChange w:id="3369" w:author="Unknown" w16du:dateUtc="2026-07-01T22:09:00Z">
                        <w:rPr/>
                      </w:rPrChange>
                    </w:rPr>
                  </w:pPr>
                  <w:r w:rsidRPr="70006B5F">
                    <w:rPr>
                      <w:sz w:val="16"/>
                      <w:szCs w:val="16"/>
                    </w:rPr>
                    <w:t>27</w:t>
                  </w:r>
                </w:p>
              </w:tc>
              <w:tc>
                <w:tcPr>
                  <w:tcW w:w="409" w:type="dxa"/>
                </w:tcPr>
                <w:p w14:paraId="0A3E9819" w14:textId="1DA3D443" w:rsidR="70006B5F" w:rsidRDefault="70006B5F" w:rsidP="70006B5F">
                  <w:pPr>
                    <w:rPr>
                      <w:sz w:val="16"/>
                      <w:szCs w:val="16"/>
                      <w:rPrChange w:id="3370" w:author="Unknown" w16du:dateUtc="2026-07-01T22:09:00Z">
                        <w:rPr/>
                      </w:rPrChange>
                    </w:rPr>
                  </w:pPr>
                  <w:r w:rsidRPr="70006B5F">
                    <w:rPr>
                      <w:sz w:val="16"/>
                      <w:szCs w:val="16"/>
                    </w:rPr>
                    <w:t>28</w:t>
                  </w:r>
                </w:p>
              </w:tc>
            </w:tr>
            <w:tr w:rsidR="009E06BF" w:rsidRPr="009E06BF" w14:paraId="0BD3A526" w14:textId="77777777" w:rsidTr="70006B5F">
              <w:trPr>
                <w:ins w:id="3371" w:author="James, Christin (DCYF)" w:date="2026-07-01T15:03:00Z"/>
              </w:trPr>
              <w:tc>
                <w:tcPr>
                  <w:tcW w:w="366" w:type="dxa"/>
                </w:tcPr>
                <w:p w14:paraId="095A27D8" w14:textId="77777777" w:rsidR="009E06BF" w:rsidRPr="00971ACE" w:rsidRDefault="009E06BF">
                  <w:pPr>
                    <w:rPr>
                      <w:ins w:id="3372" w:author="James, Christin (DCYF)" w:date="2026-07-01T15:03:00Z" w16du:dateUtc="2026-07-01T22:03:00Z"/>
                      <w:sz w:val="16"/>
                      <w:szCs w:val="16"/>
                      <w:rPrChange w:id="3373" w:author="James, Christin (DCYF)" w:date="2026-07-01T15:09:00Z" w16du:dateUtc="2026-07-01T22:09:00Z">
                        <w:rPr>
                          <w:ins w:id="3374" w:author="James, Christin (DCYF)" w:date="2026-07-01T15:03:00Z" w16du:dateUtc="2026-07-01T22:03:00Z"/>
                          <w:sz w:val="14"/>
                          <w:szCs w:val="14"/>
                        </w:rPr>
                      </w:rPrChange>
                    </w:rPr>
                  </w:pPr>
                  <w:ins w:id="3375" w:author="James, Christin (DCYF)" w:date="2026-07-01T15:03:00Z" w16du:dateUtc="2026-07-01T22:03:00Z">
                    <w:r w:rsidRPr="00971ACE">
                      <w:rPr>
                        <w:sz w:val="16"/>
                        <w:szCs w:val="16"/>
                        <w:rPrChange w:id="3376" w:author="James, Christin (DCYF)" w:date="2026-07-01T15:09:00Z" w16du:dateUtc="2026-07-01T22:09:00Z">
                          <w:rPr>
                            <w:sz w:val="14"/>
                            <w:szCs w:val="14"/>
                          </w:rPr>
                        </w:rPrChange>
                      </w:rPr>
                      <w:t>29</w:t>
                    </w:r>
                  </w:ins>
                </w:p>
              </w:tc>
              <w:tc>
                <w:tcPr>
                  <w:tcW w:w="366" w:type="dxa"/>
                </w:tcPr>
                <w:p w14:paraId="62B74170" w14:textId="77777777" w:rsidR="009E06BF" w:rsidRPr="00971ACE" w:rsidRDefault="009E06BF">
                  <w:pPr>
                    <w:rPr>
                      <w:ins w:id="3377" w:author="James, Christin (DCYF)" w:date="2026-07-01T15:03:00Z" w16du:dateUtc="2026-07-01T22:03:00Z"/>
                      <w:sz w:val="16"/>
                      <w:szCs w:val="16"/>
                      <w:rPrChange w:id="3378" w:author="James, Christin (DCYF)" w:date="2026-07-01T15:09:00Z" w16du:dateUtc="2026-07-01T22:09:00Z">
                        <w:rPr>
                          <w:ins w:id="3379" w:author="James, Christin (DCYF)" w:date="2026-07-01T15:03:00Z" w16du:dateUtc="2026-07-01T22:03:00Z"/>
                          <w:sz w:val="14"/>
                          <w:szCs w:val="14"/>
                        </w:rPr>
                      </w:rPrChange>
                    </w:rPr>
                  </w:pPr>
                  <w:ins w:id="3380" w:author="James, Christin (DCYF)" w:date="2026-07-01T15:03:00Z" w16du:dateUtc="2026-07-01T22:03:00Z">
                    <w:r w:rsidRPr="00971ACE">
                      <w:rPr>
                        <w:sz w:val="16"/>
                        <w:szCs w:val="16"/>
                        <w:rPrChange w:id="3381" w:author="James, Christin (DCYF)" w:date="2026-07-01T15:09:00Z" w16du:dateUtc="2026-07-01T22:09:00Z">
                          <w:rPr>
                            <w:sz w:val="14"/>
                            <w:szCs w:val="14"/>
                          </w:rPr>
                        </w:rPrChange>
                      </w:rPr>
                      <w:t>30</w:t>
                    </w:r>
                  </w:ins>
                </w:p>
              </w:tc>
              <w:tc>
                <w:tcPr>
                  <w:tcW w:w="366" w:type="dxa"/>
                </w:tcPr>
                <w:p w14:paraId="2B5659D4" w14:textId="77777777" w:rsidR="009E06BF" w:rsidRPr="00971ACE" w:rsidRDefault="009E06BF">
                  <w:pPr>
                    <w:rPr>
                      <w:ins w:id="3382" w:author="James, Christin (DCYF)" w:date="2026-07-01T15:03:00Z" w16du:dateUtc="2026-07-01T22:03:00Z"/>
                      <w:sz w:val="16"/>
                      <w:szCs w:val="16"/>
                      <w:rPrChange w:id="3383" w:author="James, Christin (DCYF)" w:date="2026-07-01T15:09:00Z" w16du:dateUtc="2026-07-01T22:09:00Z">
                        <w:rPr>
                          <w:ins w:id="3384" w:author="James, Christin (DCYF)" w:date="2026-07-01T15:03:00Z" w16du:dateUtc="2026-07-01T22:03:00Z"/>
                          <w:sz w:val="14"/>
                          <w:szCs w:val="14"/>
                        </w:rPr>
                      </w:rPrChange>
                    </w:rPr>
                  </w:pPr>
                  <w:ins w:id="3385" w:author="James, Christin (DCYF)" w:date="2026-07-01T15:03:00Z" w16du:dateUtc="2026-07-01T22:03:00Z">
                    <w:r w:rsidRPr="00971ACE">
                      <w:rPr>
                        <w:sz w:val="16"/>
                        <w:szCs w:val="16"/>
                        <w:rPrChange w:id="3386" w:author="James, Christin (DCYF)" w:date="2026-07-01T15:09:00Z" w16du:dateUtc="2026-07-01T22:09:00Z">
                          <w:rPr>
                            <w:sz w:val="14"/>
                            <w:szCs w:val="14"/>
                          </w:rPr>
                        </w:rPrChange>
                      </w:rPr>
                      <w:t>31</w:t>
                    </w:r>
                  </w:ins>
                </w:p>
              </w:tc>
              <w:tc>
                <w:tcPr>
                  <w:tcW w:w="366" w:type="dxa"/>
                </w:tcPr>
                <w:p w14:paraId="2AC0E253" w14:textId="77777777" w:rsidR="009E06BF" w:rsidRPr="00971ACE" w:rsidRDefault="009E06BF">
                  <w:pPr>
                    <w:rPr>
                      <w:ins w:id="3387" w:author="James, Christin (DCYF)" w:date="2026-07-01T15:03:00Z" w16du:dateUtc="2026-07-01T22:03:00Z"/>
                      <w:sz w:val="16"/>
                      <w:szCs w:val="16"/>
                      <w:rPrChange w:id="3388" w:author="James, Christin (DCYF)" w:date="2026-07-01T15:09:00Z" w16du:dateUtc="2026-07-01T22:09:00Z">
                        <w:rPr>
                          <w:ins w:id="3389" w:author="James, Christin (DCYF)" w:date="2026-07-01T15:03:00Z" w16du:dateUtc="2026-07-01T22:03:00Z"/>
                          <w:sz w:val="14"/>
                          <w:szCs w:val="14"/>
                        </w:rPr>
                      </w:rPrChange>
                    </w:rPr>
                  </w:pPr>
                </w:p>
              </w:tc>
              <w:tc>
                <w:tcPr>
                  <w:tcW w:w="366" w:type="dxa"/>
                </w:tcPr>
                <w:p w14:paraId="44B7487E" w14:textId="77777777" w:rsidR="009E06BF" w:rsidRPr="00971ACE" w:rsidRDefault="009E06BF">
                  <w:pPr>
                    <w:rPr>
                      <w:ins w:id="3390" w:author="James, Christin (DCYF)" w:date="2026-07-01T15:03:00Z" w16du:dateUtc="2026-07-01T22:03:00Z"/>
                      <w:sz w:val="16"/>
                      <w:szCs w:val="16"/>
                      <w:rPrChange w:id="3391" w:author="James, Christin (DCYF)" w:date="2026-07-01T15:09:00Z" w16du:dateUtc="2026-07-01T22:09:00Z">
                        <w:rPr>
                          <w:ins w:id="3392" w:author="James, Christin (DCYF)" w:date="2026-07-01T15:03:00Z" w16du:dateUtc="2026-07-01T22:03:00Z"/>
                          <w:sz w:val="14"/>
                          <w:szCs w:val="14"/>
                        </w:rPr>
                      </w:rPrChange>
                    </w:rPr>
                  </w:pPr>
                </w:p>
              </w:tc>
              <w:tc>
                <w:tcPr>
                  <w:tcW w:w="366" w:type="dxa"/>
                </w:tcPr>
                <w:p w14:paraId="4664E868" w14:textId="77777777" w:rsidR="009E06BF" w:rsidRPr="00971ACE" w:rsidRDefault="009E06BF">
                  <w:pPr>
                    <w:rPr>
                      <w:ins w:id="3393" w:author="James, Christin (DCYF)" w:date="2026-07-01T15:03:00Z" w16du:dateUtc="2026-07-01T22:03:00Z"/>
                      <w:sz w:val="16"/>
                      <w:szCs w:val="16"/>
                      <w:rPrChange w:id="3394" w:author="James, Christin (DCYF)" w:date="2026-07-01T15:09:00Z" w16du:dateUtc="2026-07-01T22:09:00Z">
                        <w:rPr>
                          <w:ins w:id="3395" w:author="James, Christin (DCYF)" w:date="2026-07-01T15:03:00Z" w16du:dateUtc="2026-07-01T22:03:00Z"/>
                          <w:sz w:val="14"/>
                          <w:szCs w:val="14"/>
                        </w:rPr>
                      </w:rPrChange>
                    </w:rPr>
                  </w:pPr>
                </w:p>
              </w:tc>
              <w:tc>
                <w:tcPr>
                  <w:tcW w:w="409" w:type="dxa"/>
                </w:tcPr>
                <w:p w14:paraId="2834C76F" w14:textId="77777777" w:rsidR="009E06BF" w:rsidRPr="00971ACE" w:rsidRDefault="009E06BF">
                  <w:pPr>
                    <w:rPr>
                      <w:ins w:id="3396" w:author="James, Christin (DCYF)" w:date="2026-07-01T15:03:00Z" w16du:dateUtc="2026-07-01T22:03:00Z"/>
                      <w:sz w:val="16"/>
                      <w:szCs w:val="16"/>
                      <w:rPrChange w:id="3397" w:author="James, Christin (DCYF)" w:date="2026-07-01T15:09:00Z" w16du:dateUtc="2026-07-01T22:09:00Z">
                        <w:rPr>
                          <w:ins w:id="3398" w:author="James, Christin (DCYF)" w:date="2026-07-01T15:03:00Z" w16du:dateUtc="2026-07-01T22:03:00Z"/>
                          <w:sz w:val="14"/>
                          <w:szCs w:val="14"/>
                        </w:rPr>
                      </w:rPrChange>
                    </w:rPr>
                  </w:pPr>
                </w:p>
              </w:tc>
            </w:tr>
          </w:tbl>
          <w:p w14:paraId="517362A5" w14:textId="77777777" w:rsidR="009E06BF" w:rsidRPr="009E06BF" w:rsidRDefault="009E06BF">
            <w:pPr>
              <w:rPr>
                <w:ins w:id="3399" w:author="James, Christin (DCYF)" w:date="2026-07-01T15:03:00Z" w16du:dateUtc="2026-07-01T22:03:00Z"/>
                <w:rFonts w:ascii="Calibri" w:hAnsi="Calibri" w:cs="Calibri"/>
                <w:sz w:val="18"/>
                <w:szCs w:val="18"/>
                <w:rPrChange w:id="3400" w:author="James, Christin (DCYF)" w:date="2026-07-01T15:03:00Z" w16du:dateUtc="2026-07-01T22:03:00Z">
                  <w:rPr>
                    <w:ins w:id="3401" w:author="James, Christin (DCYF)" w:date="2026-07-01T15:03:00Z" w16du:dateUtc="2026-07-01T22:03:00Z"/>
                    <w:rFonts w:ascii="Calibri" w:hAnsi="Calibri" w:cs="Calibri"/>
                    <w:sz w:val="24"/>
                    <w:szCs w:val="24"/>
                  </w:rPr>
                </w:rPrChange>
              </w:rPr>
            </w:pPr>
          </w:p>
        </w:tc>
      </w:tr>
    </w:tbl>
    <w:p w14:paraId="4B30B35D" w14:textId="77777777" w:rsidR="009E06BF" w:rsidRDefault="009E06BF" w:rsidP="009E06BF">
      <w:pPr>
        <w:rPr>
          <w:ins w:id="3402" w:author="James, Christin (DCYF)" w:date="2026-07-01T15:03:00Z" w16du:dateUtc="2026-07-01T22:03:00Z"/>
          <w:rFonts w:ascii="Calibri" w:hAnsi="Calibri" w:cs="Calibri"/>
        </w:rPr>
      </w:pPr>
    </w:p>
    <w:p w14:paraId="265DDC77" w14:textId="77777777" w:rsidR="009E06BF" w:rsidRDefault="009E06BF" w:rsidP="009E06BF">
      <w:pPr>
        <w:rPr>
          <w:ins w:id="3403" w:author="James, Christin (DCYF)" w:date="2026-07-01T15:03:00Z" w16du:dateUtc="2026-07-01T22:03:00Z"/>
          <w:rFonts w:ascii="Calibri" w:hAnsi="Calibri" w:cs="Calibri"/>
        </w:rPr>
      </w:pPr>
    </w:p>
    <w:tbl>
      <w:tblPr>
        <w:tblStyle w:val="TableGrid"/>
        <w:tblW w:w="11431" w:type="dxa"/>
        <w:tblInd w:w="-185" w:type="dxa"/>
        <w:tblLook w:val="04A0" w:firstRow="1" w:lastRow="0" w:firstColumn="1" w:lastColumn="0" w:noHBand="0" w:noVBand="1"/>
        <w:tblPrChange w:id="3404" w:author="James, Christin (DCYF)" w:date="2026-07-07T14:04:00Z" w16du:dateUtc="2026-07-07T21:04:00Z">
          <w:tblPr>
            <w:tblStyle w:val="TableGrid"/>
            <w:tblW w:w="14138" w:type="dxa"/>
            <w:tblInd w:w="-815" w:type="dxa"/>
            <w:tblLook w:val="04A0" w:firstRow="1" w:lastRow="0" w:firstColumn="1" w:lastColumn="0" w:noHBand="0" w:noVBand="1"/>
          </w:tblPr>
        </w:tblPrChange>
      </w:tblPr>
      <w:tblGrid>
        <w:gridCol w:w="1369"/>
        <w:gridCol w:w="1580"/>
        <w:gridCol w:w="1764"/>
        <w:gridCol w:w="1317"/>
        <w:gridCol w:w="2520"/>
        <w:gridCol w:w="2869"/>
        <w:gridCol w:w="12"/>
        <w:tblGridChange w:id="3405">
          <w:tblGrid>
            <w:gridCol w:w="730"/>
            <w:gridCol w:w="360"/>
            <w:gridCol w:w="360"/>
            <w:gridCol w:w="360"/>
            <w:gridCol w:w="360"/>
            <w:gridCol w:w="360"/>
            <w:gridCol w:w="360"/>
            <w:gridCol w:w="360"/>
            <w:gridCol w:w="8181"/>
          </w:tblGrid>
        </w:tblGridChange>
      </w:tblGrid>
      <w:tr w:rsidR="009E06BF" w:rsidRPr="009E06BF" w14:paraId="0F58D53A" w14:textId="77777777" w:rsidTr="23F26365">
        <w:trPr>
          <w:ins w:id="3406" w:author="James, Christin (DCYF)" w:date="2026-07-01T15:03:00Z"/>
          <w:trPrChange w:id="3407" w:author="James, Christin (DCYF)" w:date="2026-07-07T14:04:00Z" w16du:dateUtc="2026-07-07T21:04:00Z">
            <w:trPr>
              <w:gridBefore w:val="1"/>
              <w:gridAfter w:val="0"/>
              <w:wAfter w:w="8" w:type="dxa"/>
            </w:trPr>
          </w:trPrChange>
        </w:trPr>
        <w:tc>
          <w:tcPr>
            <w:tcW w:w="11431" w:type="dxa"/>
            <w:gridSpan w:val="7"/>
            <w:shd w:val="clear" w:color="auto" w:fill="B8CCE4" w:themeFill="accent1" w:themeFillTint="66"/>
            <w:tcPrChange w:id="3408" w:author="James, Christin (DCYF)" w:date="2026-07-07T14:04:00Z" w16du:dateUtc="2026-07-07T21:04:00Z">
              <w:tcPr>
                <w:tcW w:w="14130" w:type="dxa"/>
                <w:gridSpan w:val="6"/>
                <w:shd w:val="clear" w:color="auto" w:fill="B8CCE4" w:themeFill="accent1" w:themeFillTint="66"/>
              </w:tcPr>
            </w:tcPrChange>
          </w:tcPr>
          <w:p w14:paraId="79DF875C" w14:textId="77777777" w:rsidR="009E06BF" w:rsidRPr="009E06BF" w:rsidRDefault="009E06BF">
            <w:pPr>
              <w:contextualSpacing/>
              <w:jc w:val="center"/>
              <w:rPr>
                <w:ins w:id="3409" w:author="James, Christin (DCYF)" w:date="2026-07-01T15:03:00Z" w16du:dateUtc="2026-07-01T22:03:00Z"/>
                <w:rFonts w:ascii="Calibri" w:hAnsi="Calibri" w:cs="Calibri"/>
                <w:b/>
                <w:bCs/>
                <w:sz w:val="18"/>
                <w:szCs w:val="18"/>
                <w:rPrChange w:id="3410" w:author="James, Christin (DCYF)" w:date="2026-07-01T15:06:00Z" w16du:dateUtc="2026-07-01T22:06:00Z">
                  <w:rPr>
                    <w:ins w:id="3411" w:author="James, Christin (DCYF)" w:date="2026-07-01T15:03:00Z" w16du:dateUtc="2026-07-01T22:03:00Z"/>
                    <w:rFonts w:ascii="Calibri" w:hAnsi="Calibri" w:cs="Calibri"/>
                    <w:b/>
                    <w:bCs/>
                  </w:rPr>
                </w:rPrChange>
              </w:rPr>
            </w:pPr>
            <w:ins w:id="3412" w:author="James, Christin (DCYF)" w:date="2026-07-01T15:03:00Z" w16du:dateUtc="2026-07-01T22:03:00Z">
              <w:r w:rsidRPr="009E06BF">
                <w:rPr>
                  <w:rFonts w:ascii="Calibri" w:hAnsi="Calibri" w:cs="Calibri"/>
                  <w:b/>
                  <w:bCs/>
                  <w:sz w:val="18"/>
                  <w:szCs w:val="18"/>
                  <w:rPrChange w:id="3413" w:author="James, Christin (DCYF)" w:date="2026-07-01T15:06:00Z" w16du:dateUtc="2026-07-01T22:06:00Z">
                    <w:rPr>
                      <w:rFonts w:ascii="Calibri" w:hAnsi="Calibri" w:cs="Calibri"/>
                      <w:b/>
                      <w:bCs/>
                      <w:sz w:val="24"/>
                      <w:szCs w:val="24"/>
                    </w:rPr>
                  </w:rPrChange>
                </w:rPr>
                <w:t>School Age Child (March 2026 as an example of 31 day month)</w:t>
              </w:r>
            </w:ins>
          </w:p>
        </w:tc>
      </w:tr>
      <w:tr w:rsidR="009E06BF" w:rsidRPr="009E06BF" w14:paraId="6558D0A6" w14:textId="77777777" w:rsidTr="23F26365">
        <w:trPr>
          <w:gridAfter w:val="1"/>
          <w:wAfter w:w="12" w:type="dxa"/>
          <w:ins w:id="3414" w:author="James, Christin (DCYF)" w:date="2026-07-01T15:03:00Z"/>
          <w:trPrChange w:id="3415" w:author="James, Christin (DCYF)" w:date="2026-07-07T14:04:00Z" w16du:dateUtc="2026-07-07T21:04:00Z">
            <w:trPr>
              <w:gridBefore w:val="1"/>
              <w:gridAfter w:val="1"/>
            </w:trPr>
          </w:trPrChange>
        </w:trPr>
        <w:tc>
          <w:tcPr>
            <w:tcW w:w="1369" w:type="dxa"/>
            <w:shd w:val="clear" w:color="auto" w:fill="DBE5F1" w:themeFill="accent1" w:themeFillTint="33"/>
            <w:vAlign w:val="center"/>
            <w:tcPrChange w:id="3416" w:author="James, Christin (DCYF)" w:date="2026-07-07T14:04:00Z" w16du:dateUtc="2026-07-07T21:04:00Z">
              <w:tcPr>
                <w:tcW w:w="1800" w:type="dxa"/>
                <w:shd w:val="clear" w:color="auto" w:fill="DBE5F1" w:themeFill="accent1" w:themeFillTint="33"/>
                <w:vAlign w:val="center"/>
              </w:tcPr>
            </w:tcPrChange>
          </w:tcPr>
          <w:p w14:paraId="5DF8CED6" w14:textId="77777777" w:rsidR="009E06BF" w:rsidRPr="009E06BF" w:rsidRDefault="009E06BF">
            <w:pPr>
              <w:contextualSpacing/>
              <w:jc w:val="center"/>
              <w:rPr>
                <w:ins w:id="3417" w:author="James, Christin (DCYF)" w:date="2026-07-01T15:03:00Z" w16du:dateUtc="2026-07-01T22:03:00Z"/>
                <w:rFonts w:ascii="Calibri" w:hAnsi="Calibri" w:cs="Calibri"/>
                <w:b/>
                <w:bCs/>
                <w:sz w:val="18"/>
                <w:szCs w:val="18"/>
                <w:rPrChange w:id="3418" w:author="James, Christin (DCYF)" w:date="2026-07-01T15:06:00Z" w16du:dateUtc="2026-07-01T22:06:00Z">
                  <w:rPr>
                    <w:ins w:id="3419" w:author="James, Christin (DCYF)" w:date="2026-07-01T15:03:00Z" w16du:dateUtc="2026-07-01T22:03:00Z"/>
                    <w:rFonts w:ascii="Calibri" w:hAnsi="Calibri" w:cs="Calibri"/>
                    <w:b/>
                    <w:bCs/>
                  </w:rPr>
                </w:rPrChange>
              </w:rPr>
            </w:pPr>
            <w:ins w:id="3420" w:author="James, Christin (DCYF)" w:date="2026-07-01T15:03:00Z" w16du:dateUtc="2026-07-01T22:03:00Z">
              <w:r w:rsidRPr="009E06BF">
                <w:rPr>
                  <w:rFonts w:ascii="Calibri" w:hAnsi="Calibri" w:cs="Calibri"/>
                  <w:b/>
                  <w:bCs/>
                  <w:sz w:val="18"/>
                  <w:szCs w:val="18"/>
                  <w:rPrChange w:id="3421" w:author="James, Christin (DCYF)" w:date="2026-07-01T15:06:00Z" w16du:dateUtc="2026-07-01T22:06:00Z">
                    <w:rPr>
                      <w:rFonts w:ascii="Calibri" w:hAnsi="Calibri" w:cs="Calibri"/>
                      <w:b/>
                      <w:bCs/>
                      <w:sz w:val="24"/>
                      <w:szCs w:val="24"/>
                    </w:rPr>
                  </w:rPrChange>
                </w:rPr>
                <w:t>Subsidy Authorizes</w:t>
              </w:r>
            </w:ins>
          </w:p>
        </w:tc>
        <w:tc>
          <w:tcPr>
            <w:tcW w:w="1580" w:type="dxa"/>
            <w:shd w:val="clear" w:color="auto" w:fill="DBE5F1" w:themeFill="accent1" w:themeFillTint="33"/>
            <w:vAlign w:val="center"/>
            <w:tcPrChange w:id="3422" w:author="James, Christin (DCYF)" w:date="2026-07-07T14:04:00Z" w16du:dateUtc="2026-07-07T21:04:00Z">
              <w:tcPr>
                <w:tcW w:w="2160" w:type="dxa"/>
                <w:shd w:val="clear" w:color="auto" w:fill="DBE5F1" w:themeFill="accent1" w:themeFillTint="33"/>
                <w:vAlign w:val="center"/>
              </w:tcPr>
            </w:tcPrChange>
          </w:tcPr>
          <w:p w14:paraId="2D23CD7F" w14:textId="77777777" w:rsidR="009E06BF" w:rsidRPr="009E06BF" w:rsidRDefault="009E06BF">
            <w:pPr>
              <w:contextualSpacing/>
              <w:jc w:val="center"/>
              <w:rPr>
                <w:ins w:id="3423" w:author="James, Christin (DCYF)" w:date="2026-07-01T15:03:00Z" w16du:dateUtc="2026-07-01T22:03:00Z"/>
                <w:rFonts w:ascii="Calibri" w:hAnsi="Calibri" w:cs="Calibri"/>
                <w:b/>
                <w:bCs/>
                <w:sz w:val="18"/>
                <w:szCs w:val="18"/>
                <w:rPrChange w:id="3424" w:author="James, Christin (DCYF)" w:date="2026-07-01T15:06:00Z" w16du:dateUtc="2026-07-01T22:06:00Z">
                  <w:rPr>
                    <w:ins w:id="3425" w:author="James, Christin (DCYF)" w:date="2026-07-01T15:03:00Z" w16du:dateUtc="2026-07-01T22:03:00Z"/>
                    <w:rFonts w:ascii="Calibri" w:hAnsi="Calibri" w:cs="Calibri"/>
                    <w:b/>
                    <w:bCs/>
                    <w:sz w:val="24"/>
                    <w:szCs w:val="24"/>
                  </w:rPr>
                </w:rPrChange>
              </w:rPr>
            </w:pPr>
            <w:ins w:id="3426" w:author="James, Christin (DCYF)" w:date="2026-07-01T15:03:00Z" w16du:dateUtc="2026-07-01T22:03:00Z">
              <w:r w:rsidRPr="009E06BF">
                <w:rPr>
                  <w:rFonts w:ascii="Calibri" w:hAnsi="Calibri" w:cs="Calibri"/>
                  <w:b/>
                  <w:bCs/>
                  <w:sz w:val="18"/>
                  <w:szCs w:val="18"/>
                  <w:rPrChange w:id="3427" w:author="James, Christin (DCYF)" w:date="2026-07-01T15:06:00Z" w16du:dateUtc="2026-07-01T22:06:00Z">
                    <w:rPr>
                      <w:rFonts w:ascii="Calibri" w:hAnsi="Calibri" w:cs="Calibri"/>
                      <w:b/>
                      <w:bCs/>
                      <w:sz w:val="24"/>
                      <w:szCs w:val="24"/>
                    </w:rPr>
                  </w:rPrChange>
                </w:rPr>
                <w:t>Child’s Schedule</w:t>
              </w:r>
            </w:ins>
          </w:p>
        </w:tc>
        <w:tc>
          <w:tcPr>
            <w:tcW w:w="1764" w:type="dxa"/>
            <w:shd w:val="clear" w:color="auto" w:fill="DBE5F1" w:themeFill="accent1" w:themeFillTint="33"/>
            <w:vAlign w:val="center"/>
            <w:tcPrChange w:id="3428" w:author="James, Christin (DCYF)" w:date="2026-07-07T14:04:00Z" w16du:dateUtc="2026-07-07T21:04:00Z">
              <w:tcPr>
                <w:tcW w:w="1890" w:type="dxa"/>
                <w:shd w:val="clear" w:color="auto" w:fill="DBE5F1" w:themeFill="accent1" w:themeFillTint="33"/>
                <w:vAlign w:val="center"/>
              </w:tcPr>
            </w:tcPrChange>
          </w:tcPr>
          <w:p w14:paraId="518F4E3D" w14:textId="77777777" w:rsidR="009E06BF" w:rsidRPr="009E06BF" w:rsidRDefault="009E06BF">
            <w:pPr>
              <w:contextualSpacing/>
              <w:jc w:val="center"/>
              <w:rPr>
                <w:ins w:id="3429" w:author="James, Christin (DCYF)" w:date="2026-07-01T15:03:00Z" w16du:dateUtc="2026-07-01T22:03:00Z"/>
                <w:rFonts w:ascii="Calibri" w:hAnsi="Calibri" w:cs="Calibri"/>
                <w:sz w:val="18"/>
                <w:szCs w:val="18"/>
                <w:rPrChange w:id="3430" w:author="James, Christin (DCYF)" w:date="2026-07-01T15:06:00Z" w16du:dateUtc="2026-07-01T22:06:00Z">
                  <w:rPr>
                    <w:ins w:id="3431" w:author="James, Christin (DCYF)" w:date="2026-07-01T15:03:00Z" w16du:dateUtc="2026-07-01T22:03:00Z"/>
                    <w:rFonts w:ascii="Calibri" w:hAnsi="Calibri" w:cs="Calibri"/>
                    <w:sz w:val="24"/>
                    <w:szCs w:val="24"/>
                  </w:rPr>
                </w:rPrChange>
              </w:rPr>
            </w:pPr>
            <w:ins w:id="3432" w:author="James, Christin (DCYF)" w:date="2026-07-01T15:03:00Z" w16du:dateUtc="2026-07-01T22:03:00Z">
              <w:r w:rsidRPr="009E06BF">
                <w:rPr>
                  <w:rFonts w:ascii="Calibri" w:hAnsi="Calibri" w:cs="Calibri"/>
                  <w:b/>
                  <w:bCs/>
                  <w:sz w:val="18"/>
                  <w:szCs w:val="18"/>
                  <w:rPrChange w:id="3433" w:author="James, Christin (DCYF)" w:date="2026-07-01T15:06:00Z" w16du:dateUtc="2026-07-01T22:06:00Z">
                    <w:rPr>
                      <w:rFonts w:ascii="Calibri" w:hAnsi="Calibri" w:cs="Calibri"/>
                      <w:b/>
                      <w:bCs/>
                      <w:sz w:val="24"/>
                      <w:szCs w:val="24"/>
                    </w:rPr>
                  </w:rPrChange>
                </w:rPr>
                <w:t>Child Attends</w:t>
              </w:r>
            </w:ins>
          </w:p>
          <w:p w14:paraId="01B9507B" w14:textId="77777777" w:rsidR="009E06BF" w:rsidRPr="009E06BF" w:rsidRDefault="009E06BF">
            <w:pPr>
              <w:contextualSpacing/>
              <w:jc w:val="center"/>
              <w:rPr>
                <w:ins w:id="3434" w:author="James, Christin (DCYF)" w:date="2026-07-01T15:03:00Z" w16du:dateUtc="2026-07-01T22:03:00Z"/>
                <w:rFonts w:ascii="Calibri" w:hAnsi="Calibri" w:cs="Calibri"/>
                <w:b/>
                <w:bCs/>
                <w:sz w:val="18"/>
                <w:szCs w:val="18"/>
                <w:rPrChange w:id="3435" w:author="James, Christin (DCYF)" w:date="2026-07-01T15:06:00Z" w16du:dateUtc="2026-07-01T22:06:00Z">
                  <w:rPr>
                    <w:ins w:id="3436" w:author="James, Christin (DCYF)" w:date="2026-07-01T15:03:00Z" w16du:dateUtc="2026-07-01T22:03:00Z"/>
                    <w:rFonts w:ascii="Calibri" w:hAnsi="Calibri" w:cs="Calibri"/>
                    <w:b/>
                    <w:bCs/>
                    <w:sz w:val="24"/>
                    <w:szCs w:val="24"/>
                  </w:rPr>
                </w:rPrChange>
              </w:rPr>
            </w:pPr>
            <w:ins w:id="3437" w:author="James, Christin (DCYF)" w:date="2026-07-01T15:03:00Z" w16du:dateUtc="2026-07-01T22:03:00Z">
              <w:r w:rsidRPr="009E06BF">
                <w:rPr>
                  <w:rFonts w:ascii="Calibri" w:hAnsi="Calibri" w:cs="Calibri"/>
                  <w:i/>
                  <w:iCs/>
                  <w:sz w:val="18"/>
                  <w:szCs w:val="18"/>
                  <w:rPrChange w:id="3438" w:author="James, Christin (DCYF)" w:date="2026-07-01T15:06:00Z" w16du:dateUtc="2026-07-01T22:06:00Z">
                    <w:rPr>
                      <w:rFonts w:ascii="Calibri" w:hAnsi="Calibri" w:cs="Calibri"/>
                      <w:i/>
                      <w:iCs/>
                    </w:rPr>
                  </w:rPrChange>
                </w:rPr>
                <w:t>This includes eligible professional development days and holidays</w:t>
              </w:r>
            </w:ins>
          </w:p>
        </w:tc>
        <w:tc>
          <w:tcPr>
            <w:tcW w:w="1317" w:type="dxa"/>
            <w:shd w:val="clear" w:color="auto" w:fill="DBE5F1" w:themeFill="accent1" w:themeFillTint="33"/>
            <w:vAlign w:val="center"/>
            <w:tcPrChange w:id="3439" w:author="James, Christin (DCYF)" w:date="2026-07-07T14:04:00Z" w16du:dateUtc="2026-07-07T21:04:00Z">
              <w:tcPr>
                <w:tcW w:w="1170" w:type="dxa"/>
                <w:shd w:val="clear" w:color="auto" w:fill="DBE5F1" w:themeFill="accent1" w:themeFillTint="33"/>
                <w:vAlign w:val="center"/>
              </w:tcPr>
            </w:tcPrChange>
          </w:tcPr>
          <w:p w14:paraId="3D513BC0" w14:textId="77777777" w:rsidR="009E06BF" w:rsidRPr="009E06BF" w:rsidRDefault="009E06BF">
            <w:pPr>
              <w:contextualSpacing/>
              <w:jc w:val="center"/>
              <w:rPr>
                <w:ins w:id="3440" w:author="James, Christin (DCYF)" w:date="2026-07-01T15:03:00Z" w16du:dateUtc="2026-07-01T22:03:00Z"/>
                <w:rFonts w:ascii="Calibri" w:hAnsi="Calibri" w:cs="Calibri"/>
                <w:b/>
                <w:bCs/>
                <w:sz w:val="18"/>
                <w:szCs w:val="18"/>
                <w:rPrChange w:id="3441" w:author="James, Christin (DCYF)" w:date="2026-07-01T15:06:00Z" w16du:dateUtc="2026-07-01T22:06:00Z">
                  <w:rPr>
                    <w:ins w:id="3442" w:author="James, Christin (DCYF)" w:date="2026-07-01T15:03:00Z" w16du:dateUtc="2026-07-01T22:03:00Z"/>
                    <w:rFonts w:ascii="Calibri" w:hAnsi="Calibri" w:cs="Calibri"/>
                    <w:b/>
                    <w:bCs/>
                  </w:rPr>
                </w:rPrChange>
              </w:rPr>
            </w:pPr>
            <w:ins w:id="3443" w:author="James, Christin (DCYF)" w:date="2026-07-01T15:03:00Z" w16du:dateUtc="2026-07-01T22:03:00Z">
              <w:r w:rsidRPr="009E06BF">
                <w:rPr>
                  <w:rFonts w:ascii="Calibri" w:hAnsi="Calibri" w:cs="Calibri"/>
                  <w:b/>
                  <w:bCs/>
                  <w:sz w:val="18"/>
                  <w:szCs w:val="18"/>
                  <w:rPrChange w:id="3444" w:author="James, Christin (DCYF)" w:date="2026-07-01T15:06:00Z" w16du:dateUtc="2026-07-01T22:06:00Z">
                    <w:rPr>
                      <w:rFonts w:ascii="Calibri" w:hAnsi="Calibri" w:cs="Calibri"/>
                      <w:b/>
                      <w:bCs/>
                    </w:rPr>
                  </w:rPrChange>
                </w:rPr>
                <w:t>Option</w:t>
              </w:r>
            </w:ins>
          </w:p>
        </w:tc>
        <w:tc>
          <w:tcPr>
            <w:tcW w:w="2520" w:type="dxa"/>
            <w:shd w:val="clear" w:color="auto" w:fill="DBE5F1" w:themeFill="accent1" w:themeFillTint="33"/>
            <w:vAlign w:val="center"/>
            <w:tcPrChange w:id="3445" w:author="James, Christin (DCYF)" w:date="2026-07-07T14:04:00Z" w16du:dateUtc="2026-07-07T21:04:00Z">
              <w:tcPr>
                <w:tcW w:w="3780" w:type="dxa"/>
                <w:shd w:val="clear" w:color="auto" w:fill="DBE5F1" w:themeFill="accent1" w:themeFillTint="33"/>
                <w:vAlign w:val="center"/>
              </w:tcPr>
            </w:tcPrChange>
          </w:tcPr>
          <w:p w14:paraId="706E1003" w14:textId="77777777" w:rsidR="009E06BF" w:rsidRPr="009E06BF" w:rsidRDefault="009E06BF">
            <w:pPr>
              <w:contextualSpacing/>
              <w:jc w:val="center"/>
              <w:rPr>
                <w:ins w:id="3446" w:author="James, Christin (DCYF)" w:date="2026-07-01T15:03:00Z" w16du:dateUtc="2026-07-01T22:03:00Z"/>
                <w:rFonts w:ascii="Calibri" w:hAnsi="Calibri" w:cs="Calibri"/>
                <w:b/>
                <w:bCs/>
                <w:sz w:val="18"/>
                <w:szCs w:val="18"/>
                <w:rPrChange w:id="3447" w:author="James, Christin (DCYF)" w:date="2026-07-01T15:06:00Z" w16du:dateUtc="2026-07-01T22:06:00Z">
                  <w:rPr>
                    <w:ins w:id="3448" w:author="James, Christin (DCYF)" w:date="2026-07-01T15:03:00Z" w16du:dateUtc="2026-07-01T22:03:00Z"/>
                    <w:rFonts w:ascii="Calibri" w:hAnsi="Calibri" w:cs="Calibri"/>
                    <w:b/>
                    <w:bCs/>
                    <w:sz w:val="24"/>
                    <w:szCs w:val="24"/>
                  </w:rPr>
                </w:rPrChange>
              </w:rPr>
            </w:pPr>
            <w:ins w:id="3449" w:author="James, Christin (DCYF)" w:date="2026-07-01T15:03:00Z" w16du:dateUtc="2026-07-01T22:03:00Z">
              <w:r w:rsidRPr="009E06BF">
                <w:rPr>
                  <w:rFonts w:ascii="Calibri" w:hAnsi="Calibri" w:cs="Calibri"/>
                  <w:b/>
                  <w:bCs/>
                  <w:sz w:val="18"/>
                  <w:szCs w:val="18"/>
                  <w:rPrChange w:id="3450" w:author="James, Christin (DCYF)" w:date="2026-07-01T15:06:00Z" w16du:dateUtc="2026-07-01T22:06:00Z">
                    <w:rPr>
                      <w:rFonts w:ascii="Calibri" w:hAnsi="Calibri" w:cs="Calibri"/>
                      <w:b/>
                      <w:bCs/>
                      <w:sz w:val="24"/>
                      <w:szCs w:val="24"/>
                    </w:rPr>
                  </w:rPrChange>
                </w:rPr>
                <w:t>Provider may Claim</w:t>
              </w:r>
            </w:ins>
          </w:p>
        </w:tc>
        <w:tc>
          <w:tcPr>
            <w:tcW w:w="2869" w:type="dxa"/>
            <w:shd w:val="clear" w:color="auto" w:fill="DBE5F1" w:themeFill="accent1" w:themeFillTint="33"/>
            <w:vAlign w:val="center"/>
            <w:tcPrChange w:id="3451" w:author="James, Christin (DCYF)" w:date="2026-07-07T14:04:00Z" w16du:dateUtc="2026-07-07T21:04:00Z">
              <w:tcPr>
                <w:tcW w:w="3338" w:type="dxa"/>
                <w:gridSpan w:val="2"/>
                <w:shd w:val="clear" w:color="auto" w:fill="DBE5F1" w:themeFill="accent1" w:themeFillTint="33"/>
                <w:vAlign w:val="center"/>
              </w:tcPr>
            </w:tcPrChange>
          </w:tcPr>
          <w:p w14:paraId="49693D13" w14:textId="77777777" w:rsidR="009E06BF" w:rsidRPr="009E06BF" w:rsidRDefault="009E06BF">
            <w:pPr>
              <w:contextualSpacing/>
              <w:jc w:val="center"/>
              <w:rPr>
                <w:ins w:id="3452" w:author="James, Christin (DCYF)" w:date="2026-07-01T15:03:00Z" w16du:dateUtc="2026-07-01T22:03:00Z"/>
                <w:rFonts w:ascii="Calibri" w:hAnsi="Calibri" w:cs="Calibri"/>
                <w:b/>
                <w:bCs/>
                <w:sz w:val="18"/>
                <w:szCs w:val="18"/>
                <w:rPrChange w:id="3453" w:author="James, Christin (DCYF)" w:date="2026-07-01T15:06:00Z" w16du:dateUtc="2026-07-01T22:06:00Z">
                  <w:rPr>
                    <w:ins w:id="3454" w:author="James, Christin (DCYF)" w:date="2026-07-01T15:03:00Z" w16du:dateUtc="2026-07-01T22:03:00Z"/>
                    <w:rFonts w:ascii="Calibri" w:hAnsi="Calibri" w:cs="Calibri"/>
                    <w:b/>
                    <w:bCs/>
                  </w:rPr>
                </w:rPrChange>
              </w:rPr>
            </w:pPr>
            <w:ins w:id="3455" w:author="James, Christin (DCYF)" w:date="2026-07-01T15:03:00Z" w16du:dateUtc="2026-07-01T22:03:00Z">
              <w:r w:rsidRPr="009E06BF">
                <w:rPr>
                  <w:rFonts w:ascii="Calibri" w:hAnsi="Calibri" w:cs="Calibri"/>
                  <w:b/>
                  <w:bCs/>
                  <w:sz w:val="18"/>
                  <w:szCs w:val="18"/>
                  <w:rPrChange w:id="3456" w:author="James, Christin (DCYF)" w:date="2026-07-01T15:06:00Z" w16du:dateUtc="2026-07-01T22:06:00Z">
                    <w:rPr>
                      <w:rFonts w:ascii="Calibri" w:hAnsi="Calibri" w:cs="Calibri"/>
                      <w:b/>
                      <w:bCs/>
                      <w:sz w:val="24"/>
                      <w:szCs w:val="24"/>
                    </w:rPr>
                  </w:rPrChange>
                </w:rPr>
                <w:t>Example Month of 31 Days</w:t>
              </w:r>
            </w:ins>
          </w:p>
        </w:tc>
      </w:tr>
      <w:tr w:rsidR="009E06BF" w:rsidRPr="009E06BF" w14:paraId="5E3A8159" w14:textId="77777777" w:rsidTr="23F26365">
        <w:trPr>
          <w:gridAfter w:val="1"/>
          <w:wAfter w:w="12" w:type="dxa"/>
          <w:ins w:id="3457" w:author="James, Christin (DCYF)" w:date="2026-07-01T15:03:00Z"/>
          <w:trPrChange w:id="3458" w:author="James, Christin (DCYF)" w:date="2026-07-07T14:04:00Z" w16du:dateUtc="2026-07-07T21:04:00Z">
            <w:trPr>
              <w:gridBefore w:val="1"/>
              <w:gridAfter w:val="1"/>
            </w:trPr>
          </w:trPrChange>
        </w:trPr>
        <w:tc>
          <w:tcPr>
            <w:tcW w:w="1369" w:type="dxa"/>
            <w:tcPrChange w:id="3459" w:author="James, Christin (DCYF)" w:date="2026-07-07T14:04:00Z" w16du:dateUtc="2026-07-07T21:04:00Z">
              <w:tcPr>
                <w:tcW w:w="1800" w:type="dxa"/>
              </w:tcPr>
            </w:tcPrChange>
          </w:tcPr>
          <w:p w14:paraId="1B496CD7" w14:textId="77777777" w:rsidR="009E06BF" w:rsidRPr="009E06BF" w:rsidRDefault="009E06BF">
            <w:pPr>
              <w:contextualSpacing/>
              <w:rPr>
                <w:ins w:id="3460" w:author="James, Christin (DCYF)" w:date="2026-07-01T15:03:00Z" w16du:dateUtc="2026-07-01T22:03:00Z"/>
                <w:rFonts w:cs="Calibri"/>
                <w:sz w:val="18"/>
                <w:szCs w:val="18"/>
                <w:rPrChange w:id="3461" w:author="James, Christin (DCYF)" w:date="2026-07-01T15:06:00Z" w16du:dateUtc="2026-07-01T22:06:00Z">
                  <w:rPr>
                    <w:ins w:id="3462" w:author="James, Christin (DCYF)" w:date="2026-07-01T15:03:00Z" w16du:dateUtc="2026-07-01T22:03:00Z"/>
                    <w:rFonts w:cs="Calibri"/>
                  </w:rPr>
                </w:rPrChange>
              </w:rPr>
            </w:pPr>
            <w:ins w:id="3463" w:author="James, Christin (DCYF)" w:date="2026-07-01T15:03:00Z" w16du:dateUtc="2026-07-01T22:03:00Z">
              <w:r w:rsidRPr="009E06BF">
                <w:rPr>
                  <w:rFonts w:cs="Calibri"/>
                  <w:sz w:val="18"/>
                  <w:szCs w:val="18"/>
                  <w:rPrChange w:id="3464" w:author="James, Christin (DCYF)" w:date="2026-07-01T15:06:00Z" w16du:dateUtc="2026-07-01T22:06:00Z">
                    <w:rPr>
                      <w:rFonts w:cs="Calibri"/>
                    </w:rPr>
                  </w:rPrChange>
                </w:rPr>
                <w:t>30 half day units</w:t>
              </w:r>
            </w:ins>
          </w:p>
          <w:p w14:paraId="6AE1233C" w14:textId="77777777" w:rsidR="009E06BF" w:rsidRPr="009E06BF" w:rsidRDefault="009E06BF">
            <w:pPr>
              <w:contextualSpacing/>
              <w:rPr>
                <w:ins w:id="3465" w:author="James, Christin (DCYF)" w:date="2026-07-01T15:03:00Z" w16du:dateUtc="2026-07-01T22:03:00Z"/>
                <w:rFonts w:cs="Calibri"/>
                <w:sz w:val="18"/>
                <w:szCs w:val="18"/>
                <w:rPrChange w:id="3466" w:author="James, Christin (DCYF)" w:date="2026-07-01T15:06:00Z" w16du:dateUtc="2026-07-01T22:06:00Z">
                  <w:rPr>
                    <w:ins w:id="3467" w:author="James, Christin (DCYF)" w:date="2026-07-01T15:03:00Z" w16du:dateUtc="2026-07-01T22:03:00Z"/>
                    <w:rFonts w:cs="Calibri"/>
                  </w:rPr>
                </w:rPrChange>
              </w:rPr>
            </w:pPr>
          </w:p>
          <w:p w14:paraId="5A11984D" w14:textId="77777777" w:rsidR="009E06BF" w:rsidRPr="009E06BF" w:rsidRDefault="009E06BF">
            <w:pPr>
              <w:contextualSpacing/>
              <w:rPr>
                <w:ins w:id="3468" w:author="James, Christin (DCYF)" w:date="2026-07-01T15:03:00Z" w16du:dateUtc="2026-07-01T22:03:00Z"/>
                <w:rFonts w:cs="Calibri"/>
                <w:sz w:val="18"/>
                <w:szCs w:val="18"/>
                <w:rPrChange w:id="3469" w:author="James, Christin (DCYF)" w:date="2026-07-01T15:06:00Z" w16du:dateUtc="2026-07-01T22:06:00Z">
                  <w:rPr>
                    <w:ins w:id="3470" w:author="James, Christin (DCYF)" w:date="2026-07-01T15:03:00Z" w16du:dateUtc="2026-07-01T22:03:00Z"/>
                    <w:rFonts w:cs="Calibri"/>
                  </w:rPr>
                </w:rPrChange>
              </w:rPr>
            </w:pPr>
          </w:p>
        </w:tc>
        <w:tc>
          <w:tcPr>
            <w:tcW w:w="1580" w:type="dxa"/>
            <w:tcPrChange w:id="3471" w:author="James, Christin (DCYF)" w:date="2026-07-07T14:04:00Z" w16du:dateUtc="2026-07-07T21:04:00Z">
              <w:tcPr>
                <w:tcW w:w="2160" w:type="dxa"/>
              </w:tcPr>
            </w:tcPrChange>
          </w:tcPr>
          <w:p w14:paraId="700CA433" w14:textId="77777777" w:rsidR="009E06BF" w:rsidRPr="009E06BF" w:rsidRDefault="009E06BF">
            <w:pPr>
              <w:contextualSpacing/>
              <w:rPr>
                <w:ins w:id="3472" w:author="James, Christin (DCYF)" w:date="2026-07-01T15:03:00Z" w16du:dateUtc="2026-07-01T22:03:00Z"/>
                <w:rFonts w:cs="Calibri"/>
                <w:sz w:val="18"/>
                <w:szCs w:val="18"/>
                <w:rPrChange w:id="3473" w:author="James, Christin (DCYF)" w:date="2026-07-01T15:06:00Z" w16du:dateUtc="2026-07-01T22:06:00Z">
                  <w:rPr>
                    <w:ins w:id="3474" w:author="James, Christin (DCYF)" w:date="2026-07-01T15:03:00Z" w16du:dateUtc="2026-07-01T22:03:00Z"/>
                    <w:rFonts w:cs="Calibri"/>
                  </w:rPr>
                </w:rPrChange>
              </w:rPr>
            </w:pPr>
            <w:ins w:id="3475" w:author="James, Christin (DCYF)" w:date="2026-07-01T15:03:00Z" w16du:dateUtc="2026-07-01T22:03:00Z">
              <w:r w:rsidRPr="009E06BF">
                <w:rPr>
                  <w:rFonts w:cs="Calibri"/>
                  <w:sz w:val="18"/>
                  <w:szCs w:val="18"/>
                  <w:rPrChange w:id="3476" w:author="James, Christin (DCYF)" w:date="2026-07-01T15:06:00Z" w16du:dateUtc="2026-07-01T22:06:00Z">
                    <w:rPr>
                      <w:rFonts w:cs="Calibri"/>
                    </w:rPr>
                  </w:rPrChange>
                </w:rPr>
                <w:t>Monday through Friday: 4 hours each day, except for non-school days.</w:t>
              </w:r>
            </w:ins>
          </w:p>
        </w:tc>
        <w:tc>
          <w:tcPr>
            <w:tcW w:w="1764" w:type="dxa"/>
            <w:tcPrChange w:id="3477" w:author="James, Christin (DCYF)" w:date="2026-07-07T14:04:00Z" w16du:dateUtc="2026-07-07T21:04:00Z">
              <w:tcPr>
                <w:tcW w:w="1890" w:type="dxa"/>
              </w:tcPr>
            </w:tcPrChange>
          </w:tcPr>
          <w:p w14:paraId="30043DC0" w14:textId="77777777" w:rsidR="009E06BF" w:rsidRPr="009E06BF" w:rsidRDefault="009E06BF">
            <w:pPr>
              <w:contextualSpacing/>
              <w:rPr>
                <w:ins w:id="3478" w:author="James, Christin (DCYF)" w:date="2026-07-01T15:03:00Z" w16du:dateUtc="2026-07-01T22:03:00Z"/>
                <w:rFonts w:cs="Calibri"/>
                <w:sz w:val="18"/>
                <w:szCs w:val="18"/>
                <w:rPrChange w:id="3479" w:author="James, Christin (DCYF)" w:date="2026-07-01T15:06:00Z" w16du:dateUtc="2026-07-01T22:06:00Z">
                  <w:rPr>
                    <w:ins w:id="3480" w:author="James, Christin (DCYF)" w:date="2026-07-01T15:03:00Z" w16du:dateUtc="2026-07-01T22:03:00Z"/>
                    <w:rFonts w:cs="Calibri"/>
                  </w:rPr>
                </w:rPrChange>
              </w:rPr>
            </w:pPr>
            <w:ins w:id="3481" w:author="James, Christin (DCYF)" w:date="2026-07-01T15:03:00Z" w16du:dateUtc="2026-07-01T22:03:00Z">
              <w:r w:rsidRPr="009E06BF">
                <w:rPr>
                  <w:rFonts w:cs="Calibri"/>
                  <w:sz w:val="18"/>
                  <w:szCs w:val="18"/>
                  <w:rPrChange w:id="3482" w:author="James, Christin (DCYF)" w:date="2026-07-01T15:06:00Z" w16du:dateUtc="2026-07-01T22:06:00Z">
                    <w:rPr>
                      <w:rFonts w:cs="Calibri"/>
                    </w:rPr>
                  </w:rPrChange>
                </w:rPr>
                <w:t>21 half days</w:t>
              </w:r>
            </w:ins>
          </w:p>
          <w:p w14:paraId="2DC1C718" w14:textId="77777777" w:rsidR="009E06BF" w:rsidRPr="009E06BF" w:rsidRDefault="009E06BF">
            <w:pPr>
              <w:contextualSpacing/>
              <w:rPr>
                <w:ins w:id="3483" w:author="James, Christin (DCYF)" w:date="2026-07-01T15:03:00Z" w16du:dateUtc="2026-07-01T22:03:00Z"/>
                <w:rFonts w:cs="Calibri"/>
                <w:sz w:val="18"/>
                <w:szCs w:val="18"/>
                <w:rPrChange w:id="3484" w:author="James, Christin (DCYF)" w:date="2026-07-01T15:06:00Z" w16du:dateUtc="2026-07-01T22:06:00Z">
                  <w:rPr>
                    <w:ins w:id="3485" w:author="James, Christin (DCYF)" w:date="2026-07-01T15:03:00Z" w16du:dateUtc="2026-07-01T22:03:00Z"/>
                    <w:rFonts w:cs="Calibri"/>
                  </w:rPr>
                </w:rPrChange>
              </w:rPr>
            </w:pPr>
            <w:ins w:id="3486" w:author="James, Christin (DCYF)" w:date="2026-07-01T15:03:00Z" w16du:dateUtc="2026-07-01T22:03:00Z">
              <w:r w:rsidRPr="009E06BF">
                <w:rPr>
                  <w:rFonts w:cs="Calibri"/>
                  <w:sz w:val="18"/>
                  <w:szCs w:val="18"/>
                  <w:rPrChange w:id="3487" w:author="James, Christin (DCYF)" w:date="2026-07-01T15:06:00Z" w16du:dateUtc="2026-07-01T22:06:00Z">
                    <w:rPr>
                      <w:rFonts w:cs="Calibri"/>
                    </w:rPr>
                  </w:rPrChange>
                </w:rPr>
                <w:t>1 full day</w:t>
              </w:r>
            </w:ins>
          </w:p>
        </w:tc>
        <w:tc>
          <w:tcPr>
            <w:tcW w:w="1317" w:type="dxa"/>
            <w:tcPrChange w:id="3488" w:author="James, Christin (DCYF)" w:date="2026-07-07T14:04:00Z" w16du:dateUtc="2026-07-07T21:04:00Z">
              <w:tcPr>
                <w:tcW w:w="1170" w:type="dxa"/>
              </w:tcPr>
            </w:tcPrChange>
          </w:tcPr>
          <w:p w14:paraId="7DFF9D1C" w14:textId="66516FB9" w:rsidR="009E06BF" w:rsidRPr="00795E40" w:rsidRDefault="00C22487">
            <w:pPr>
              <w:contextualSpacing/>
              <w:rPr>
                <w:ins w:id="3489" w:author="James, Christin (DCYF)" w:date="2026-07-01T15:03:00Z" w16du:dateUtc="2026-07-01T22:03:00Z"/>
                <w:rFonts w:cs="Calibri"/>
                <w:sz w:val="18"/>
                <w:szCs w:val="18"/>
                <w:rPrChange w:id="3490" w:author="James, Christin (DCYF)" w:date="2026-07-07T14:07:00Z" w16du:dateUtc="2026-07-07T21:07:00Z">
                  <w:rPr>
                    <w:ins w:id="3491" w:author="James, Christin (DCYF)" w:date="2026-07-01T15:03:00Z" w16du:dateUtc="2026-07-01T22:03:00Z"/>
                    <w:rFonts w:cs="Calibri"/>
                  </w:rPr>
                </w:rPrChange>
              </w:rPr>
            </w:pPr>
            <w:ins w:id="3492" w:author="James, Christin (DCYF)" w:date="2026-07-07T14:03:00Z" w16du:dateUtc="2026-07-07T21:03:00Z">
              <w:r w:rsidRPr="00795E40">
                <w:rPr>
                  <w:rFonts w:eastAsia="Segoe UI" w:cs="Segoe UI"/>
                  <w:color w:val="242424"/>
                  <w:sz w:val="18"/>
                  <w:szCs w:val="18"/>
                  <w:rPrChange w:id="3493" w:author="James, Christin (DCYF)" w:date="2026-07-07T14:07:00Z" w16du:dateUtc="2026-07-07T21:07:00Z">
                    <w:rPr>
                      <w:rFonts w:ascii="Segoe UI" w:eastAsia="Segoe UI" w:hAnsi="Segoe UI" w:cs="Segoe UI"/>
                      <w:color w:val="242424"/>
                      <w:sz w:val="18"/>
                      <w:szCs w:val="18"/>
                    </w:rPr>
                  </w:rPrChange>
                </w:rPr>
                <w:t xml:space="preserve">Child attends 16 days or more, you may claim </w:t>
              </w:r>
              <w:r w:rsidRPr="00795E40">
                <w:rPr>
                  <w:rFonts w:eastAsia="Segoe UI" w:cs="Segoe UI"/>
                  <w:b/>
                  <w:bCs/>
                  <w:color w:val="242424"/>
                  <w:sz w:val="18"/>
                  <w:szCs w:val="18"/>
                  <w:rPrChange w:id="3494" w:author="James, Christin (DCYF)" w:date="2026-07-07T14:07:00Z" w16du:dateUtc="2026-07-07T21:07:00Z">
                    <w:rPr>
                      <w:rFonts w:ascii="Segoe UI" w:eastAsia="Segoe UI" w:hAnsi="Segoe UI" w:cs="Segoe UI"/>
                      <w:b/>
                      <w:bCs/>
                      <w:color w:val="242424"/>
                      <w:sz w:val="18"/>
                      <w:szCs w:val="18"/>
                    </w:rPr>
                  </w:rPrChange>
                </w:rPr>
                <w:t>up to</w:t>
              </w:r>
              <w:r w:rsidRPr="00795E40">
                <w:rPr>
                  <w:rFonts w:eastAsia="Segoe UI" w:cs="Segoe UI"/>
                  <w:color w:val="242424"/>
                  <w:sz w:val="18"/>
                  <w:szCs w:val="18"/>
                  <w:rPrChange w:id="3495" w:author="James, Christin (DCYF)" w:date="2026-07-07T14:07:00Z" w16du:dateUtc="2026-07-07T21:07:00Z">
                    <w:rPr>
                      <w:rFonts w:ascii="Segoe UI" w:eastAsia="Segoe UI" w:hAnsi="Segoe UI" w:cs="Segoe UI"/>
                      <w:color w:val="242424"/>
                      <w:sz w:val="18"/>
                      <w:szCs w:val="18"/>
                    </w:rPr>
                  </w:rPrChange>
                </w:rPr>
                <w:t xml:space="preserve"> the full number of eligible days</w:t>
              </w:r>
            </w:ins>
            <w:ins w:id="3496" w:author="James, Christin (DCYF)" w:date="2026-07-07T14:07:00Z" w16du:dateUtc="2026-07-07T21:07:00Z">
              <w:r w:rsidR="00795E40">
                <w:rPr>
                  <w:rFonts w:cs="Calibri"/>
                  <w:sz w:val="18"/>
                  <w:szCs w:val="18"/>
                </w:rPr>
                <w:t>.</w:t>
              </w:r>
            </w:ins>
            <w:ins w:id="3497" w:author="James, Christin (DCYF)" w:date="2026-07-07T14:03:00Z" w16du:dateUtc="2026-07-07T21:03:00Z">
              <w:r w:rsidRPr="00795E40">
                <w:rPr>
                  <w:rFonts w:cs="Calibri"/>
                  <w:sz w:val="18"/>
                  <w:szCs w:val="18"/>
                  <w:rPrChange w:id="3498" w:author="James, Christin (DCYF)" w:date="2026-07-07T14:07:00Z" w16du:dateUtc="2026-07-07T21:07:00Z">
                    <w:rPr>
                      <w:rFonts w:ascii="Segoe UI" w:eastAsia="Segoe UI" w:hAnsi="Segoe UI" w:cs="Segoe UI"/>
                      <w:color w:val="242424"/>
                      <w:sz w:val="18"/>
                      <w:szCs w:val="18"/>
                    </w:rPr>
                  </w:rPrChange>
                </w:rPr>
                <w:t xml:space="preserve"> </w:t>
              </w:r>
              <w:r w:rsidRPr="0014182C">
                <w:rPr>
                  <w:sz w:val="18"/>
                  <w:szCs w:val="18"/>
                </w:rPr>
                <w:t xml:space="preserve"> </w:t>
              </w:r>
            </w:ins>
          </w:p>
        </w:tc>
        <w:tc>
          <w:tcPr>
            <w:tcW w:w="2520" w:type="dxa"/>
            <w:tcPrChange w:id="3499" w:author="James, Christin (DCYF)" w:date="2026-07-07T14:04:00Z" w16du:dateUtc="2026-07-07T21:04:00Z">
              <w:tcPr>
                <w:tcW w:w="3780" w:type="dxa"/>
              </w:tcPr>
            </w:tcPrChange>
          </w:tcPr>
          <w:p w14:paraId="523B409E" w14:textId="77777777" w:rsidR="009E06BF" w:rsidRPr="009E06BF" w:rsidRDefault="009E06BF">
            <w:pPr>
              <w:contextualSpacing/>
              <w:rPr>
                <w:ins w:id="3500" w:author="James, Christin (DCYF)" w:date="2026-07-01T15:03:00Z" w16du:dateUtc="2026-07-01T22:03:00Z"/>
                <w:rFonts w:cs="Calibri"/>
                <w:sz w:val="18"/>
                <w:szCs w:val="18"/>
                <w:rPrChange w:id="3501" w:author="James, Christin (DCYF)" w:date="2026-07-01T15:06:00Z" w16du:dateUtc="2026-07-01T22:06:00Z">
                  <w:rPr>
                    <w:ins w:id="3502" w:author="James, Christin (DCYF)" w:date="2026-07-01T15:03:00Z" w16du:dateUtc="2026-07-01T22:03:00Z"/>
                    <w:rFonts w:cs="Calibri"/>
                  </w:rPr>
                </w:rPrChange>
              </w:rPr>
            </w:pPr>
            <w:ins w:id="3503" w:author="James, Christin (DCYF)" w:date="2026-07-01T15:03:00Z" w16du:dateUtc="2026-07-01T22:03:00Z">
              <w:r w:rsidRPr="009E06BF">
                <w:rPr>
                  <w:rFonts w:cs="Calibri"/>
                  <w:sz w:val="18"/>
                  <w:szCs w:val="18"/>
                  <w:rPrChange w:id="3504" w:author="James, Christin (DCYF)" w:date="2026-07-01T15:06:00Z" w16du:dateUtc="2026-07-01T22:06:00Z">
                    <w:rPr>
                      <w:rFonts w:cs="Calibri"/>
                    </w:rPr>
                  </w:rPrChange>
                </w:rPr>
                <w:t xml:space="preserve">23 half day units </w:t>
              </w:r>
            </w:ins>
          </w:p>
          <w:p w14:paraId="462ADA92" w14:textId="77777777" w:rsidR="009E06BF" w:rsidRPr="009E06BF" w:rsidRDefault="009E06BF">
            <w:pPr>
              <w:contextualSpacing/>
              <w:rPr>
                <w:ins w:id="3505" w:author="James, Christin (DCYF)" w:date="2026-07-01T15:03:00Z" w16du:dateUtc="2026-07-01T22:03:00Z"/>
                <w:rFonts w:cs="Calibri"/>
                <w:sz w:val="18"/>
                <w:szCs w:val="18"/>
                <w:rPrChange w:id="3506" w:author="James, Christin (DCYF)" w:date="2026-07-01T15:06:00Z" w16du:dateUtc="2026-07-01T22:06:00Z">
                  <w:rPr>
                    <w:ins w:id="3507" w:author="James, Christin (DCYF)" w:date="2026-07-01T15:03:00Z" w16du:dateUtc="2026-07-01T22:03:00Z"/>
                    <w:rFonts w:cs="Calibri"/>
                  </w:rPr>
                </w:rPrChange>
              </w:rPr>
            </w:pPr>
            <w:ins w:id="3508" w:author="James, Christin (DCYF)" w:date="2026-07-01T15:03:00Z" w16du:dateUtc="2026-07-01T22:03:00Z">
              <w:r w:rsidRPr="009E06BF">
                <w:rPr>
                  <w:rFonts w:cs="Calibri"/>
                  <w:sz w:val="18"/>
                  <w:szCs w:val="18"/>
                  <w:rPrChange w:id="3509" w:author="James, Christin (DCYF)" w:date="2026-07-01T15:06:00Z" w16du:dateUtc="2026-07-01T22:06:00Z">
                    <w:rPr>
                      <w:rFonts w:cs="Calibri"/>
                    </w:rPr>
                  </w:rPrChange>
                </w:rPr>
                <w:t xml:space="preserve"> </w:t>
              </w:r>
            </w:ins>
          </w:p>
          <w:p w14:paraId="750FDF77" w14:textId="77777777" w:rsidR="009E06BF" w:rsidRPr="009E06BF" w:rsidRDefault="009E06BF">
            <w:pPr>
              <w:contextualSpacing/>
              <w:rPr>
                <w:ins w:id="3510" w:author="James, Christin (DCYF)" w:date="2026-07-01T15:03:00Z" w16du:dateUtc="2026-07-01T22:03:00Z"/>
                <w:rFonts w:cs="Calibri"/>
                <w:sz w:val="18"/>
                <w:szCs w:val="18"/>
                <w:rPrChange w:id="3511" w:author="James, Christin (DCYF)" w:date="2026-07-01T15:06:00Z" w16du:dateUtc="2026-07-01T22:06:00Z">
                  <w:rPr>
                    <w:ins w:id="3512" w:author="James, Christin (DCYF)" w:date="2026-07-01T15:03:00Z" w16du:dateUtc="2026-07-01T22:03:00Z"/>
                    <w:rFonts w:cs="Calibri"/>
                  </w:rPr>
                </w:rPrChange>
              </w:rPr>
            </w:pPr>
            <w:ins w:id="3513" w:author="James, Christin (DCYF)" w:date="2026-07-01T15:03:00Z" w16du:dateUtc="2026-07-01T22:03:00Z">
              <w:r w:rsidRPr="009E06BF">
                <w:rPr>
                  <w:rFonts w:cs="Calibri"/>
                  <w:sz w:val="18"/>
                  <w:szCs w:val="18"/>
                  <w:rPrChange w:id="3514" w:author="James, Christin (DCYF)" w:date="2026-07-01T15:06:00Z" w16du:dateUtc="2026-07-01T22:06:00Z">
                    <w:rPr>
                      <w:rFonts w:cs="Calibri"/>
                    </w:rPr>
                  </w:rPrChange>
                </w:rPr>
                <w:t>Days attended: 1 full day (or 2 half days) and 21 half days</w:t>
              </w:r>
            </w:ins>
          </w:p>
          <w:p w14:paraId="7CFCBC8E" w14:textId="77777777" w:rsidR="009E06BF" w:rsidRPr="009E06BF" w:rsidRDefault="009E06BF">
            <w:pPr>
              <w:contextualSpacing/>
              <w:rPr>
                <w:ins w:id="3515" w:author="James, Christin (DCYF)" w:date="2026-07-01T15:03:00Z" w16du:dateUtc="2026-07-01T22:03:00Z"/>
                <w:rFonts w:cs="Calibri"/>
                <w:sz w:val="18"/>
                <w:szCs w:val="18"/>
                <w:rPrChange w:id="3516" w:author="James, Christin (DCYF)" w:date="2026-07-01T15:06:00Z" w16du:dateUtc="2026-07-01T22:06:00Z">
                  <w:rPr>
                    <w:ins w:id="3517" w:author="James, Christin (DCYF)" w:date="2026-07-01T15:03:00Z" w16du:dateUtc="2026-07-01T22:03:00Z"/>
                    <w:rFonts w:cs="Calibri"/>
                  </w:rPr>
                </w:rPrChange>
              </w:rPr>
            </w:pPr>
            <w:ins w:id="3518" w:author="James, Christin (DCYF)" w:date="2026-07-01T15:03:00Z" w16du:dateUtc="2026-07-01T22:03:00Z">
              <w:r w:rsidRPr="009E06BF">
                <w:rPr>
                  <w:rFonts w:cs="Calibri"/>
                  <w:sz w:val="18"/>
                  <w:szCs w:val="18"/>
                  <w:rPrChange w:id="3519" w:author="James, Christin (DCYF)" w:date="2026-07-01T15:06:00Z" w16du:dateUtc="2026-07-01T22:06:00Z">
                    <w:rPr>
                      <w:rFonts w:cs="Calibri"/>
                    </w:rPr>
                  </w:rPrChange>
                </w:rPr>
                <w:t>Holidays: 0 days</w:t>
              </w:r>
            </w:ins>
          </w:p>
          <w:p w14:paraId="06DA9C2F" w14:textId="77777777" w:rsidR="009E06BF" w:rsidRPr="009E06BF" w:rsidRDefault="009E06BF">
            <w:pPr>
              <w:contextualSpacing/>
              <w:rPr>
                <w:ins w:id="3520" w:author="James, Christin (DCYF)" w:date="2026-07-01T15:03:00Z" w16du:dateUtc="2026-07-01T22:03:00Z"/>
                <w:rFonts w:cs="Calibri"/>
                <w:sz w:val="18"/>
                <w:szCs w:val="18"/>
                <w:rPrChange w:id="3521" w:author="James, Christin (DCYF)" w:date="2026-07-01T15:06:00Z" w16du:dateUtc="2026-07-01T22:06:00Z">
                  <w:rPr>
                    <w:ins w:id="3522" w:author="James, Christin (DCYF)" w:date="2026-07-01T15:03:00Z" w16du:dateUtc="2026-07-01T22:03:00Z"/>
                    <w:rFonts w:cs="Calibri"/>
                  </w:rPr>
                </w:rPrChange>
              </w:rPr>
            </w:pPr>
            <w:ins w:id="3523" w:author="James, Christin (DCYF)" w:date="2026-07-01T15:03:00Z" w16du:dateUtc="2026-07-01T22:03:00Z">
              <w:r w:rsidRPr="009E06BF">
                <w:rPr>
                  <w:rFonts w:cs="Calibri"/>
                  <w:sz w:val="18"/>
                  <w:szCs w:val="18"/>
                  <w:rPrChange w:id="3524" w:author="James, Christin (DCYF)" w:date="2026-07-01T15:06:00Z" w16du:dateUtc="2026-07-01T22:06:00Z">
                    <w:rPr>
                      <w:rFonts w:cs="Calibri"/>
                    </w:rPr>
                  </w:rPrChange>
                </w:rPr>
                <w:t>Professional training days: 0 days</w:t>
              </w:r>
            </w:ins>
          </w:p>
          <w:p w14:paraId="0BA66FA6" w14:textId="77777777" w:rsidR="009E06BF" w:rsidRPr="009E06BF" w:rsidRDefault="009E06BF">
            <w:pPr>
              <w:contextualSpacing/>
              <w:rPr>
                <w:ins w:id="3525" w:author="James, Christin (DCYF)" w:date="2026-07-01T15:03:00Z" w16du:dateUtc="2026-07-01T22:03:00Z"/>
                <w:rFonts w:cs="Calibri"/>
                <w:sz w:val="18"/>
                <w:szCs w:val="18"/>
                <w:rPrChange w:id="3526" w:author="James, Christin (DCYF)" w:date="2026-07-01T15:06:00Z" w16du:dateUtc="2026-07-01T22:06:00Z">
                  <w:rPr>
                    <w:ins w:id="3527" w:author="James, Christin (DCYF)" w:date="2026-07-01T15:03:00Z" w16du:dateUtc="2026-07-01T22:03:00Z"/>
                    <w:rFonts w:cs="Calibri"/>
                  </w:rPr>
                </w:rPrChange>
              </w:rPr>
            </w:pPr>
            <w:ins w:id="3528" w:author="James, Christin (DCYF)" w:date="2026-07-01T15:03:00Z" w16du:dateUtc="2026-07-01T22:03:00Z">
              <w:r w:rsidRPr="009E06BF">
                <w:rPr>
                  <w:rFonts w:cs="Calibri"/>
                  <w:sz w:val="18"/>
                  <w:szCs w:val="18"/>
                  <w:rPrChange w:id="3529" w:author="James, Christin (DCYF)" w:date="2026-07-01T15:06:00Z" w16du:dateUtc="2026-07-01T22:06:00Z">
                    <w:rPr>
                      <w:rFonts w:cs="Calibri"/>
                    </w:rPr>
                  </w:rPrChange>
                </w:rPr>
                <w:t>Additional eligible days: 0 days.</w:t>
              </w:r>
            </w:ins>
          </w:p>
        </w:tc>
        <w:tc>
          <w:tcPr>
            <w:tcW w:w="2869" w:type="dxa"/>
            <w:tcPrChange w:id="3530" w:author="James, Christin (DCYF)" w:date="2026-07-07T14:04:00Z" w16du:dateUtc="2026-07-07T21:04:00Z">
              <w:tcPr>
                <w:tcW w:w="3338" w:type="dxa"/>
                <w:gridSpan w:val="2"/>
              </w:tcPr>
            </w:tcPrChange>
          </w:tcPr>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630F6F25" w14:textId="77777777" w:rsidTr="70006B5F">
              <w:trPr>
                <w:ins w:id="3531" w:author="James, Christin (DCYF)" w:date="2026-07-01T15:03:00Z"/>
              </w:trPr>
              <w:tc>
                <w:tcPr>
                  <w:tcW w:w="2562" w:type="dxa"/>
                  <w:gridSpan w:val="7"/>
                </w:tcPr>
                <w:p w14:paraId="0B15EC1B" w14:textId="77777777" w:rsidR="009E06BF" w:rsidRPr="00971ACE" w:rsidRDefault="009E06BF">
                  <w:pPr>
                    <w:rPr>
                      <w:ins w:id="3532" w:author="James, Christin (DCYF)" w:date="2026-07-01T15:03:00Z" w16du:dateUtc="2026-07-01T22:03:00Z"/>
                      <w:sz w:val="16"/>
                      <w:szCs w:val="16"/>
                      <w:rPrChange w:id="3533" w:author="James, Christin (DCYF)" w:date="2026-07-01T15:09:00Z" w16du:dateUtc="2026-07-01T22:09:00Z">
                        <w:rPr>
                          <w:ins w:id="3534" w:author="James, Christin (DCYF)" w:date="2026-07-01T15:03:00Z" w16du:dateUtc="2026-07-01T22:03:00Z"/>
                          <w:sz w:val="14"/>
                          <w:szCs w:val="14"/>
                        </w:rPr>
                      </w:rPrChange>
                    </w:rPr>
                  </w:pPr>
                  <w:ins w:id="3535" w:author="James, Christin (DCYF)" w:date="2026-07-01T15:03:00Z" w16du:dateUtc="2026-07-01T22:03:00Z">
                    <w:r w:rsidRPr="00971ACE">
                      <w:rPr>
                        <w:sz w:val="16"/>
                        <w:szCs w:val="16"/>
                        <w:rPrChange w:id="3536" w:author="James, Christin (DCYF)" w:date="2026-07-01T15:09:00Z" w16du:dateUtc="2026-07-01T22:09:00Z">
                          <w:rPr>
                            <w:sz w:val="14"/>
                            <w:szCs w:val="14"/>
                          </w:rPr>
                        </w:rPrChange>
                      </w:rPr>
                      <w:t>March 2026</w:t>
                    </w:r>
                  </w:ins>
                </w:p>
              </w:tc>
            </w:tr>
            <w:tr w:rsidR="009E06BF" w:rsidRPr="00971ACE" w14:paraId="136759F6" w14:textId="77777777" w:rsidTr="70006B5F">
              <w:trPr>
                <w:ins w:id="3537" w:author="James, Christin (DCYF)" w:date="2026-07-01T15:03:00Z"/>
              </w:trPr>
              <w:tc>
                <w:tcPr>
                  <w:tcW w:w="366" w:type="dxa"/>
                  <w:shd w:val="clear" w:color="auto" w:fill="DAEEF3" w:themeFill="accent5" w:themeFillTint="33"/>
                </w:tcPr>
                <w:p w14:paraId="6227C624" w14:textId="77777777" w:rsidR="009E06BF" w:rsidRPr="00971ACE" w:rsidRDefault="009E06BF">
                  <w:pPr>
                    <w:rPr>
                      <w:ins w:id="3538" w:author="James, Christin (DCYF)" w:date="2026-07-01T15:03:00Z" w16du:dateUtc="2026-07-01T22:03:00Z"/>
                      <w:sz w:val="16"/>
                      <w:szCs w:val="16"/>
                      <w:rPrChange w:id="3539" w:author="James, Christin (DCYF)" w:date="2026-07-01T15:09:00Z" w16du:dateUtc="2026-07-01T22:09:00Z">
                        <w:rPr>
                          <w:ins w:id="3540" w:author="James, Christin (DCYF)" w:date="2026-07-01T15:03:00Z" w16du:dateUtc="2026-07-01T22:03:00Z"/>
                          <w:sz w:val="14"/>
                          <w:szCs w:val="14"/>
                        </w:rPr>
                      </w:rPrChange>
                    </w:rPr>
                  </w:pPr>
                  <w:ins w:id="3541" w:author="James, Christin (DCYF)" w:date="2026-07-01T15:03:00Z" w16du:dateUtc="2026-07-01T22:03:00Z">
                    <w:r w:rsidRPr="00971ACE">
                      <w:rPr>
                        <w:sz w:val="16"/>
                        <w:szCs w:val="16"/>
                        <w:rPrChange w:id="3542" w:author="James, Christin (DCYF)" w:date="2026-07-01T15:09:00Z" w16du:dateUtc="2026-07-01T22:09:00Z">
                          <w:rPr>
                            <w:sz w:val="14"/>
                            <w:szCs w:val="14"/>
                          </w:rPr>
                        </w:rPrChange>
                      </w:rPr>
                      <w:t>S</w:t>
                    </w:r>
                  </w:ins>
                </w:p>
              </w:tc>
              <w:tc>
                <w:tcPr>
                  <w:tcW w:w="366" w:type="dxa"/>
                  <w:shd w:val="clear" w:color="auto" w:fill="DAEEF3" w:themeFill="accent5" w:themeFillTint="33"/>
                </w:tcPr>
                <w:p w14:paraId="2AE93BE8" w14:textId="77777777" w:rsidR="009E06BF" w:rsidRPr="00971ACE" w:rsidRDefault="009E06BF">
                  <w:pPr>
                    <w:rPr>
                      <w:ins w:id="3543" w:author="James, Christin (DCYF)" w:date="2026-07-01T15:03:00Z" w16du:dateUtc="2026-07-01T22:03:00Z"/>
                      <w:sz w:val="16"/>
                      <w:szCs w:val="16"/>
                      <w:rPrChange w:id="3544" w:author="James, Christin (DCYF)" w:date="2026-07-01T15:09:00Z" w16du:dateUtc="2026-07-01T22:09:00Z">
                        <w:rPr>
                          <w:ins w:id="3545" w:author="James, Christin (DCYF)" w:date="2026-07-01T15:03:00Z" w16du:dateUtc="2026-07-01T22:03:00Z"/>
                          <w:sz w:val="14"/>
                          <w:szCs w:val="14"/>
                        </w:rPr>
                      </w:rPrChange>
                    </w:rPr>
                  </w:pPr>
                  <w:ins w:id="3546" w:author="James, Christin (DCYF)" w:date="2026-07-01T15:03:00Z" w16du:dateUtc="2026-07-01T22:03:00Z">
                    <w:r w:rsidRPr="00971ACE">
                      <w:rPr>
                        <w:sz w:val="16"/>
                        <w:szCs w:val="16"/>
                        <w:rPrChange w:id="3547" w:author="James, Christin (DCYF)" w:date="2026-07-01T15:09:00Z" w16du:dateUtc="2026-07-01T22:09:00Z">
                          <w:rPr>
                            <w:sz w:val="14"/>
                            <w:szCs w:val="14"/>
                          </w:rPr>
                        </w:rPrChange>
                      </w:rPr>
                      <w:t>M</w:t>
                    </w:r>
                  </w:ins>
                </w:p>
              </w:tc>
              <w:tc>
                <w:tcPr>
                  <w:tcW w:w="366" w:type="dxa"/>
                  <w:shd w:val="clear" w:color="auto" w:fill="DAEEF3" w:themeFill="accent5" w:themeFillTint="33"/>
                </w:tcPr>
                <w:p w14:paraId="50ABEB2D" w14:textId="77777777" w:rsidR="009E06BF" w:rsidRPr="00971ACE" w:rsidRDefault="009E06BF">
                  <w:pPr>
                    <w:rPr>
                      <w:ins w:id="3548" w:author="James, Christin (DCYF)" w:date="2026-07-01T15:03:00Z" w16du:dateUtc="2026-07-01T22:03:00Z"/>
                      <w:sz w:val="16"/>
                      <w:szCs w:val="16"/>
                      <w:rPrChange w:id="3549" w:author="James, Christin (DCYF)" w:date="2026-07-01T15:09:00Z" w16du:dateUtc="2026-07-01T22:09:00Z">
                        <w:rPr>
                          <w:ins w:id="3550" w:author="James, Christin (DCYF)" w:date="2026-07-01T15:03:00Z" w16du:dateUtc="2026-07-01T22:03:00Z"/>
                          <w:sz w:val="14"/>
                          <w:szCs w:val="14"/>
                        </w:rPr>
                      </w:rPrChange>
                    </w:rPr>
                  </w:pPr>
                  <w:ins w:id="3551" w:author="James, Christin (DCYF)" w:date="2026-07-01T15:03:00Z" w16du:dateUtc="2026-07-01T22:03:00Z">
                    <w:r w:rsidRPr="00971ACE">
                      <w:rPr>
                        <w:sz w:val="16"/>
                        <w:szCs w:val="16"/>
                        <w:rPrChange w:id="3552" w:author="James, Christin (DCYF)" w:date="2026-07-01T15:09:00Z" w16du:dateUtc="2026-07-01T22:09:00Z">
                          <w:rPr>
                            <w:sz w:val="14"/>
                            <w:szCs w:val="14"/>
                          </w:rPr>
                        </w:rPrChange>
                      </w:rPr>
                      <w:t>T</w:t>
                    </w:r>
                  </w:ins>
                </w:p>
              </w:tc>
              <w:tc>
                <w:tcPr>
                  <w:tcW w:w="366" w:type="dxa"/>
                  <w:shd w:val="clear" w:color="auto" w:fill="DAEEF3" w:themeFill="accent5" w:themeFillTint="33"/>
                </w:tcPr>
                <w:p w14:paraId="6E6A0A84" w14:textId="77777777" w:rsidR="009E06BF" w:rsidRPr="00971ACE" w:rsidRDefault="009E06BF">
                  <w:pPr>
                    <w:rPr>
                      <w:ins w:id="3553" w:author="James, Christin (DCYF)" w:date="2026-07-01T15:03:00Z" w16du:dateUtc="2026-07-01T22:03:00Z"/>
                      <w:sz w:val="16"/>
                      <w:szCs w:val="16"/>
                      <w:rPrChange w:id="3554" w:author="James, Christin (DCYF)" w:date="2026-07-01T15:09:00Z" w16du:dateUtc="2026-07-01T22:09:00Z">
                        <w:rPr>
                          <w:ins w:id="3555" w:author="James, Christin (DCYF)" w:date="2026-07-01T15:03:00Z" w16du:dateUtc="2026-07-01T22:03:00Z"/>
                          <w:sz w:val="14"/>
                          <w:szCs w:val="14"/>
                        </w:rPr>
                      </w:rPrChange>
                    </w:rPr>
                  </w:pPr>
                  <w:ins w:id="3556" w:author="James, Christin (DCYF)" w:date="2026-07-01T15:03:00Z" w16du:dateUtc="2026-07-01T22:03:00Z">
                    <w:r w:rsidRPr="00971ACE">
                      <w:rPr>
                        <w:sz w:val="16"/>
                        <w:szCs w:val="16"/>
                        <w:rPrChange w:id="3557" w:author="James, Christin (DCYF)" w:date="2026-07-01T15:09:00Z" w16du:dateUtc="2026-07-01T22:09:00Z">
                          <w:rPr>
                            <w:sz w:val="14"/>
                            <w:szCs w:val="14"/>
                          </w:rPr>
                        </w:rPrChange>
                      </w:rPr>
                      <w:t>W</w:t>
                    </w:r>
                  </w:ins>
                </w:p>
              </w:tc>
              <w:tc>
                <w:tcPr>
                  <w:tcW w:w="366" w:type="dxa"/>
                  <w:shd w:val="clear" w:color="auto" w:fill="DAEEF3" w:themeFill="accent5" w:themeFillTint="33"/>
                </w:tcPr>
                <w:p w14:paraId="75225CBE" w14:textId="77777777" w:rsidR="009E06BF" w:rsidRPr="00971ACE" w:rsidRDefault="009E06BF">
                  <w:pPr>
                    <w:rPr>
                      <w:ins w:id="3558" w:author="James, Christin (DCYF)" w:date="2026-07-01T15:03:00Z" w16du:dateUtc="2026-07-01T22:03:00Z"/>
                      <w:sz w:val="16"/>
                      <w:szCs w:val="16"/>
                      <w:rPrChange w:id="3559" w:author="James, Christin (DCYF)" w:date="2026-07-01T15:09:00Z" w16du:dateUtc="2026-07-01T22:09:00Z">
                        <w:rPr>
                          <w:ins w:id="3560" w:author="James, Christin (DCYF)" w:date="2026-07-01T15:03:00Z" w16du:dateUtc="2026-07-01T22:03:00Z"/>
                          <w:sz w:val="14"/>
                          <w:szCs w:val="14"/>
                        </w:rPr>
                      </w:rPrChange>
                    </w:rPr>
                  </w:pPr>
                  <w:ins w:id="3561" w:author="James, Christin (DCYF)" w:date="2026-07-01T15:03:00Z" w16du:dateUtc="2026-07-01T22:03:00Z">
                    <w:r w:rsidRPr="00971ACE">
                      <w:rPr>
                        <w:sz w:val="16"/>
                        <w:szCs w:val="16"/>
                        <w:rPrChange w:id="3562" w:author="James, Christin (DCYF)" w:date="2026-07-01T15:09:00Z" w16du:dateUtc="2026-07-01T22:09:00Z">
                          <w:rPr>
                            <w:sz w:val="14"/>
                            <w:szCs w:val="14"/>
                          </w:rPr>
                        </w:rPrChange>
                      </w:rPr>
                      <w:t>T</w:t>
                    </w:r>
                  </w:ins>
                </w:p>
              </w:tc>
              <w:tc>
                <w:tcPr>
                  <w:tcW w:w="366" w:type="dxa"/>
                  <w:shd w:val="clear" w:color="auto" w:fill="DAEEF3" w:themeFill="accent5" w:themeFillTint="33"/>
                </w:tcPr>
                <w:p w14:paraId="424CC95A" w14:textId="77777777" w:rsidR="009E06BF" w:rsidRPr="00971ACE" w:rsidRDefault="009E06BF">
                  <w:pPr>
                    <w:rPr>
                      <w:ins w:id="3563" w:author="James, Christin (DCYF)" w:date="2026-07-01T15:03:00Z" w16du:dateUtc="2026-07-01T22:03:00Z"/>
                      <w:sz w:val="16"/>
                      <w:szCs w:val="16"/>
                      <w:rPrChange w:id="3564" w:author="James, Christin (DCYF)" w:date="2026-07-01T15:09:00Z" w16du:dateUtc="2026-07-01T22:09:00Z">
                        <w:rPr>
                          <w:ins w:id="3565" w:author="James, Christin (DCYF)" w:date="2026-07-01T15:03:00Z" w16du:dateUtc="2026-07-01T22:03:00Z"/>
                          <w:sz w:val="14"/>
                          <w:szCs w:val="14"/>
                        </w:rPr>
                      </w:rPrChange>
                    </w:rPr>
                  </w:pPr>
                  <w:ins w:id="3566" w:author="James, Christin (DCYF)" w:date="2026-07-01T15:03:00Z" w16du:dateUtc="2026-07-01T22:03:00Z">
                    <w:r w:rsidRPr="00971ACE">
                      <w:rPr>
                        <w:sz w:val="16"/>
                        <w:szCs w:val="16"/>
                        <w:rPrChange w:id="3567" w:author="James, Christin (DCYF)" w:date="2026-07-01T15:09:00Z" w16du:dateUtc="2026-07-01T22:09:00Z">
                          <w:rPr>
                            <w:sz w:val="14"/>
                            <w:szCs w:val="14"/>
                          </w:rPr>
                        </w:rPrChange>
                      </w:rPr>
                      <w:t>F</w:t>
                    </w:r>
                  </w:ins>
                </w:p>
              </w:tc>
              <w:tc>
                <w:tcPr>
                  <w:tcW w:w="366" w:type="dxa"/>
                  <w:shd w:val="clear" w:color="auto" w:fill="DAEEF3" w:themeFill="accent5" w:themeFillTint="33"/>
                </w:tcPr>
                <w:p w14:paraId="16D563EE" w14:textId="77777777" w:rsidR="009E06BF" w:rsidRPr="00971ACE" w:rsidRDefault="009E06BF">
                  <w:pPr>
                    <w:rPr>
                      <w:ins w:id="3568" w:author="James, Christin (DCYF)" w:date="2026-07-01T15:03:00Z" w16du:dateUtc="2026-07-01T22:03:00Z"/>
                      <w:sz w:val="16"/>
                      <w:szCs w:val="16"/>
                      <w:rPrChange w:id="3569" w:author="James, Christin (DCYF)" w:date="2026-07-01T15:09:00Z" w16du:dateUtc="2026-07-01T22:09:00Z">
                        <w:rPr>
                          <w:ins w:id="3570" w:author="James, Christin (DCYF)" w:date="2026-07-01T15:03:00Z" w16du:dateUtc="2026-07-01T22:03:00Z"/>
                          <w:sz w:val="14"/>
                          <w:szCs w:val="14"/>
                        </w:rPr>
                      </w:rPrChange>
                    </w:rPr>
                  </w:pPr>
                  <w:ins w:id="3571" w:author="James, Christin (DCYF)" w:date="2026-07-01T15:03:00Z" w16du:dateUtc="2026-07-01T22:03:00Z">
                    <w:r w:rsidRPr="00971ACE">
                      <w:rPr>
                        <w:sz w:val="16"/>
                        <w:szCs w:val="16"/>
                        <w:rPrChange w:id="3572" w:author="James, Christin (DCYF)" w:date="2026-07-01T15:09:00Z" w16du:dateUtc="2026-07-01T22:09:00Z">
                          <w:rPr>
                            <w:sz w:val="14"/>
                            <w:szCs w:val="14"/>
                          </w:rPr>
                        </w:rPrChange>
                      </w:rPr>
                      <w:t>S</w:t>
                    </w:r>
                  </w:ins>
                </w:p>
              </w:tc>
            </w:tr>
            <w:tr w:rsidR="009E06BF" w:rsidRPr="00971ACE" w14:paraId="4971D3D1" w14:textId="77777777" w:rsidTr="70006B5F">
              <w:trPr>
                <w:ins w:id="3573" w:author="James, Christin (DCYF)" w:date="2026-07-01T15:03:00Z"/>
              </w:trPr>
              <w:tc>
                <w:tcPr>
                  <w:tcW w:w="366" w:type="dxa"/>
                </w:tcPr>
                <w:p w14:paraId="7EF2E431" w14:textId="77777777" w:rsidR="009E06BF" w:rsidRPr="00971ACE" w:rsidRDefault="009E06BF">
                  <w:pPr>
                    <w:rPr>
                      <w:ins w:id="3574" w:author="James, Christin (DCYF)" w:date="2026-07-01T15:03:00Z" w16du:dateUtc="2026-07-01T22:03:00Z"/>
                      <w:sz w:val="16"/>
                      <w:szCs w:val="16"/>
                      <w:rPrChange w:id="3575" w:author="James, Christin (DCYF)" w:date="2026-07-01T15:09:00Z" w16du:dateUtc="2026-07-01T22:09:00Z">
                        <w:rPr>
                          <w:ins w:id="3576" w:author="James, Christin (DCYF)" w:date="2026-07-01T15:03:00Z" w16du:dateUtc="2026-07-01T22:03:00Z"/>
                          <w:sz w:val="14"/>
                          <w:szCs w:val="14"/>
                        </w:rPr>
                      </w:rPrChange>
                    </w:rPr>
                  </w:pPr>
                  <w:ins w:id="3577" w:author="James, Christin (DCYF)" w:date="2026-07-01T15:03:00Z" w16du:dateUtc="2026-07-01T22:03:00Z">
                    <w:r w:rsidRPr="00971ACE">
                      <w:rPr>
                        <w:sz w:val="16"/>
                        <w:szCs w:val="16"/>
                        <w:rPrChange w:id="3578" w:author="James, Christin (DCYF)" w:date="2026-07-01T15:09:00Z" w16du:dateUtc="2026-07-01T22:09:00Z">
                          <w:rPr>
                            <w:sz w:val="14"/>
                            <w:szCs w:val="14"/>
                          </w:rPr>
                        </w:rPrChange>
                      </w:rPr>
                      <w:t>1</w:t>
                    </w:r>
                  </w:ins>
                </w:p>
              </w:tc>
              <w:tc>
                <w:tcPr>
                  <w:tcW w:w="366" w:type="dxa"/>
                </w:tcPr>
                <w:p w14:paraId="472923FC" w14:textId="77777777" w:rsidR="009E06BF" w:rsidRPr="00971ACE" w:rsidRDefault="009E06BF">
                  <w:pPr>
                    <w:rPr>
                      <w:ins w:id="3579" w:author="James, Christin (DCYF)" w:date="2026-07-01T15:03:00Z" w16du:dateUtc="2026-07-01T22:03:00Z"/>
                      <w:sz w:val="16"/>
                      <w:szCs w:val="16"/>
                      <w:rPrChange w:id="3580" w:author="James, Christin (DCYF)" w:date="2026-07-01T15:09:00Z" w16du:dateUtc="2026-07-01T22:09:00Z">
                        <w:rPr>
                          <w:ins w:id="3581" w:author="James, Christin (DCYF)" w:date="2026-07-01T15:03:00Z" w16du:dateUtc="2026-07-01T22:03:00Z"/>
                          <w:sz w:val="14"/>
                          <w:szCs w:val="14"/>
                        </w:rPr>
                      </w:rPrChange>
                    </w:rPr>
                  </w:pPr>
                  <w:ins w:id="3582" w:author="James, Christin (DCYF)" w:date="2026-07-01T15:03:00Z" w16du:dateUtc="2026-07-01T22:03:00Z">
                    <w:r w:rsidRPr="00971ACE">
                      <w:rPr>
                        <w:sz w:val="16"/>
                        <w:szCs w:val="16"/>
                        <w:rPrChange w:id="3583" w:author="James, Christin (DCYF)" w:date="2026-07-01T15:09:00Z" w16du:dateUtc="2026-07-01T22:09:00Z">
                          <w:rPr>
                            <w:sz w:val="14"/>
                            <w:szCs w:val="14"/>
                          </w:rPr>
                        </w:rPrChange>
                      </w:rPr>
                      <w:t>2</w:t>
                    </w:r>
                  </w:ins>
                </w:p>
              </w:tc>
              <w:tc>
                <w:tcPr>
                  <w:tcW w:w="366" w:type="dxa"/>
                </w:tcPr>
                <w:p w14:paraId="105661E0" w14:textId="77777777" w:rsidR="009E06BF" w:rsidRPr="00971ACE" w:rsidRDefault="009E06BF">
                  <w:pPr>
                    <w:rPr>
                      <w:ins w:id="3584" w:author="James, Christin (DCYF)" w:date="2026-07-01T15:03:00Z" w16du:dateUtc="2026-07-01T22:03:00Z"/>
                      <w:sz w:val="16"/>
                      <w:szCs w:val="16"/>
                      <w:rPrChange w:id="3585" w:author="James, Christin (DCYF)" w:date="2026-07-01T15:09:00Z" w16du:dateUtc="2026-07-01T22:09:00Z">
                        <w:rPr>
                          <w:ins w:id="3586" w:author="James, Christin (DCYF)" w:date="2026-07-01T15:03:00Z" w16du:dateUtc="2026-07-01T22:03:00Z"/>
                          <w:sz w:val="14"/>
                          <w:szCs w:val="14"/>
                        </w:rPr>
                      </w:rPrChange>
                    </w:rPr>
                  </w:pPr>
                  <w:ins w:id="3587" w:author="James, Christin (DCYF)" w:date="2026-07-01T15:03:00Z" w16du:dateUtc="2026-07-01T22:03:00Z">
                    <w:r w:rsidRPr="00971ACE">
                      <w:rPr>
                        <w:sz w:val="16"/>
                        <w:szCs w:val="16"/>
                        <w:rPrChange w:id="3588" w:author="James, Christin (DCYF)" w:date="2026-07-01T15:09:00Z" w16du:dateUtc="2026-07-01T22:09:00Z">
                          <w:rPr>
                            <w:sz w:val="14"/>
                            <w:szCs w:val="14"/>
                          </w:rPr>
                        </w:rPrChange>
                      </w:rPr>
                      <w:t>3</w:t>
                    </w:r>
                  </w:ins>
                </w:p>
              </w:tc>
              <w:tc>
                <w:tcPr>
                  <w:tcW w:w="366" w:type="dxa"/>
                </w:tcPr>
                <w:p w14:paraId="5CF5945B" w14:textId="77777777" w:rsidR="009E06BF" w:rsidRPr="00971ACE" w:rsidRDefault="009E06BF">
                  <w:pPr>
                    <w:rPr>
                      <w:ins w:id="3589" w:author="James, Christin (DCYF)" w:date="2026-07-01T15:03:00Z" w16du:dateUtc="2026-07-01T22:03:00Z"/>
                      <w:sz w:val="16"/>
                      <w:szCs w:val="16"/>
                      <w:rPrChange w:id="3590" w:author="James, Christin (DCYF)" w:date="2026-07-01T15:09:00Z" w16du:dateUtc="2026-07-01T22:09:00Z">
                        <w:rPr>
                          <w:ins w:id="3591" w:author="James, Christin (DCYF)" w:date="2026-07-01T15:03:00Z" w16du:dateUtc="2026-07-01T22:03:00Z"/>
                          <w:sz w:val="14"/>
                          <w:szCs w:val="14"/>
                        </w:rPr>
                      </w:rPrChange>
                    </w:rPr>
                  </w:pPr>
                  <w:ins w:id="3592" w:author="James, Christin (DCYF)" w:date="2026-07-01T15:03:00Z" w16du:dateUtc="2026-07-01T22:03:00Z">
                    <w:r w:rsidRPr="00971ACE">
                      <w:rPr>
                        <w:sz w:val="16"/>
                        <w:szCs w:val="16"/>
                        <w:rPrChange w:id="3593" w:author="James, Christin (DCYF)" w:date="2026-07-01T15:09:00Z" w16du:dateUtc="2026-07-01T22:09:00Z">
                          <w:rPr>
                            <w:sz w:val="14"/>
                            <w:szCs w:val="14"/>
                          </w:rPr>
                        </w:rPrChange>
                      </w:rPr>
                      <w:t>4</w:t>
                    </w:r>
                  </w:ins>
                </w:p>
              </w:tc>
              <w:tc>
                <w:tcPr>
                  <w:tcW w:w="366" w:type="dxa"/>
                </w:tcPr>
                <w:p w14:paraId="544959EC" w14:textId="77777777" w:rsidR="009E06BF" w:rsidRPr="00971ACE" w:rsidRDefault="009E06BF">
                  <w:pPr>
                    <w:rPr>
                      <w:ins w:id="3594" w:author="James, Christin (DCYF)" w:date="2026-07-01T15:03:00Z" w16du:dateUtc="2026-07-01T22:03:00Z"/>
                      <w:sz w:val="16"/>
                      <w:szCs w:val="16"/>
                      <w:rPrChange w:id="3595" w:author="James, Christin (DCYF)" w:date="2026-07-01T15:09:00Z" w16du:dateUtc="2026-07-01T22:09:00Z">
                        <w:rPr>
                          <w:ins w:id="3596" w:author="James, Christin (DCYF)" w:date="2026-07-01T15:03:00Z" w16du:dateUtc="2026-07-01T22:03:00Z"/>
                          <w:sz w:val="14"/>
                          <w:szCs w:val="14"/>
                        </w:rPr>
                      </w:rPrChange>
                    </w:rPr>
                  </w:pPr>
                  <w:ins w:id="3597" w:author="James, Christin (DCYF)" w:date="2026-07-01T15:03:00Z" w16du:dateUtc="2026-07-01T22:03:00Z">
                    <w:r w:rsidRPr="00971ACE">
                      <w:rPr>
                        <w:sz w:val="16"/>
                        <w:szCs w:val="16"/>
                        <w:rPrChange w:id="3598" w:author="James, Christin (DCYF)" w:date="2026-07-01T15:09:00Z" w16du:dateUtc="2026-07-01T22:09:00Z">
                          <w:rPr>
                            <w:sz w:val="14"/>
                            <w:szCs w:val="14"/>
                          </w:rPr>
                        </w:rPrChange>
                      </w:rPr>
                      <w:t>5</w:t>
                    </w:r>
                  </w:ins>
                </w:p>
              </w:tc>
              <w:tc>
                <w:tcPr>
                  <w:tcW w:w="366" w:type="dxa"/>
                </w:tcPr>
                <w:p w14:paraId="1D0B9E09" w14:textId="77777777" w:rsidR="009E06BF" w:rsidRPr="00971ACE" w:rsidRDefault="009E06BF">
                  <w:pPr>
                    <w:rPr>
                      <w:ins w:id="3599" w:author="James, Christin (DCYF)" w:date="2026-07-01T15:03:00Z" w16du:dateUtc="2026-07-01T22:03:00Z"/>
                      <w:sz w:val="16"/>
                      <w:szCs w:val="16"/>
                      <w:rPrChange w:id="3600" w:author="James, Christin (DCYF)" w:date="2026-07-01T15:09:00Z" w16du:dateUtc="2026-07-01T22:09:00Z">
                        <w:rPr>
                          <w:ins w:id="3601" w:author="James, Christin (DCYF)" w:date="2026-07-01T15:03:00Z" w16du:dateUtc="2026-07-01T22:03:00Z"/>
                          <w:sz w:val="14"/>
                          <w:szCs w:val="14"/>
                        </w:rPr>
                      </w:rPrChange>
                    </w:rPr>
                  </w:pPr>
                  <w:ins w:id="3602" w:author="James, Christin (DCYF)" w:date="2026-07-01T15:03:00Z" w16du:dateUtc="2026-07-01T22:03:00Z">
                    <w:r w:rsidRPr="00971ACE">
                      <w:rPr>
                        <w:sz w:val="16"/>
                        <w:szCs w:val="16"/>
                        <w:rPrChange w:id="3603" w:author="James, Christin (DCYF)" w:date="2026-07-01T15:09:00Z" w16du:dateUtc="2026-07-01T22:09:00Z">
                          <w:rPr>
                            <w:sz w:val="14"/>
                            <w:szCs w:val="14"/>
                          </w:rPr>
                        </w:rPrChange>
                      </w:rPr>
                      <w:t>6</w:t>
                    </w:r>
                  </w:ins>
                </w:p>
              </w:tc>
              <w:tc>
                <w:tcPr>
                  <w:tcW w:w="366" w:type="dxa"/>
                </w:tcPr>
                <w:p w14:paraId="61BA76F1" w14:textId="77777777" w:rsidR="009E06BF" w:rsidRPr="00971ACE" w:rsidRDefault="009E06BF">
                  <w:pPr>
                    <w:rPr>
                      <w:ins w:id="3604" w:author="James, Christin (DCYF)" w:date="2026-07-01T15:03:00Z" w16du:dateUtc="2026-07-01T22:03:00Z"/>
                      <w:sz w:val="16"/>
                      <w:szCs w:val="16"/>
                      <w:rPrChange w:id="3605" w:author="James, Christin (DCYF)" w:date="2026-07-01T15:09:00Z" w16du:dateUtc="2026-07-01T22:09:00Z">
                        <w:rPr>
                          <w:ins w:id="3606" w:author="James, Christin (DCYF)" w:date="2026-07-01T15:03:00Z" w16du:dateUtc="2026-07-01T22:03:00Z"/>
                          <w:sz w:val="14"/>
                          <w:szCs w:val="14"/>
                        </w:rPr>
                      </w:rPrChange>
                    </w:rPr>
                  </w:pPr>
                  <w:ins w:id="3607" w:author="James, Christin (DCYF)" w:date="2026-07-01T15:03:00Z" w16du:dateUtc="2026-07-01T22:03:00Z">
                    <w:r w:rsidRPr="00971ACE">
                      <w:rPr>
                        <w:sz w:val="16"/>
                        <w:szCs w:val="16"/>
                        <w:rPrChange w:id="3608" w:author="James, Christin (DCYF)" w:date="2026-07-01T15:09:00Z" w16du:dateUtc="2026-07-01T22:09:00Z">
                          <w:rPr>
                            <w:sz w:val="14"/>
                            <w:szCs w:val="14"/>
                          </w:rPr>
                        </w:rPrChange>
                      </w:rPr>
                      <w:t>7</w:t>
                    </w:r>
                  </w:ins>
                </w:p>
              </w:tc>
            </w:tr>
            <w:tr w:rsidR="009E06BF" w:rsidRPr="00971ACE" w14:paraId="1014E6F0" w14:textId="77777777" w:rsidTr="70006B5F">
              <w:trPr>
                <w:ins w:id="3609" w:author="James, Christin (DCYF)" w:date="2026-07-01T15:03:00Z"/>
              </w:trPr>
              <w:tc>
                <w:tcPr>
                  <w:tcW w:w="366" w:type="dxa"/>
                </w:tcPr>
                <w:p w14:paraId="2ED7D1B8" w14:textId="77777777" w:rsidR="009E06BF" w:rsidRPr="00971ACE" w:rsidRDefault="009E06BF">
                  <w:pPr>
                    <w:rPr>
                      <w:ins w:id="3610" w:author="James, Christin (DCYF)" w:date="2026-07-01T15:03:00Z" w16du:dateUtc="2026-07-01T22:03:00Z"/>
                      <w:sz w:val="16"/>
                      <w:szCs w:val="16"/>
                      <w:rPrChange w:id="3611" w:author="James, Christin (DCYF)" w:date="2026-07-01T15:09:00Z" w16du:dateUtc="2026-07-01T22:09:00Z">
                        <w:rPr>
                          <w:ins w:id="3612" w:author="James, Christin (DCYF)" w:date="2026-07-01T15:03:00Z" w16du:dateUtc="2026-07-01T22:03:00Z"/>
                          <w:sz w:val="14"/>
                          <w:szCs w:val="14"/>
                        </w:rPr>
                      </w:rPrChange>
                    </w:rPr>
                  </w:pPr>
                  <w:ins w:id="3613" w:author="James, Christin (DCYF)" w:date="2026-07-01T15:03:00Z" w16du:dateUtc="2026-07-01T22:03:00Z">
                    <w:r w:rsidRPr="00971ACE">
                      <w:rPr>
                        <w:sz w:val="16"/>
                        <w:szCs w:val="16"/>
                        <w:rPrChange w:id="3614" w:author="James, Christin (DCYF)" w:date="2026-07-01T15:09:00Z" w16du:dateUtc="2026-07-01T22:09:00Z">
                          <w:rPr>
                            <w:sz w:val="14"/>
                            <w:szCs w:val="14"/>
                          </w:rPr>
                        </w:rPrChange>
                      </w:rPr>
                      <w:t>8</w:t>
                    </w:r>
                  </w:ins>
                </w:p>
              </w:tc>
              <w:tc>
                <w:tcPr>
                  <w:tcW w:w="366" w:type="dxa"/>
                </w:tcPr>
                <w:p w14:paraId="28953CB0" w14:textId="77777777" w:rsidR="009E06BF" w:rsidRPr="00971ACE" w:rsidRDefault="009E06BF">
                  <w:pPr>
                    <w:rPr>
                      <w:ins w:id="3615" w:author="James, Christin (DCYF)" w:date="2026-07-01T15:03:00Z" w16du:dateUtc="2026-07-01T22:03:00Z"/>
                      <w:sz w:val="16"/>
                      <w:szCs w:val="16"/>
                      <w:rPrChange w:id="3616" w:author="James, Christin (DCYF)" w:date="2026-07-01T15:09:00Z" w16du:dateUtc="2026-07-01T22:09:00Z">
                        <w:rPr>
                          <w:ins w:id="3617" w:author="James, Christin (DCYF)" w:date="2026-07-01T15:03:00Z" w16du:dateUtc="2026-07-01T22:03:00Z"/>
                          <w:sz w:val="14"/>
                          <w:szCs w:val="14"/>
                        </w:rPr>
                      </w:rPrChange>
                    </w:rPr>
                  </w:pPr>
                  <w:ins w:id="3618" w:author="James, Christin (DCYF)" w:date="2026-07-01T15:03:00Z" w16du:dateUtc="2026-07-01T22:03:00Z">
                    <w:r w:rsidRPr="00971ACE">
                      <w:rPr>
                        <w:sz w:val="16"/>
                        <w:szCs w:val="16"/>
                        <w:rPrChange w:id="3619" w:author="James, Christin (DCYF)" w:date="2026-07-01T15:09:00Z" w16du:dateUtc="2026-07-01T22:09:00Z">
                          <w:rPr>
                            <w:sz w:val="14"/>
                            <w:szCs w:val="14"/>
                          </w:rPr>
                        </w:rPrChange>
                      </w:rPr>
                      <w:t>9</w:t>
                    </w:r>
                  </w:ins>
                </w:p>
              </w:tc>
              <w:tc>
                <w:tcPr>
                  <w:tcW w:w="366" w:type="dxa"/>
                </w:tcPr>
                <w:p w14:paraId="0045F24D" w14:textId="77777777" w:rsidR="009E06BF" w:rsidRPr="00971ACE" w:rsidRDefault="009E06BF">
                  <w:pPr>
                    <w:rPr>
                      <w:ins w:id="3620" w:author="James, Christin (DCYF)" w:date="2026-07-01T15:03:00Z" w16du:dateUtc="2026-07-01T22:03:00Z"/>
                      <w:sz w:val="16"/>
                      <w:szCs w:val="16"/>
                      <w:rPrChange w:id="3621" w:author="James, Christin (DCYF)" w:date="2026-07-01T15:09:00Z" w16du:dateUtc="2026-07-01T22:09:00Z">
                        <w:rPr>
                          <w:ins w:id="3622" w:author="James, Christin (DCYF)" w:date="2026-07-01T15:03:00Z" w16du:dateUtc="2026-07-01T22:03:00Z"/>
                          <w:sz w:val="14"/>
                          <w:szCs w:val="14"/>
                        </w:rPr>
                      </w:rPrChange>
                    </w:rPr>
                  </w:pPr>
                  <w:ins w:id="3623" w:author="James, Christin (DCYF)" w:date="2026-07-01T15:03:00Z" w16du:dateUtc="2026-07-01T22:03:00Z">
                    <w:r w:rsidRPr="00971ACE">
                      <w:rPr>
                        <w:sz w:val="16"/>
                        <w:szCs w:val="16"/>
                        <w:rPrChange w:id="3624" w:author="James, Christin (DCYF)" w:date="2026-07-01T15:09:00Z" w16du:dateUtc="2026-07-01T22:09:00Z">
                          <w:rPr>
                            <w:sz w:val="14"/>
                            <w:szCs w:val="14"/>
                          </w:rPr>
                        </w:rPrChange>
                      </w:rPr>
                      <w:t>10</w:t>
                    </w:r>
                  </w:ins>
                </w:p>
              </w:tc>
              <w:tc>
                <w:tcPr>
                  <w:tcW w:w="366" w:type="dxa"/>
                </w:tcPr>
                <w:p w14:paraId="166D1698" w14:textId="77777777" w:rsidR="009E06BF" w:rsidRPr="00971ACE" w:rsidRDefault="009E06BF">
                  <w:pPr>
                    <w:rPr>
                      <w:ins w:id="3625" w:author="James, Christin (DCYF)" w:date="2026-07-01T15:03:00Z" w16du:dateUtc="2026-07-01T22:03:00Z"/>
                      <w:sz w:val="16"/>
                      <w:szCs w:val="16"/>
                      <w:rPrChange w:id="3626" w:author="James, Christin (DCYF)" w:date="2026-07-01T15:09:00Z" w16du:dateUtc="2026-07-01T22:09:00Z">
                        <w:rPr>
                          <w:ins w:id="3627" w:author="James, Christin (DCYF)" w:date="2026-07-01T15:03:00Z" w16du:dateUtc="2026-07-01T22:03:00Z"/>
                          <w:sz w:val="14"/>
                          <w:szCs w:val="14"/>
                        </w:rPr>
                      </w:rPrChange>
                    </w:rPr>
                  </w:pPr>
                  <w:ins w:id="3628" w:author="James, Christin (DCYF)" w:date="2026-07-01T15:03:00Z" w16du:dateUtc="2026-07-01T22:03:00Z">
                    <w:r w:rsidRPr="00971ACE">
                      <w:rPr>
                        <w:sz w:val="16"/>
                        <w:szCs w:val="16"/>
                        <w:rPrChange w:id="3629" w:author="James, Christin (DCYF)" w:date="2026-07-01T15:09:00Z" w16du:dateUtc="2026-07-01T22:09:00Z">
                          <w:rPr>
                            <w:sz w:val="14"/>
                            <w:szCs w:val="14"/>
                          </w:rPr>
                        </w:rPrChange>
                      </w:rPr>
                      <w:t>11</w:t>
                    </w:r>
                  </w:ins>
                </w:p>
              </w:tc>
              <w:tc>
                <w:tcPr>
                  <w:tcW w:w="366" w:type="dxa"/>
                </w:tcPr>
                <w:p w14:paraId="7208758C" w14:textId="77777777" w:rsidR="009E06BF" w:rsidRPr="00971ACE" w:rsidRDefault="009E06BF">
                  <w:pPr>
                    <w:rPr>
                      <w:ins w:id="3630" w:author="James, Christin (DCYF)" w:date="2026-07-01T15:03:00Z" w16du:dateUtc="2026-07-01T22:03:00Z"/>
                      <w:sz w:val="16"/>
                      <w:szCs w:val="16"/>
                      <w:rPrChange w:id="3631" w:author="James, Christin (DCYF)" w:date="2026-07-01T15:09:00Z" w16du:dateUtc="2026-07-01T22:09:00Z">
                        <w:rPr>
                          <w:ins w:id="3632" w:author="James, Christin (DCYF)" w:date="2026-07-01T15:03:00Z" w16du:dateUtc="2026-07-01T22:03:00Z"/>
                          <w:sz w:val="14"/>
                          <w:szCs w:val="14"/>
                        </w:rPr>
                      </w:rPrChange>
                    </w:rPr>
                  </w:pPr>
                  <w:ins w:id="3633" w:author="James, Christin (DCYF)" w:date="2026-07-01T15:03:00Z" w16du:dateUtc="2026-07-01T22:03:00Z">
                    <w:r w:rsidRPr="00971ACE">
                      <w:rPr>
                        <w:sz w:val="16"/>
                        <w:szCs w:val="16"/>
                        <w:rPrChange w:id="3634" w:author="James, Christin (DCYF)" w:date="2026-07-01T15:09:00Z" w16du:dateUtc="2026-07-01T22:09:00Z">
                          <w:rPr>
                            <w:sz w:val="14"/>
                            <w:szCs w:val="14"/>
                          </w:rPr>
                        </w:rPrChange>
                      </w:rPr>
                      <w:t>12</w:t>
                    </w:r>
                  </w:ins>
                </w:p>
              </w:tc>
              <w:tc>
                <w:tcPr>
                  <w:tcW w:w="366" w:type="dxa"/>
                </w:tcPr>
                <w:p w14:paraId="49926A23" w14:textId="77777777" w:rsidR="009E06BF" w:rsidRPr="00971ACE" w:rsidRDefault="009E06BF">
                  <w:pPr>
                    <w:rPr>
                      <w:ins w:id="3635" w:author="James, Christin (DCYF)" w:date="2026-07-01T15:03:00Z" w16du:dateUtc="2026-07-01T22:03:00Z"/>
                      <w:sz w:val="16"/>
                      <w:szCs w:val="16"/>
                      <w:rPrChange w:id="3636" w:author="James, Christin (DCYF)" w:date="2026-07-01T15:09:00Z" w16du:dateUtc="2026-07-01T22:09:00Z">
                        <w:rPr>
                          <w:ins w:id="3637" w:author="James, Christin (DCYF)" w:date="2026-07-01T15:03:00Z" w16du:dateUtc="2026-07-01T22:03:00Z"/>
                          <w:sz w:val="14"/>
                          <w:szCs w:val="14"/>
                        </w:rPr>
                      </w:rPrChange>
                    </w:rPr>
                  </w:pPr>
                  <w:ins w:id="3638" w:author="James, Christin (DCYF)" w:date="2026-07-01T15:03:00Z" w16du:dateUtc="2026-07-01T22:03:00Z">
                    <w:r w:rsidRPr="00971ACE">
                      <w:rPr>
                        <w:sz w:val="16"/>
                        <w:szCs w:val="16"/>
                        <w:rPrChange w:id="3639" w:author="James, Christin (DCYF)" w:date="2026-07-01T15:09:00Z" w16du:dateUtc="2026-07-01T22:09:00Z">
                          <w:rPr>
                            <w:sz w:val="14"/>
                            <w:szCs w:val="14"/>
                          </w:rPr>
                        </w:rPrChange>
                      </w:rPr>
                      <w:t>13</w:t>
                    </w:r>
                  </w:ins>
                </w:p>
              </w:tc>
              <w:tc>
                <w:tcPr>
                  <w:tcW w:w="366" w:type="dxa"/>
                </w:tcPr>
                <w:p w14:paraId="10FE8A86" w14:textId="77777777" w:rsidR="009E06BF" w:rsidRPr="00971ACE" w:rsidRDefault="009E06BF">
                  <w:pPr>
                    <w:rPr>
                      <w:ins w:id="3640" w:author="James, Christin (DCYF)" w:date="2026-07-01T15:03:00Z" w16du:dateUtc="2026-07-01T22:03:00Z"/>
                      <w:sz w:val="16"/>
                      <w:szCs w:val="16"/>
                      <w:rPrChange w:id="3641" w:author="James, Christin (DCYF)" w:date="2026-07-01T15:09:00Z" w16du:dateUtc="2026-07-01T22:09:00Z">
                        <w:rPr>
                          <w:ins w:id="3642" w:author="James, Christin (DCYF)" w:date="2026-07-01T15:03:00Z" w16du:dateUtc="2026-07-01T22:03:00Z"/>
                          <w:sz w:val="14"/>
                          <w:szCs w:val="14"/>
                        </w:rPr>
                      </w:rPrChange>
                    </w:rPr>
                  </w:pPr>
                  <w:ins w:id="3643" w:author="James, Christin (DCYF)" w:date="2026-07-01T15:03:00Z" w16du:dateUtc="2026-07-01T22:03:00Z">
                    <w:r w:rsidRPr="00971ACE">
                      <w:rPr>
                        <w:sz w:val="16"/>
                        <w:szCs w:val="16"/>
                        <w:rPrChange w:id="3644" w:author="James, Christin (DCYF)" w:date="2026-07-01T15:09:00Z" w16du:dateUtc="2026-07-01T22:09:00Z">
                          <w:rPr>
                            <w:sz w:val="14"/>
                            <w:szCs w:val="14"/>
                          </w:rPr>
                        </w:rPrChange>
                      </w:rPr>
                      <w:t>14</w:t>
                    </w:r>
                  </w:ins>
                </w:p>
              </w:tc>
            </w:tr>
            <w:tr w:rsidR="009E06BF" w:rsidRPr="00971ACE" w14:paraId="59112E46" w14:textId="77777777" w:rsidTr="70006B5F">
              <w:trPr>
                <w:ins w:id="3645" w:author="James, Christin (DCYF)" w:date="2026-07-01T15:03:00Z"/>
              </w:trPr>
              <w:tc>
                <w:tcPr>
                  <w:tcW w:w="366" w:type="dxa"/>
                </w:tcPr>
                <w:p w14:paraId="0CEC37C4" w14:textId="77777777" w:rsidR="009E06BF" w:rsidRPr="00971ACE" w:rsidRDefault="009E06BF">
                  <w:pPr>
                    <w:rPr>
                      <w:ins w:id="3646" w:author="James, Christin (DCYF)" w:date="2026-07-01T15:03:00Z" w16du:dateUtc="2026-07-01T22:03:00Z"/>
                      <w:sz w:val="16"/>
                      <w:szCs w:val="16"/>
                      <w:rPrChange w:id="3647" w:author="James, Christin (DCYF)" w:date="2026-07-01T15:09:00Z" w16du:dateUtc="2026-07-01T22:09:00Z">
                        <w:rPr>
                          <w:ins w:id="3648" w:author="James, Christin (DCYF)" w:date="2026-07-01T15:03:00Z" w16du:dateUtc="2026-07-01T22:03:00Z"/>
                          <w:sz w:val="14"/>
                          <w:szCs w:val="14"/>
                        </w:rPr>
                      </w:rPrChange>
                    </w:rPr>
                  </w:pPr>
                  <w:ins w:id="3649" w:author="James, Christin (DCYF)" w:date="2026-07-01T15:03:00Z" w16du:dateUtc="2026-07-01T22:03:00Z">
                    <w:r w:rsidRPr="00971ACE">
                      <w:rPr>
                        <w:sz w:val="16"/>
                        <w:szCs w:val="16"/>
                        <w:rPrChange w:id="3650" w:author="James, Christin (DCYF)" w:date="2026-07-01T15:09:00Z" w16du:dateUtc="2026-07-01T22:09:00Z">
                          <w:rPr>
                            <w:sz w:val="14"/>
                            <w:szCs w:val="14"/>
                          </w:rPr>
                        </w:rPrChange>
                      </w:rPr>
                      <w:t>15</w:t>
                    </w:r>
                  </w:ins>
                </w:p>
              </w:tc>
              <w:tc>
                <w:tcPr>
                  <w:tcW w:w="366" w:type="dxa"/>
                </w:tcPr>
                <w:p w14:paraId="5D2424FB" w14:textId="77777777" w:rsidR="009E06BF" w:rsidRPr="00971ACE" w:rsidRDefault="009E06BF">
                  <w:pPr>
                    <w:rPr>
                      <w:ins w:id="3651" w:author="James, Christin (DCYF)" w:date="2026-07-01T15:03:00Z" w16du:dateUtc="2026-07-01T22:03:00Z"/>
                      <w:sz w:val="16"/>
                      <w:szCs w:val="16"/>
                      <w:rPrChange w:id="3652" w:author="James, Christin (DCYF)" w:date="2026-07-01T15:09:00Z" w16du:dateUtc="2026-07-01T22:09:00Z">
                        <w:rPr>
                          <w:ins w:id="3653" w:author="James, Christin (DCYF)" w:date="2026-07-01T15:03:00Z" w16du:dateUtc="2026-07-01T22:03:00Z"/>
                          <w:sz w:val="14"/>
                          <w:szCs w:val="14"/>
                        </w:rPr>
                      </w:rPrChange>
                    </w:rPr>
                  </w:pPr>
                  <w:ins w:id="3654" w:author="James, Christin (DCYF)" w:date="2026-07-01T15:03:00Z" w16du:dateUtc="2026-07-01T22:03:00Z">
                    <w:r w:rsidRPr="00971ACE">
                      <w:rPr>
                        <w:sz w:val="16"/>
                        <w:szCs w:val="16"/>
                        <w:rPrChange w:id="3655" w:author="James, Christin (DCYF)" w:date="2026-07-01T15:09:00Z" w16du:dateUtc="2026-07-01T22:09:00Z">
                          <w:rPr>
                            <w:sz w:val="14"/>
                            <w:szCs w:val="14"/>
                          </w:rPr>
                        </w:rPrChange>
                      </w:rPr>
                      <w:t>16</w:t>
                    </w:r>
                  </w:ins>
                </w:p>
              </w:tc>
              <w:tc>
                <w:tcPr>
                  <w:tcW w:w="366" w:type="dxa"/>
                </w:tcPr>
                <w:p w14:paraId="4EAB95A9" w14:textId="77777777" w:rsidR="009E06BF" w:rsidRPr="00971ACE" w:rsidRDefault="009E06BF">
                  <w:pPr>
                    <w:rPr>
                      <w:ins w:id="3656" w:author="James, Christin (DCYF)" w:date="2026-07-01T15:03:00Z" w16du:dateUtc="2026-07-01T22:03:00Z"/>
                      <w:sz w:val="16"/>
                      <w:szCs w:val="16"/>
                      <w:rPrChange w:id="3657" w:author="James, Christin (DCYF)" w:date="2026-07-01T15:09:00Z" w16du:dateUtc="2026-07-01T22:09:00Z">
                        <w:rPr>
                          <w:ins w:id="3658" w:author="James, Christin (DCYF)" w:date="2026-07-01T15:03:00Z" w16du:dateUtc="2026-07-01T22:03:00Z"/>
                          <w:sz w:val="14"/>
                          <w:szCs w:val="14"/>
                        </w:rPr>
                      </w:rPrChange>
                    </w:rPr>
                  </w:pPr>
                  <w:ins w:id="3659" w:author="James, Christin (DCYF)" w:date="2026-07-01T15:03:00Z" w16du:dateUtc="2026-07-01T22:03:00Z">
                    <w:r w:rsidRPr="00971ACE">
                      <w:rPr>
                        <w:sz w:val="16"/>
                        <w:szCs w:val="16"/>
                        <w:rPrChange w:id="3660" w:author="James, Christin (DCYF)" w:date="2026-07-01T15:09:00Z" w16du:dateUtc="2026-07-01T22:09:00Z">
                          <w:rPr>
                            <w:sz w:val="14"/>
                            <w:szCs w:val="14"/>
                          </w:rPr>
                        </w:rPrChange>
                      </w:rPr>
                      <w:t>17</w:t>
                    </w:r>
                  </w:ins>
                </w:p>
              </w:tc>
              <w:tc>
                <w:tcPr>
                  <w:tcW w:w="366" w:type="dxa"/>
                </w:tcPr>
                <w:p w14:paraId="2799647D" w14:textId="77777777" w:rsidR="009E06BF" w:rsidRPr="00971ACE" w:rsidRDefault="009E06BF">
                  <w:pPr>
                    <w:rPr>
                      <w:ins w:id="3661" w:author="James, Christin (DCYF)" w:date="2026-07-01T15:03:00Z" w16du:dateUtc="2026-07-01T22:03:00Z"/>
                      <w:sz w:val="16"/>
                      <w:szCs w:val="16"/>
                      <w:rPrChange w:id="3662" w:author="James, Christin (DCYF)" w:date="2026-07-01T15:09:00Z" w16du:dateUtc="2026-07-01T22:09:00Z">
                        <w:rPr>
                          <w:ins w:id="3663" w:author="James, Christin (DCYF)" w:date="2026-07-01T15:03:00Z" w16du:dateUtc="2026-07-01T22:03:00Z"/>
                          <w:sz w:val="14"/>
                          <w:szCs w:val="14"/>
                        </w:rPr>
                      </w:rPrChange>
                    </w:rPr>
                  </w:pPr>
                  <w:ins w:id="3664" w:author="James, Christin (DCYF)" w:date="2026-07-01T15:03:00Z" w16du:dateUtc="2026-07-01T22:03:00Z">
                    <w:r w:rsidRPr="00971ACE">
                      <w:rPr>
                        <w:sz w:val="16"/>
                        <w:szCs w:val="16"/>
                        <w:rPrChange w:id="3665" w:author="James, Christin (DCYF)" w:date="2026-07-01T15:09:00Z" w16du:dateUtc="2026-07-01T22:09:00Z">
                          <w:rPr>
                            <w:sz w:val="14"/>
                            <w:szCs w:val="14"/>
                          </w:rPr>
                        </w:rPrChange>
                      </w:rPr>
                      <w:t>18</w:t>
                    </w:r>
                  </w:ins>
                </w:p>
              </w:tc>
              <w:tc>
                <w:tcPr>
                  <w:tcW w:w="366" w:type="dxa"/>
                </w:tcPr>
                <w:p w14:paraId="42B0DF0F" w14:textId="77777777" w:rsidR="009E06BF" w:rsidRPr="00971ACE" w:rsidRDefault="009E06BF">
                  <w:pPr>
                    <w:rPr>
                      <w:ins w:id="3666" w:author="James, Christin (DCYF)" w:date="2026-07-01T15:03:00Z" w16du:dateUtc="2026-07-01T22:03:00Z"/>
                      <w:sz w:val="16"/>
                      <w:szCs w:val="16"/>
                      <w:rPrChange w:id="3667" w:author="James, Christin (DCYF)" w:date="2026-07-01T15:09:00Z" w16du:dateUtc="2026-07-01T22:09:00Z">
                        <w:rPr>
                          <w:ins w:id="3668" w:author="James, Christin (DCYF)" w:date="2026-07-01T15:03:00Z" w16du:dateUtc="2026-07-01T22:03:00Z"/>
                          <w:sz w:val="14"/>
                          <w:szCs w:val="14"/>
                        </w:rPr>
                      </w:rPrChange>
                    </w:rPr>
                  </w:pPr>
                  <w:ins w:id="3669" w:author="James, Christin (DCYF)" w:date="2026-07-01T15:03:00Z" w16du:dateUtc="2026-07-01T22:03:00Z">
                    <w:r w:rsidRPr="00971ACE">
                      <w:rPr>
                        <w:sz w:val="16"/>
                        <w:szCs w:val="16"/>
                        <w:rPrChange w:id="3670" w:author="James, Christin (DCYF)" w:date="2026-07-01T15:09:00Z" w16du:dateUtc="2026-07-01T22:09:00Z">
                          <w:rPr>
                            <w:sz w:val="14"/>
                            <w:szCs w:val="14"/>
                          </w:rPr>
                        </w:rPrChange>
                      </w:rPr>
                      <w:t>19</w:t>
                    </w:r>
                  </w:ins>
                </w:p>
              </w:tc>
              <w:tc>
                <w:tcPr>
                  <w:tcW w:w="366" w:type="dxa"/>
                </w:tcPr>
                <w:p w14:paraId="166A1F83" w14:textId="77777777" w:rsidR="009E06BF" w:rsidRPr="00971ACE" w:rsidRDefault="009E06BF">
                  <w:pPr>
                    <w:rPr>
                      <w:ins w:id="3671" w:author="James, Christin (DCYF)" w:date="2026-07-01T15:03:00Z" w16du:dateUtc="2026-07-01T22:03:00Z"/>
                      <w:sz w:val="16"/>
                      <w:szCs w:val="16"/>
                      <w:rPrChange w:id="3672" w:author="James, Christin (DCYF)" w:date="2026-07-01T15:09:00Z" w16du:dateUtc="2026-07-01T22:09:00Z">
                        <w:rPr>
                          <w:ins w:id="3673" w:author="James, Christin (DCYF)" w:date="2026-07-01T15:03:00Z" w16du:dateUtc="2026-07-01T22:03:00Z"/>
                          <w:sz w:val="14"/>
                          <w:szCs w:val="14"/>
                        </w:rPr>
                      </w:rPrChange>
                    </w:rPr>
                  </w:pPr>
                  <w:ins w:id="3674" w:author="James, Christin (DCYF)" w:date="2026-07-01T15:03:00Z" w16du:dateUtc="2026-07-01T22:03:00Z">
                    <w:r w:rsidRPr="00971ACE">
                      <w:rPr>
                        <w:sz w:val="16"/>
                        <w:szCs w:val="16"/>
                        <w:rPrChange w:id="3675" w:author="James, Christin (DCYF)" w:date="2026-07-01T15:09:00Z" w16du:dateUtc="2026-07-01T22:09:00Z">
                          <w:rPr>
                            <w:sz w:val="14"/>
                            <w:szCs w:val="14"/>
                          </w:rPr>
                        </w:rPrChange>
                      </w:rPr>
                      <w:t>20</w:t>
                    </w:r>
                  </w:ins>
                </w:p>
              </w:tc>
              <w:tc>
                <w:tcPr>
                  <w:tcW w:w="366" w:type="dxa"/>
                </w:tcPr>
                <w:p w14:paraId="0047AEFF" w14:textId="77777777" w:rsidR="009E06BF" w:rsidRPr="00971ACE" w:rsidRDefault="009E06BF">
                  <w:pPr>
                    <w:rPr>
                      <w:ins w:id="3676" w:author="James, Christin (DCYF)" w:date="2026-07-01T15:03:00Z" w16du:dateUtc="2026-07-01T22:03:00Z"/>
                      <w:sz w:val="16"/>
                      <w:szCs w:val="16"/>
                      <w:rPrChange w:id="3677" w:author="James, Christin (DCYF)" w:date="2026-07-01T15:09:00Z" w16du:dateUtc="2026-07-01T22:09:00Z">
                        <w:rPr>
                          <w:ins w:id="3678" w:author="James, Christin (DCYF)" w:date="2026-07-01T15:03:00Z" w16du:dateUtc="2026-07-01T22:03:00Z"/>
                          <w:sz w:val="14"/>
                          <w:szCs w:val="14"/>
                        </w:rPr>
                      </w:rPrChange>
                    </w:rPr>
                  </w:pPr>
                  <w:ins w:id="3679" w:author="James, Christin (DCYF)" w:date="2026-07-01T15:03:00Z" w16du:dateUtc="2026-07-01T22:03:00Z">
                    <w:r w:rsidRPr="00971ACE">
                      <w:rPr>
                        <w:sz w:val="16"/>
                        <w:szCs w:val="16"/>
                        <w:rPrChange w:id="3680" w:author="James, Christin (DCYF)" w:date="2026-07-01T15:09:00Z" w16du:dateUtc="2026-07-01T22:09:00Z">
                          <w:rPr>
                            <w:sz w:val="14"/>
                            <w:szCs w:val="14"/>
                          </w:rPr>
                        </w:rPrChange>
                      </w:rPr>
                      <w:t>21</w:t>
                    </w:r>
                  </w:ins>
                </w:p>
              </w:tc>
            </w:tr>
            <w:tr w:rsidR="009E06BF" w:rsidRPr="00971ACE" w14:paraId="51057A64" w14:textId="77777777" w:rsidTr="70006B5F">
              <w:trPr>
                <w:ins w:id="3681" w:author="James, Christin (DCYF)" w:date="2026-07-01T15:03:00Z"/>
              </w:trPr>
              <w:tc>
                <w:tcPr>
                  <w:tcW w:w="366" w:type="dxa"/>
                </w:tcPr>
                <w:p w14:paraId="032911C5" w14:textId="77777777" w:rsidR="009E06BF" w:rsidRPr="00971ACE" w:rsidRDefault="009E06BF">
                  <w:pPr>
                    <w:rPr>
                      <w:ins w:id="3682" w:author="James, Christin (DCYF)" w:date="2026-07-01T15:03:00Z" w16du:dateUtc="2026-07-01T22:03:00Z"/>
                      <w:sz w:val="16"/>
                      <w:szCs w:val="16"/>
                      <w:rPrChange w:id="3683" w:author="James, Christin (DCYF)" w:date="2026-07-01T15:09:00Z" w16du:dateUtc="2026-07-01T22:09:00Z">
                        <w:rPr>
                          <w:ins w:id="3684" w:author="James, Christin (DCYF)" w:date="2026-07-01T15:03:00Z" w16du:dateUtc="2026-07-01T22:03:00Z"/>
                          <w:sz w:val="14"/>
                          <w:szCs w:val="14"/>
                        </w:rPr>
                      </w:rPrChange>
                    </w:rPr>
                  </w:pPr>
                  <w:ins w:id="3685" w:author="James, Christin (DCYF)" w:date="2026-07-01T15:03:00Z" w16du:dateUtc="2026-07-01T22:03:00Z">
                    <w:r w:rsidRPr="00971ACE">
                      <w:rPr>
                        <w:sz w:val="16"/>
                        <w:szCs w:val="16"/>
                        <w:rPrChange w:id="3686" w:author="James, Christin (DCYF)" w:date="2026-07-01T15:09:00Z" w16du:dateUtc="2026-07-01T22:09:00Z">
                          <w:rPr>
                            <w:sz w:val="14"/>
                            <w:szCs w:val="14"/>
                          </w:rPr>
                        </w:rPrChange>
                      </w:rPr>
                      <w:t>22</w:t>
                    </w:r>
                  </w:ins>
                </w:p>
              </w:tc>
              <w:tc>
                <w:tcPr>
                  <w:tcW w:w="366" w:type="dxa"/>
                </w:tcPr>
                <w:p w14:paraId="599B685D" w14:textId="77777777" w:rsidR="009E06BF" w:rsidRPr="00971ACE" w:rsidRDefault="009E06BF">
                  <w:pPr>
                    <w:rPr>
                      <w:ins w:id="3687" w:author="James, Christin (DCYF)" w:date="2026-07-01T15:03:00Z" w16du:dateUtc="2026-07-01T22:03:00Z"/>
                      <w:sz w:val="16"/>
                      <w:szCs w:val="16"/>
                      <w:rPrChange w:id="3688" w:author="James, Christin (DCYF)" w:date="2026-07-01T15:09:00Z" w16du:dateUtc="2026-07-01T22:09:00Z">
                        <w:rPr>
                          <w:ins w:id="3689" w:author="James, Christin (DCYF)" w:date="2026-07-01T15:03:00Z" w16du:dateUtc="2026-07-01T22:03:00Z"/>
                          <w:sz w:val="14"/>
                          <w:szCs w:val="14"/>
                        </w:rPr>
                      </w:rPrChange>
                    </w:rPr>
                  </w:pPr>
                  <w:ins w:id="3690" w:author="James, Christin (DCYF)" w:date="2026-07-01T15:03:00Z" w16du:dateUtc="2026-07-01T22:03:00Z">
                    <w:r w:rsidRPr="00971ACE">
                      <w:rPr>
                        <w:sz w:val="16"/>
                        <w:szCs w:val="16"/>
                        <w:rPrChange w:id="3691" w:author="James, Christin (DCYF)" w:date="2026-07-01T15:09:00Z" w16du:dateUtc="2026-07-01T22:09:00Z">
                          <w:rPr>
                            <w:sz w:val="14"/>
                            <w:szCs w:val="14"/>
                          </w:rPr>
                        </w:rPrChange>
                      </w:rPr>
                      <w:t>23</w:t>
                    </w:r>
                  </w:ins>
                </w:p>
              </w:tc>
              <w:tc>
                <w:tcPr>
                  <w:tcW w:w="366" w:type="dxa"/>
                </w:tcPr>
                <w:p w14:paraId="39FFA1A9" w14:textId="77777777" w:rsidR="009E06BF" w:rsidRPr="00971ACE" w:rsidRDefault="009E06BF">
                  <w:pPr>
                    <w:rPr>
                      <w:ins w:id="3692" w:author="James, Christin (DCYF)" w:date="2026-07-01T15:03:00Z" w16du:dateUtc="2026-07-01T22:03:00Z"/>
                      <w:sz w:val="16"/>
                      <w:szCs w:val="16"/>
                      <w:rPrChange w:id="3693" w:author="James, Christin (DCYF)" w:date="2026-07-01T15:09:00Z" w16du:dateUtc="2026-07-01T22:09:00Z">
                        <w:rPr>
                          <w:ins w:id="3694" w:author="James, Christin (DCYF)" w:date="2026-07-01T15:03:00Z" w16du:dateUtc="2026-07-01T22:03:00Z"/>
                          <w:sz w:val="14"/>
                          <w:szCs w:val="14"/>
                        </w:rPr>
                      </w:rPrChange>
                    </w:rPr>
                  </w:pPr>
                  <w:ins w:id="3695" w:author="James, Christin (DCYF)" w:date="2026-07-01T15:03:00Z" w16du:dateUtc="2026-07-01T22:03:00Z">
                    <w:r w:rsidRPr="00971ACE">
                      <w:rPr>
                        <w:sz w:val="16"/>
                        <w:szCs w:val="16"/>
                        <w:rPrChange w:id="3696" w:author="James, Christin (DCYF)" w:date="2026-07-01T15:09:00Z" w16du:dateUtc="2026-07-01T22:09:00Z">
                          <w:rPr>
                            <w:sz w:val="14"/>
                            <w:szCs w:val="14"/>
                          </w:rPr>
                        </w:rPrChange>
                      </w:rPr>
                      <w:t>24</w:t>
                    </w:r>
                  </w:ins>
                </w:p>
              </w:tc>
              <w:tc>
                <w:tcPr>
                  <w:tcW w:w="366" w:type="dxa"/>
                </w:tcPr>
                <w:p w14:paraId="1EE9B420" w14:textId="77777777" w:rsidR="009E06BF" w:rsidRPr="00971ACE" w:rsidRDefault="009E06BF">
                  <w:pPr>
                    <w:rPr>
                      <w:ins w:id="3697" w:author="James, Christin (DCYF)" w:date="2026-07-01T15:03:00Z" w16du:dateUtc="2026-07-01T22:03:00Z"/>
                      <w:sz w:val="16"/>
                      <w:szCs w:val="16"/>
                      <w:rPrChange w:id="3698" w:author="James, Christin (DCYF)" w:date="2026-07-01T15:09:00Z" w16du:dateUtc="2026-07-01T22:09:00Z">
                        <w:rPr>
                          <w:ins w:id="3699" w:author="James, Christin (DCYF)" w:date="2026-07-01T15:03:00Z" w16du:dateUtc="2026-07-01T22:03:00Z"/>
                          <w:sz w:val="14"/>
                          <w:szCs w:val="14"/>
                        </w:rPr>
                      </w:rPrChange>
                    </w:rPr>
                  </w:pPr>
                  <w:ins w:id="3700" w:author="James, Christin (DCYF)" w:date="2026-07-01T15:03:00Z" w16du:dateUtc="2026-07-01T22:03:00Z">
                    <w:r w:rsidRPr="00971ACE">
                      <w:rPr>
                        <w:sz w:val="16"/>
                        <w:szCs w:val="16"/>
                        <w:rPrChange w:id="3701" w:author="James, Christin (DCYF)" w:date="2026-07-01T15:09:00Z" w16du:dateUtc="2026-07-01T22:09:00Z">
                          <w:rPr>
                            <w:sz w:val="14"/>
                            <w:szCs w:val="14"/>
                          </w:rPr>
                        </w:rPrChange>
                      </w:rPr>
                      <w:t>25</w:t>
                    </w:r>
                  </w:ins>
                </w:p>
              </w:tc>
              <w:tc>
                <w:tcPr>
                  <w:tcW w:w="366" w:type="dxa"/>
                </w:tcPr>
                <w:p w14:paraId="06B00067" w14:textId="77777777" w:rsidR="009E06BF" w:rsidRPr="00971ACE" w:rsidRDefault="009E06BF">
                  <w:pPr>
                    <w:rPr>
                      <w:ins w:id="3702" w:author="James, Christin (DCYF)" w:date="2026-07-01T15:03:00Z" w16du:dateUtc="2026-07-01T22:03:00Z"/>
                      <w:sz w:val="16"/>
                      <w:szCs w:val="16"/>
                      <w:rPrChange w:id="3703" w:author="James, Christin (DCYF)" w:date="2026-07-01T15:09:00Z" w16du:dateUtc="2026-07-01T22:09:00Z">
                        <w:rPr>
                          <w:ins w:id="3704" w:author="James, Christin (DCYF)" w:date="2026-07-01T15:03:00Z" w16du:dateUtc="2026-07-01T22:03:00Z"/>
                          <w:sz w:val="14"/>
                          <w:szCs w:val="14"/>
                        </w:rPr>
                      </w:rPrChange>
                    </w:rPr>
                  </w:pPr>
                  <w:ins w:id="3705" w:author="James, Christin (DCYF)" w:date="2026-07-01T15:03:00Z" w16du:dateUtc="2026-07-01T22:03:00Z">
                    <w:r w:rsidRPr="00971ACE">
                      <w:rPr>
                        <w:sz w:val="16"/>
                        <w:szCs w:val="16"/>
                        <w:rPrChange w:id="3706" w:author="James, Christin (DCYF)" w:date="2026-07-01T15:09:00Z" w16du:dateUtc="2026-07-01T22:09:00Z">
                          <w:rPr>
                            <w:sz w:val="14"/>
                            <w:szCs w:val="14"/>
                          </w:rPr>
                        </w:rPrChange>
                      </w:rPr>
                      <w:t>26</w:t>
                    </w:r>
                  </w:ins>
                </w:p>
              </w:tc>
              <w:tc>
                <w:tcPr>
                  <w:tcW w:w="366" w:type="dxa"/>
                </w:tcPr>
                <w:p w14:paraId="22657EC0" w14:textId="226E6933" w:rsidR="70006B5F" w:rsidRDefault="70006B5F" w:rsidP="70006B5F">
                  <w:pPr>
                    <w:rPr>
                      <w:sz w:val="16"/>
                      <w:szCs w:val="16"/>
                      <w:rPrChange w:id="3707" w:author="Unknown" w16du:dateUtc="2026-07-01T22:09:00Z">
                        <w:rPr/>
                      </w:rPrChange>
                    </w:rPr>
                  </w:pPr>
                  <w:r w:rsidRPr="70006B5F">
                    <w:rPr>
                      <w:sz w:val="16"/>
                      <w:szCs w:val="16"/>
                    </w:rPr>
                    <w:t>27</w:t>
                  </w:r>
                </w:p>
              </w:tc>
              <w:tc>
                <w:tcPr>
                  <w:tcW w:w="366" w:type="dxa"/>
                </w:tcPr>
                <w:p w14:paraId="3ACF4C94" w14:textId="1DA3D443" w:rsidR="70006B5F" w:rsidRDefault="70006B5F" w:rsidP="70006B5F">
                  <w:pPr>
                    <w:rPr>
                      <w:sz w:val="16"/>
                      <w:szCs w:val="16"/>
                      <w:rPrChange w:id="3708" w:author="Unknown" w16du:dateUtc="2026-07-01T22:09:00Z">
                        <w:rPr/>
                      </w:rPrChange>
                    </w:rPr>
                  </w:pPr>
                  <w:r w:rsidRPr="70006B5F">
                    <w:rPr>
                      <w:sz w:val="16"/>
                      <w:szCs w:val="16"/>
                    </w:rPr>
                    <w:t>28</w:t>
                  </w:r>
                </w:p>
              </w:tc>
            </w:tr>
            <w:tr w:rsidR="009E06BF" w:rsidRPr="00971ACE" w14:paraId="2459375D" w14:textId="77777777" w:rsidTr="70006B5F">
              <w:trPr>
                <w:ins w:id="3709" w:author="James, Christin (DCYF)" w:date="2026-07-01T15:03:00Z"/>
              </w:trPr>
              <w:tc>
                <w:tcPr>
                  <w:tcW w:w="366" w:type="dxa"/>
                </w:tcPr>
                <w:p w14:paraId="5A351E33" w14:textId="77777777" w:rsidR="009E06BF" w:rsidRPr="00971ACE" w:rsidRDefault="009E06BF">
                  <w:pPr>
                    <w:rPr>
                      <w:ins w:id="3710" w:author="James, Christin (DCYF)" w:date="2026-07-01T15:03:00Z" w16du:dateUtc="2026-07-01T22:03:00Z"/>
                      <w:sz w:val="16"/>
                      <w:szCs w:val="16"/>
                      <w:rPrChange w:id="3711" w:author="James, Christin (DCYF)" w:date="2026-07-01T15:09:00Z" w16du:dateUtc="2026-07-01T22:09:00Z">
                        <w:rPr>
                          <w:ins w:id="3712" w:author="James, Christin (DCYF)" w:date="2026-07-01T15:03:00Z" w16du:dateUtc="2026-07-01T22:03:00Z"/>
                          <w:sz w:val="14"/>
                          <w:szCs w:val="14"/>
                        </w:rPr>
                      </w:rPrChange>
                    </w:rPr>
                  </w:pPr>
                  <w:ins w:id="3713" w:author="James, Christin (DCYF)" w:date="2026-07-01T15:03:00Z" w16du:dateUtc="2026-07-01T22:03:00Z">
                    <w:r w:rsidRPr="00971ACE">
                      <w:rPr>
                        <w:sz w:val="16"/>
                        <w:szCs w:val="16"/>
                        <w:rPrChange w:id="3714" w:author="James, Christin (DCYF)" w:date="2026-07-01T15:09:00Z" w16du:dateUtc="2026-07-01T22:09:00Z">
                          <w:rPr>
                            <w:sz w:val="14"/>
                            <w:szCs w:val="14"/>
                          </w:rPr>
                        </w:rPrChange>
                      </w:rPr>
                      <w:t>29</w:t>
                    </w:r>
                  </w:ins>
                </w:p>
              </w:tc>
              <w:tc>
                <w:tcPr>
                  <w:tcW w:w="366" w:type="dxa"/>
                </w:tcPr>
                <w:p w14:paraId="42D47C7E" w14:textId="77777777" w:rsidR="009E06BF" w:rsidRPr="00971ACE" w:rsidRDefault="009E06BF">
                  <w:pPr>
                    <w:rPr>
                      <w:ins w:id="3715" w:author="James, Christin (DCYF)" w:date="2026-07-01T15:03:00Z" w16du:dateUtc="2026-07-01T22:03:00Z"/>
                      <w:sz w:val="16"/>
                      <w:szCs w:val="16"/>
                      <w:rPrChange w:id="3716" w:author="James, Christin (DCYF)" w:date="2026-07-01T15:09:00Z" w16du:dateUtc="2026-07-01T22:09:00Z">
                        <w:rPr>
                          <w:ins w:id="3717" w:author="James, Christin (DCYF)" w:date="2026-07-01T15:03:00Z" w16du:dateUtc="2026-07-01T22:03:00Z"/>
                          <w:sz w:val="14"/>
                          <w:szCs w:val="14"/>
                        </w:rPr>
                      </w:rPrChange>
                    </w:rPr>
                  </w:pPr>
                  <w:ins w:id="3718" w:author="James, Christin (DCYF)" w:date="2026-07-01T15:03:00Z" w16du:dateUtc="2026-07-01T22:03:00Z">
                    <w:r w:rsidRPr="00971ACE">
                      <w:rPr>
                        <w:sz w:val="16"/>
                        <w:szCs w:val="16"/>
                        <w:rPrChange w:id="3719" w:author="James, Christin (DCYF)" w:date="2026-07-01T15:09:00Z" w16du:dateUtc="2026-07-01T22:09:00Z">
                          <w:rPr>
                            <w:sz w:val="14"/>
                            <w:szCs w:val="14"/>
                          </w:rPr>
                        </w:rPrChange>
                      </w:rPr>
                      <w:t>30</w:t>
                    </w:r>
                  </w:ins>
                </w:p>
              </w:tc>
              <w:tc>
                <w:tcPr>
                  <w:tcW w:w="366" w:type="dxa"/>
                </w:tcPr>
                <w:p w14:paraId="6CB8D22D" w14:textId="77777777" w:rsidR="009E06BF" w:rsidRPr="00971ACE" w:rsidRDefault="009E06BF">
                  <w:pPr>
                    <w:rPr>
                      <w:ins w:id="3720" w:author="James, Christin (DCYF)" w:date="2026-07-01T15:03:00Z" w16du:dateUtc="2026-07-01T22:03:00Z"/>
                      <w:sz w:val="16"/>
                      <w:szCs w:val="16"/>
                      <w:rPrChange w:id="3721" w:author="James, Christin (DCYF)" w:date="2026-07-01T15:09:00Z" w16du:dateUtc="2026-07-01T22:09:00Z">
                        <w:rPr>
                          <w:ins w:id="3722" w:author="James, Christin (DCYF)" w:date="2026-07-01T15:03:00Z" w16du:dateUtc="2026-07-01T22:03:00Z"/>
                          <w:sz w:val="14"/>
                          <w:szCs w:val="14"/>
                        </w:rPr>
                      </w:rPrChange>
                    </w:rPr>
                  </w:pPr>
                  <w:ins w:id="3723" w:author="James, Christin (DCYF)" w:date="2026-07-01T15:03:00Z" w16du:dateUtc="2026-07-01T22:03:00Z">
                    <w:r w:rsidRPr="00971ACE">
                      <w:rPr>
                        <w:sz w:val="16"/>
                        <w:szCs w:val="16"/>
                        <w:rPrChange w:id="3724" w:author="James, Christin (DCYF)" w:date="2026-07-01T15:09:00Z" w16du:dateUtc="2026-07-01T22:09:00Z">
                          <w:rPr>
                            <w:sz w:val="14"/>
                            <w:szCs w:val="14"/>
                          </w:rPr>
                        </w:rPrChange>
                      </w:rPr>
                      <w:t>31</w:t>
                    </w:r>
                  </w:ins>
                </w:p>
              </w:tc>
              <w:tc>
                <w:tcPr>
                  <w:tcW w:w="366" w:type="dxa"/>
                </w:tcPr>
                <w:p w14:paraId="0963F17A" w14:textId="77777777" w:rsidR="009E06BF" w:rsidRPr="00971ACE" w:rsidRDefault="009E06BF">
                  <w:pPr>
                    <w:rPr>
                      <w:ins w:id="3725" w:author="James, Christin (DCYF)" w:date="2026-07-01T15:03:00Z" w16du:dateUtc="2026-07-01T22:03:00Z"/>
                      <w:sz w:val="16"/>
                      <w:szCs w:val="16"/>
                      <w:rPrChange w:id="3726" w:author="James, Christin (DCYF)" w:date="2026-07-01T15:09:00Z" w16du:dateUtc="2026-07-01T22:09:00Z">
                        <w:rPr>
                          <w:ins w:id="3727" w:author="James, Christin (DCYF)" w:date="2026-07-01T15:03:00Z" w16du:dateUtc="2026-07-01T22:03:00Z"/>
                          <w:sz w:val="14"/>
                          <w:szCs w:val="14"/>
                        </w:rPr>
                      </w:rPrChange>
                    </w:rPr>
                  </w:pPr>
                </w:p>
              </w:tc>
              <w:tc>
                <w:tcPr>
                  <w:tcW w:w="366" w:type="dxa"/>
                </w:tcPr>
                <w:p w14:paraId="5A3382CD" w14:textId="77777777" w:rsidR="009E06BF" w:rsidRPr="00971ACE" w:rsidRDefault="009E06BF">
                  <w:pPr>
                    <w:rPr>
                      <w:ins w:id="3728" w:author="James, Christin (DCYF)" w:date="2026-07-01T15:03:00Z" w16du:dateUtc="2026-07-01T22:03:00Z"/>
                      <w:sz w:val="16"/>
                      <w:szCs w:val="16"/>
                      <w:rPrChange w:id="3729" w:author="James, Christin (DCYF)" w:date="2026-07-01T15:09:00Z" w16du:dateUtc="2026-07-01T22:09:00Z">
                        <w:rPr>
                          <w:ins w:id="3730" w:author="James, Christin (DCYF)" w:date="2026-07-01T15:03:00Z" w16du:dateUtc="2026-07-01T22:03:00Z"/>
                          <w:sz w:val="14"/>
                          <w:szCs w:val="14"/>
                        </w:rPr>
                      </w:rPrChange>
                    </w:rPr>
                  </w:pPr>
                </w:p>
              </w:tc>
              <w:tc>
                <w:tcPr>
                  <w:tcW w:w="366" w:type="dxa"/>
                </w:tcPr>
                <w:p w14:paraId="052DD622" w14:textId="77777777" w:rsidR="009E06BF" w:rsidRPr="00971ACE" w:rsidRDefault="009E06BF">
                  <w:pPr>
                    <w:rPr>
                      <w:ins w:id="3731" w:author="James, Christin (DCYF)" w:date="2026-07-01T15:03:00Z" w16du:dateUtc="2026-07-01T22:03:00Z"/>
                      <w:sz w:val="16"/>
                      <w:szCs w:val="16"/>
                      <w:rPrChange w:id="3732" w:author="James, Christin (DCYF)" w:date="2026-07-01T15:09:00Z" w16du:dateUtc="2026-07-01T22:09:00Z">
                        <w:rPr>
                          <w:ins w:id="3733" w:author="James, Christin (DCYF)" w:date="2026-07-01T15:03:00Z" w16du:dateUtc="2026-07-01T22:03:00Z"/>
                          <w:sz w:val="14"/>
                          <w:szCs w:val="14"/>
                        </w:rPr>
                      </w:rPrChange>
                    </w:rPr>
                  </w:pPr>
                </w:p>
              </w:tc>
              <w:tc>
                <w:tcPr>
                  <w:tcW w:w="366" w:type="dxa"/>
                </w:tcPr>
                <w:p w14:paraId="4A7C79CB" w14:textId="77777777" w:rsidR="009E06BF" w:rsidRPr="00971ACE" w:rsidRDefault="009E06BF">
                  <w:pPr>
                    <w:rPr>
                      <w:ins w:id="3734" w:author="James, Christin (DCYF)" w:date="2026-07-01T15:03:00Z" w16du:dateUtc="2026-07-01T22:03:00Z"/>
                      <w:sz w:val="16"/>
                      <w:szCs w:val="16"/>
                      <w:rPrChange w:id="3735" w:author="James, Christin (DCYF)" w:date="2026-07-01T15:09:00Z" w16du:dateUtc="2026-07-01T22:09:00Z">
                        <w:rPr>
                          <w:ins w:id="3736" w:author="James, Christin (DCYF)" w:date="2026-07-01T15:03:00Z" w16du:dateUtc="2026-07-01T22:03:00Z"/>
                          <w:sz w:val="14"/>
                          <w:szCs w:val="14"/>
                        </w:rPr>
                      </w:rPrChange>
                    </w:rPr>
                  </w:pPr>
                </w:p>
              </w:tc>
            </w:tr>
          </w:tbl>
          <w:p w14:paraId="0DADC3BA" w14:textId="77777777" w:rsidR="009E06BF" w:rsidRPr="009E06BF" w:rsidRDefault="009E06BF">
            <w:pPr>
              <w:contextualSpacing/>
              <w:rPr>
                <w:ins w:id="3737" w:author="James, Christin (DCYF)" w:date="2026-07-01T15:03:00Z" w16du:dateUtc="2026-07-01T22:03:00Z"/>
                <w:rFonts w:ascii="Calibri" w:hAnsi="Calibri" w:cs="Calibri"/>
                <w:sz w:val="18"/>
                <w:szCs w:val="18"/>
                <w:rPrChange w:id="3738" w:author="James, Christin (DCYF)" w:date="2026-07-01T15:06:00Z" w16du:dateUtc="2026-07-01T22:06:00Z">
                  <w:rPr>
                    <w:ins w:id="3739" w:author="James, Christin (DCYF)" w:date="2026-07-01T15:03:00Z" w16du:dateUtc="2026-07-01T22:03:00Z"/>
                    <w:rFonts w:ascii="Calibri" w:hAnsi="Calibri" w:cs="Calibri"/>
                  </w:rPr>
                </w:rPrChange>
              </w:rPr>
            </w:pPr>
          </w:p>
        </w:tc>
      </w:tr>
      <w:tr w:rsidR="009E06BF" w:rsidRPr="009E06BF" w14:paraId="7574BEB8" w14:textId="77777777" w:rsidTr="23F26365">
        <w:trPr>
          <w:gridAfter w:val="1"/>
          <w:wAfter w:w="12" w:type="dxa"/>
          <w:ins w:id="3740" w:author="James, Christin (DCYF)" w:date="2026-07-01T15:03:00Z"/>
          <w:trPrChange w:id="3741" w:author="James, Christin (DCYF)" w:date="2026-07-07T14:04:00Z" w16du:dateUtc="2026-07-07T21:04:00Z">
            <w:trPr>
              <w:gridBefore w:val="1"/>
              <w:gridAfter w:val="1"/>
            </w:trPr>
          </w:trPrChange>
        </w:trPr>
        <w:tc>
          <w:tcPr>
            <w:tcW w:w="1369" w:type="dxa"/>
            <w:tcPrChange w:id="3742" w:author="James, Christin (DCYF)" w:date="2026-07-07T14:04:00Z" w16du:dateUtc="2026-07-07T21:04:00Z">
              <w:tcPr>
                <w:tcW w:w="1800" w:type="dxa"/>
              </w:tcPr>
            </w:tcPrChange>
          </w:tcPr>
          <w:p w14:paraId="058117D1" w14:textId="77777777" w:rsidR="009E06BF" w:rsidRPr="009E06BF" w:rsidRDefault="009E06BF">
            <w:pPr>
              <w:contextualSpacing/>
              <w:rPr>
                <w:ins w:id="3743" w:author="James, Christin (DCYF)" w:date="2026-07-01T15:03:00Z" w16du:dateUtc="2026-07-01T22:03:00Z"/>
                <w:rFonts w:cs="Calibri"/>
                <w:sz w:val="18"/>
                <w:szCs w:val="18"/>
                <w:rPrChange w:id="3744" w:author="James, Christin (DCYF)" w:date="2026-07-01T15:06:00Z" w16du:dateUtc="2026-07-01T22:06:00Z">
                  <w:rPr>
                    <w:ins w:id="3745" w:author="James, Christin (DCYF)" w:date="2026-07-01T15:03:00Z" w16du:dateUtc="2026-07-01T22:03:00Z"/>
                    <w:rFonts w:cs="Calibri"/>
                  </w:rPr>
                </w:rPrChange>
              </w:rPr>
            </w:pPr>
            <w:ins w:id="3746" w:author="James, Christin (DCYF)" w:date="2026-07-01T15:03:00Z" w16du:dateUtc="2026-07-01T22:03:00Z">
              <w:r w:rsidRPr="009E06BF">
                <w:rPr>
                  <w:rFonts w:cs="Calibri"/>
                  <w:sz w:val="18"/>
                  <w:szCs w:val="18"/>
                  <w:rPrChange w:id="3747" w:author="James, Christin (DCYF)" w:date="2026-07-01T15:06:00Z" w16du:dateUtc="2026-07-01T22:06:00Z">
                    <w:rPr>
                      <w:rFonts w:cs="Calibri"/>
                    </w:rPr>
                  </w:rPrChange>
                </w:rPr>
                <w:t>30 half day units</w:t>
              </w:r>
            </w:ins>
          </w:p>
        </w:tc>
        <w:tc>
          <w:tcPr>
            <w:tcW w:w="1580" w:type="dxa"/>
            <w:tcPrChange w:id="3748" w:author="James, Christin (DCYF)" w:date="2026-07-07T14:04:00Z" w16du:dateUtc="2026-07-07T21:04:00Z">
              <w:tcPr>
                <w:tcW w:w="2160" w:type="dxa"/>
              </w:tcPr>
            </w:tcPrChange>
          </w:tcPr>
          <w:p w14:paraId="447B504B" w14:textId="77777777" w:rsidR="009E06BF" w:rsidRPr="009E06BF" w:rsidRDefault="009E06BF">
            <w:pPr>
              <w:contextualSpacing/>
              <w:rPr>
                <w:ins w:id="3749" w:author="James, Christin (DCYF)" w:date="2026-07-01T15:03:00Z" w16du:dateUtc="2026-07-01T22:03:00Z"/>
                <w:rFonts w:cs="Calibri"/>
                <w:sz w:val="18"/>
                <w:szCs w:val="18"/>
                <w:rPrChange w:id="3750" w:author="James, Christin (DCYF)" w:date="2026-07-01T15:06:00Z" w16du:dateUtc="2026-07-01T22:06:00Z">
                  <w:rPr>
                    <w:ins w:id="3751" w:author="James, Christin (DCYF)" w:date="2026-07-01T15:03:00Z" w16du:dateUtc="2026-07-01T22:03:00Z"/>
                    <w:rFonts w:cs="Calibri"/>
                  </w:rPr>
                </w:rPrChange>
              </w:rPr>
            </w:pPr>
            <w:ins w:id="3752" w:author="James, Christin (DCYF)" w:date="2026-07-01T15:03:00Z" w16du:dateUtc="2026-07-01T22:03:00Z">
              <w:r w:rsidRPr="009E06BF">
                <w:rPr>
                  <w:rFonts w:cs="Calibri"/>
                  <w:sz w:val="18"/>
                  <w:szCs w:val="18"/>
                  <w:rPrChange w:id="3753" w:author="James, Christin (DCYF)" w:date="2026-07-01T15:06:00Z" w16du:dateUtc="2026-07-01T22:06:00Z">
                    <w:rPr>
                      <w:rFonts w:cs="Calibri"/>
                    </w:rPr>
                  </w:rPrChange>
                </w:rPr>
                <w:t>Monday through Friday: 4 hours each day, except for non-school days.</w:t>
              </w:r>
            </w:ins>
          </w:p>
        </w:tc>
        <w:tc>
          <w:tcPr>
            <w:tcW w:w="1764" w:type="dxa"/>
            <w:tcPrChange w:id="3754" w:author="James, Christin (DCYF)" w:date="2026-07-07T14:04:00Z" w16du:dateUtc="2026-07-07T21:04:00Z">
              <w:tcPr>
                <w:tcW w:w="1890" w:type="dxa"/>
              </w:tcPr>
            </w:tcPrChange>
          </w:tcPr>
          <w:p w14:paraId="49C41CE5" w14:textId="77777777" w:rsidR="009E06BF" w:rsidRPr="009E06BF" w:rsidRDefault="009E06BF">
            <w:pPr>
              <w:contextualSpacing/>
              <w:rPr>
                <w:ins w:id="3755" w:author="James, Christin (DCYF)" w:date="2026-07-01T15:03:00Z" w16du:dateUtc="2026-07-01T22:03:00Z"/>
                <w:rFonts w:cs="Calibri"/>
                <w:sz w:val="18"/>
                <w:szCs w:val="18"/>
                <w:rPrChange w:id="3756" w:author="James, Christin (DCYF)" w:date="2026-07-01T15:06:00Z" w16du:dateUtc="2026-07-01T22:06:00Z">
                  <w:rPr>
                    <w:ins w:id="3757" w:author="James, Christin (DCYF)" w:date="2026-07-01T15:03:00Z" w16du:dateUtc="2026-07-01T22:03:00Z"/>
                    <w:rFonts w:cs="Calibri"/>
                  </w:rPr>
                </w:rPrChange>
              </w:rPr>
            </w:pPr>
            <w:ins w:id="3758" w:author="James, Christin (DCYF)" w:date="2026-07-01T15:03:00Z" w16du:dateUtc="2026-07-01T22:03:00Z">
              <w:r w:rsidRPr="009E06BF">
                <w:rPr>
                  <w:rFonts w:cs="Calibri"/>
                  <w:sz w:val="18"/>
                  <w:szCs w:val="18"/>
                  <w:rPrChange w:id="3759" w:author="James, Christin (DCYF)" w:date="2026-07-01T15:06:00Z" w16du:dateUtc="2026-07-01T22:06:00Z">
                    <w:rPr>
                      <w:rFonts w:cs="Calibri"/>
                    </w:rPr>
                  </w:rPrChange>
                </w:rPr>
                <w:t xml:space="preserve">7 days, 8 hours each day. </w:t>
              </w:r>
            </w:ins>
          </w:p>
          <w:p w14:paraId="03955A42" w14:textId="77777777" w:rsidR="009E06BF" w:rsidRPr="009E06BF" w:rsidRDefault="009E06BF">
            <w:pPr>
              <w:contextualSpacing/>
              <w:rPr>
                <w:ins w:id="3760" w:author="James, Christin (DCYF)" w:date="2026-07-01T15:03:00Z" w16du:dateUtc="2026-07-01T22:03:00Z"/>
                <w:rFonts w:cs="Calibri"/>
                <w:sz w:val="18"/>
                <w:szCs w:val="18"/>
                <w:rPrChange w:id="3761" w:author="James, Christin (DCYF)" w:date="2026-07-01T15:06:00Z" w16du:dateUtc="2026-07-01T22:06:00Z">
                  <w:rPr>
                    <w:ins w:id="3762" w:author="James, Christin (DCYF)" w:date="2026-07-01T15:03:00Z" w16du:dateUtc="2026-07-01T22:03:00Z"/>
                    <w:rFonts w:cs="Calibri"/>
                  </w:rPr>
                </w:rPrChange>
              </w:rPr>
            </w:pPr>
          </w:p>
        </w:tc>
        <w:tc>
          <w:tcPr>
            <w:tcW w:w="1317" w:type="dxa"/>
            <w:tcPrChange w:id="3763" w:author="James, Christin (DCYF)" w:date="2026-07-07T14:04:00Z" w16du:dateUtc="2026-07-07T21:04:00Z">
              <w:tcPr>
                <w:tcW w:w="1170" w:type="dxa"/>
              </w:tcPr>
            </w:tcPrChange>
          </w:tcPr>
          <w:p w14:paraId="13B43A05" w14:textId="0F9B2B84" w:rsidR="009E06BF" w:rsidRPr="009E06BF" w:rsidRDefault="004C069F">
            <w:pPr>
              <w:textAlignment w:val="baseline"/>
              <w:rPr>
                <w:ins w:id="3764" w:author="James, Christin (DCYF)" w:date="2026-07-01T15:03:00Z" w16du:dateUtc="2026-07-01T22:03:00Z"/>
                <w:rFonts w:cs="Calibri"/>
                <w:sz w:val="18"/>
                <w:szCs w:val="18"/>
                <w:rPrChange w:id="3765" w:author="James, Christin (DCYF)" w:date="2026-07-01T15:06:00Z" w16du:dateUtc="2026-07-01T22:06:00Z">
                  <w:rPr>
                    <w:ins w:id="3766" w:author="James, Christin (DCYF)" w:date="2026-07-01T15:03:00Z" w16du:dateUtc="2026-07-01T22:03:00Z"/>
                    <w:rFonts w:cs="Calibri"/>
                  </w:rPr>
                </w:rPrChange>
              </w:rPr>
            </w:pPr>
            <w:ins w:id="3767" w:author="James, Christin (DCYF)" w:date="2026-07-07T14:04:00Z" w16du:dateUtc="2026-07-07T21:04:00Z">
              <w:r w:rsidRPr="00275479">
                <w:rPr>
                  <w:sz w:val="18"/>
                  <w:szCs w:val="18"/>
                </w:rPr>
                <w:t xml:space="preserve">Child attends 8 days or less, you may claim </w:t>
              </w:r>
              <w:r w:rsidRPr="00946433">
                <w:rPr>
                  <w:b/>
                  <w:bCs/>
                  <w:sz w:val="18"/>
                  <w:szCs w:val="18"/>
                </w:rPr>
                <w:t>up to</w:t>
              </w:r>
              <w:r w:rsidRPr="00275479">
                <w:rPr>
                  <w:sz w:val="18"/>
                  <w:szCs w:val="18"/>
                </w:rPr>
                <w:t xml:space="preserve"> 11 days.</w:t>
              </w:r>
            </w:ins>
          </w:p>
        </w:tc>
        <w:tc>
          <w:tcPr>
            <w:tcW w:w="2520" w:type="dxa"/>
            <w:tcPrChange w:id="3768" w:author="James, Christin (DCYF)" w:date="2026-07-07T14:04:00Z" w16du:dateUtc="2026-07-07T21:04:00Z">
              <w:tcPr>
                <w:tcW w:w="3780" w:type="dxa"/>
              </w:tcPr>
            </w:tcPrChange>
          </w:tcPr>
          <w:p w14:paraId="04229375" w14:textId="77777777" w:rsidR="009E06BF" w:rsidRPr="009E06BF" w:rsidRDefault="009E06BF">
            <w:pPr>
              <w:contextualSpacing/>
              <w:rPr>
                <w:ins w:id="3769" w:author="James, Christin (DCYF)" w:date="2026-07-01T15:03:00Z" w16du:dateUtc="2026-07-01T22:03:00Z"/>
                <w:rFonts w:cs="Calibri"/>
                <w:sz w:val="18"/>
                <w:szCs w:val="18"/>
                <w:rPrChange w:id="3770" w:author="James, Christin (DCYF)" w:date="2026-07-01T15:06:00Z" w16du:dateUtc="2026-07-01T22:06:00Z">
                  <w:rPr>
                    <w:ins w:id="3771" w:author="James, Christin (DCYF)" w:date="2026-07-01T15:03:00Z" w16du:dateUtc="2026-07-01T22:03:00Z"/>
                    <w:rFonts w:cs="Calibri"/>
                  </w:rPr>
                </w:rPrChange>
              </w:rPr>
            </w:pPr>
            <w:ins w:id="3772" w:author="James, Christin (DCYF)" w:date="2026-07-01T15:03:00Z" w16du:dateUtc="2026-07-01T22:03:00Z">
              <w:r w:rsidRPr="009E06BF">
                <w:rPr>
                  <w:rFonts w:cs="Calibri"/>
                  <w:sz w:val="18"/>
                  <w:szCs w:val="18"/>
                  <w:rPrChange w:id="3773" w:author="James, Christin (DCYF)" w:date="2026-07-01T15:06:00Z" w16du:dateUtc="2026-07-01T22:06:00Z">
                    <w:rPr>
                      <w:rFonts w:cs="Calibri"/>
                    </w:rPr>
                  </w:rPrChange>
                </w:rPr>
                <w:t>11 days</w:t>
              </w:r>
            </w:ins>
          </w:p>
          <w:p w14:paraId="3D7FA77A" w14:textId="77777777" w:rsidR="009E06BF" w:rsidRPr="009E06BF" w:rsidRDefault="009E06BF">
            <w:pPr>
              <w:contextualSpacing/>
              <w:rPr>
                <w:ins w:id="3774" w:author="James, Christin (DCYF)" w:date="2026-07-01T15:03:00Z" w16du:dateUtc="2026-07-01T22:03:00Z"/>
                <w:rFonts w:cs="Calibri"/>
                <w:sz w:val="18"/>
                <w:szCs w:val="18"/>
                <w:rPrChange w:id="3775" w:author="James, Christin (DCYF)" w:date="2026-07-01T15:06:00Z" w16du:dateUtc="2026-07-01T22:06:00Z">
                  <w:rPr>
                    <w:ins w:id="3776" w:author="James, Christin (DCYF)" w:date="2026-07-01T15:03:00Z" w16du:dateUtc="2026-07-01T22:03:00Z"/>
                    <w:rFonts w:cs="Calibri"/>
                  </w:rPr>
                </w:rPrChange>
              </w:rPr>
            </w:pPr>
            <w:ins w:id="3777" w:author="James, Christin (DCYF)" w:date="2026-07-01T15:03:00Z" w16du:dateUtc="2026-07-01T22:03:00Z">
              <w:r w:rsidRPr="009E06BF">
                <w:rPr>
                  <w:rFonts w:cs="Calibri"/>
                  <w:sz w:val="18"/>
                  <w:szCs w:val="18"/>
                  <w:rPrChange w:id="3778" w:author="James, Christin (DCYF)" w:date="2026-07-01T15:06:00Z" w16du:dateUtc="2026-07-01T22:06:00Z">
                    <w:rPr>
                      <w:rFonts w:cs="Calibri"/>
                    </w:rPr>
                  </w:rPrChange>
                </w:rPr>
                <w:t xml:space="preserve">You can claim between 18 to 22 half day units, depending on when the child was scheduled to attend </w:t>
              </w:r>
            </w:ins>
          </w:p>
          <w:p w14:paraId="6548C118" w14:textId="77777777" w:rsidR="009E06BF" w:rsidRPr="009E06BF" w:rsidRDefault="009E06BF">
            <w:pPr>
              <w:contextualSpacing/>
              <w:rPr>
                <w:ins w:id="3779" w:author="James, Christin (DCYF)" w:date="2026-07-01T15:03:00Z" w16du:dateUtc="2026-07-01T22:03:00Z"/>
                <w:rFonts w:cs="Calibri"/>
                <w:sz w:val="18"/>
                <w:szCs w:val="18"/>
                <w:rPrChange w:id="3780" w:author="James, Christin (DCYF)" w:date="2026-07-01T15:06:00Z" w16du:dateUtc="2026-07-01T22:06:00Z">
                  <w:rPr>
                    <w:ins w:id="3781" w:author="James, Christin (DCYF)" w:date="2026-07-01T15:03:00Z" w16du:dateUtc="2026-07-01T22:03:00Z"/>
                    <w:rFonts w:cs="Calibri"/>
                  </w:rPr>
                </w:rPrChange>
              </w:rPr>
            </w:pPr>
            <w:ins w:id="3782" w:author="James, Christin (DCYF)" w:date="2026-07-01T15:03:00Z" w16du:dateUtc="2026-07-01T22:03:00Z">
              <w:r w:rsidRPr="009E06BF">
                <w:rPr>
                  <w:rFonts w:cs="Calibri"/>
                  <w:sz w:val="18"/>
                  <w:szCs w:val="18"/>
                  <w:rPrChange w:id="3783" w:author="James, Christin (DCYF)" w:date="2026-07-01T15:06:00Z" w16du:dateUtc="2026-07-01T22:06:00Z">
                    <w:rPr>
                      <w:rFonts w:cs="Calibri"/>
                    </w:rPr>
                  </w:rPrChange>
                </w:rPr>
                <w:t xml:space="preserve"> </w:t>
              </w:r>
            </w:ins>
          </w:p>
          <w:p w14:paraId="3324A464" w14:textId="77777777" w:rsidR="009E06BF" w:rsidRPr="009E06BF" w:rsidRDefault="009E06BF">
            <w:pPr>
              <w:contextualSpacing/>
              <w:rPr>
                <w:ins w:id="3784" w:author="James, Christin (DCYF)" w:date="2026-07-01T15:03:00Z" w16du:dateUtc="2026-07-01T22:03:00Z"/>
                <w:rFonts w:cs="Calibri"/>
                <w:sz w:val="18"/>
                <w:szCs w:val="18"/>
                <w:rPrChange w:id="3785" w:author="James, Christin (DCYF)" w:date="2026-07-01T15:06:00Z" w16du:dateUtc="2026-07-01T22:06:00Z">
                  <w:rPr>
                    <w:ins w:id="3786" w:author="James, Christin (DCYF)" w:date="2026-07-01T15:03:00Z" w16du:dateUtc="2026-07-01T22:03:00Z"/>
                    <w:rFonts w:cs="Calibri"/>
                  </w:rPr>
                </w:rPrChange>
              </w:rPr>
            </w:pPr>
            <w:ins w:id="3787" w:author="James, Christin (DCYF)" w:date="2026-07-01T15:03:00Z" w16du:dateUtc="2026-07-01T22:03:00Z">
              <w:r w:rsidRPr="009E06BF">
                <w:rPr>
                  <w:rFonts w:cs="Calibri"/>
                  <w:sz w:val="18"/>
                  <w:szCs w:val="18"/>
                  <w:rPrChange w:id="3788" w:author="James, Christin (DCYF)" w:date="2026-07-01T15:06:00Z" w16du:dateUtc="2026-07-01T22:06:00Z">
                    <w:rPr>
                      <w:rFonts w:cs="Calibri"/>
                    </w:rPr>
                  </w:rPrChange>
                </w:rPr>
                <w:t>Days attended: 7 full day (or 14 half days) = 14 half days</w:t>
              </w:r>
            </w:ins>
          </w:p>
          <w:p w14:paraId="1FC34EAC" w14:textId="77777777" w:rsidR="009E06BF" w:rsidRPr="009E06BF" w:rsidRDefault="009E06BF">
            <w:pPr>
              <w:contextualSpacing/>
              <w:rPr>
                <w:ins w:id="3789" w:author="James, Christin (DCYF)" w:date="2026-07-01T15:03:00Z" w16du:dateUtc="2026-07-01T22:03:00Z"/>
                <w:rFonts w:cs="Calibri"/>
                <w:sz w:val="18"/>
                <w:szCs w:val="18"/>
                <w:rPrChange w:id="3790" w:author="James, Christin (DCYF)" w:date="2026-07-01T15:06:00Z" w16du:dateUtc="2026-07-01T22:06:00Z">
                  <w:rPr>
                    <w:ins w:id="3791" w:author="James, Christin (DCYF)" w:date="2026-07-01T15:03:00Z" w16du:dateUtc="2026-07-01T22:03:00Z"/>
                    <w:rFonts w:cs="Calibri"/>
                  </w:rPr>
                </w:rPrChange>
              </w:rPr>
            </w:pPr>
            <w:ins w:id="3792" w:author="James, Christin (DCYF)" w:date="2026-07-01T15:03:00Z" w16du:dateUtc="2026-07-01T22:03:00Z">
              <w:r w:rsidRPr="009E06BF">
                <w:rPr>
                  <w:rFonts w:cs="Calibri"/>
                  <w:sz w:val="18"/>
                  <w:szCs w:val="18"/>
                  <w:rPrChange w:id="3793" w:author="James, Christin (DCYF)" w:date="2026-07-01T15:06:00Z" w16du:dateUtc="2026-07-01T22:06:00Z">
                    <w:rPr>
                      <w:rFonts w:cs="Calibri"/>
                    </w:rPr>
                  </w:rPrChange>
                </w:rPr>
                <w:t>Holidays: 0 days</w:t>
              </w:r>
            </w:ins>
          </w:p>
          <w:p w14:paraId="22ADD4C2" w14:textId="77777777" w:rsidR="009E06BF" w:rsidRPr="009E06BF" w:rsidRDefault="009E06BF">
            <w:pPr>
              <w:contextualSpacing/>
              <w:rPr>
                <w:ins w:id="3794" w:author="James, Christin (DCYF)" w:date="2026-07-01T15:03:00Z" w16du:dateUtc="2026-07-01T22:03:00Z"/>
                <w:rFonts w:cs="Calibri"/>
                <w:sz w:val="18"/>
                <w:szCs w:val="18"/>
                <w:rPrChange w:id="3795" w:author="James, Christin (DCYF)" w:date="2026-07-01T15:06:00Z" w16du:dateUtc="2026-07-01T22:06:00Z">
                  <w:rPr>
                    <w:ins w:id="3796" w:author="James, Christin (DCYF)" w:date="2026-07-01T15:03:00Z" w16du:dateUtc="2026-07-01T22:03:00Z"/>
                    <w:rFonts w:cs="Calibri"/>
                  </w:rPr>
                </w:rPrChange>
              </w:rPr>
            </w:pPr>
            <w:ins w:id="3797" w:author="James, Christin (DCYF)" w:date="2026-07-01T15:03:00Z" w16du:dateUtc="2026-07-01T22:03:00Z">
              <w:r w:rsidRPr="009E06BF">
                <w:rPr>
                  <w:rFonts w:cs="Calibri"/>
                  <w:sz w:val="18"/>
                  <w:szCs w:val="18"/>
                  <w:rPrChange w:id="3798" w:author="James, Christin (DCYF)" w:date="2026-07-01T15:06:00Z" w16du:dateUtc="2026-07-01T22:06:00Z">
                    <w:rPr>
                      <w:rFonts w:cs="Calibri"/>
                    </w:rPr>
                  </w:rPrChange>
                </w:rPr>
                <w:t>Professional training days: 0 days</w:t>
              </w:r>
            </w:ins>
          </w:p>
          <w:p w14:paraId="01C7D9C4" w14:textId="77777777" w:rsidR="009E06BF" w:rsidRPr="009E06BF" w:rsidRDefault="009E06BF">
            <w:pPr>
              <w:contextualSpacing/>
              <w:rPr>
                <w:ins w:id="3799" w:author="James, Christin (DCYF)" w:date="2026-07-01T15:03:00Z" w16du:dateUtc="2026-07-01T22:03:00Z"/>
                <w:rFonts w:cs="Calibri"/>
                <w:sz w:val="18"/>
                <w:szCs w:val="18"/>
                <w:rPrChange w:id="3800" w:author="James, Christin (DCYF)" w:date="2026-07-01T15:06:00Z" w16du:dateUtc="2026-07-01T22:06:00Z">
                  <w:rPr>
                    <w:ins w:id="3801" w:author="James, Christin (DCYF)" w:date="2026-07-01T15:03:00Z" w16du:dateUtc="2026-07-01T22:03:00Z"/>
                    <w:rFonts w:cs="Calibri"/>
                  </w:rPr>
                </w:rPrChange>
              </w:rPr>
            </w:pPr>
            <w:ins w:id="3802" w:author="James, Christin (DCYF)" w:date="2026-07-01T15:03:00Z" w16du:dateUtc="2026-07-01T22:03:00Z">
              <w:r w:rsidRPr="009E06BF">
                <w:rPr>
                  <w:rFonts w:cs="Calibri"/>
                  <w:sz w:val="18"/>
                  <w:szCs w:val="18"/>
                  <w:rPrChange w:id="3803" w:author="James, Christin (DCYF)" w:date="2026-07-01T15:06:00Z" w16du:dateUtc="2026-07-01T22:06:00Z">
                    <w:rPr>
                      <w:rFonts w:cs="Calibri"/>
                    </w:rPr>
                  </w:rPrChange>
                </w:rPr>
                <w:t>Additional eligible days: 4 days. For these days you can claim 1 half day or 2 half days for each day, depending on when the child was expected to attend. This could be an additional 4 to 8 half days.</w:t>
              </w:r>
            </w:ins>
          </w:p>
        </w:tc>
        <w:tc>
          <w:tcPr>
            <w:tcW w:w="2869" w:type="dxa"/>
            <w:tcPrChange w:id="3804" w:author="James, Christin (DCYF)" w:date="2026-07-07T14:04:00Z" w16du:dateUtc="2026-07-07T21:04:00Z">
              <w:tcPr>
                <w:tcW w:w="3338" w:type="dxa"/>
                <w:gridSpan w:val="2"/>
              </w:tcPr>
            </w:tcPrChange>
          </w:tcPr>
          <w:p w14:paraId="6AF9EC06" w14:textId="77777777" w:rsidR="009E06BF" w:rsidRPr="009E06BF" w:rsidRDefault="009E06BF">
            <w:pPr>
              <w:textAlignment w:val="baseline"/>
              <w:rPr>
                <w:ins w:id="3805" w:author="James, Christin (DCYF)" w:date="2026-07-01T15:03:00Z" w16du:dateUtc="2026-07-01T22:03:00Z"/>
                <w:rFonts w:ascii="Calibri" w:hAnsi="Calibri" w:cs="Calibri"/>
                <w:sz w:val="18"/>
                <w:szCs w:val="18"/>
                <w:rPrChange w:id="3806" w:author="James, Christin (DCYF)" w:date="2026-07-01T15:06:00Z" w16du:dateUtc="2026-07-01T22:06:00Z">
                  <w:rPr>
                    <w:ins w:id="3807" w:author="James, Christin (DCYF)" w:date="2026-07-01T15:03:00Z" w16du:dateUtc="2026-07-01T22:03:00Z"/>
                    <w:rFonts w:ascii="Calibri" w:hAnsi="Calibri" w:cs="Calibri"/>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10DCFF3B" w14:textId="77777777" w:rsidTr="70006B5F">
              <w:trPr>
                <w:ins w:id="3808" w:author="James, Christin (DCYF)" w:date="2026-07-01T15:03:00Z"/>
              </w:trPr>
              <w:tc>
                <w:tcPr>
                  <w:tcW w:w="2562" w:type="dxa"/>
                  <w:gridSpan w:val="7"/>
                </w:tcPr>
                <w:p w14:paraId="10E08863" w14:textId="77777777" w:rsidR="009E06BF" w:rsidRPr="00971ACE" w:rsidRDefault="009E06BF">
                  <w:pPr>
                    <w:rPr>
                      <w:ins w:id="3809" w:author="James, Christin (DCYF)" w:date="2026-07-01T15:03:00Z" w16du:dateUtc="2026-07-01T22:03:00Z"/>
                      <w:sz w:val="16"/>
                      <w:szCs w:val="16"/>
                      <w:rPrChange w:id="3810" w:author="James, Christin (DCYF)" w:date="2026-07-01T15:09:00Z" w16du:dateUtc="2026-07-01T22:09:00Z">
                        <w:rPr>
                          <w:ins w:id="3811" w:author="James, Christin (DCYF)" w:date="2026-07-01T15:03:00Z" w16du:dateUtc="2026-07-01T22:03:00Z"/>
                          <w:sz w:val="14"/>
                          <w:szCs w:val="14"/>
                        </w:rPr>
                      </w:rPrChange>
                    </w:rPr>
                  </w:pPr>
                  <w:ins w:id="3812" w:author="James, Christin (DCYF)" w:date="2026-07-01T15:03:00Z" w16du:dateUtc="2026-07-01T22:03:00Z">
                    <w:r w:rsidRPr="00971ACE">
                      <w:rPr>
                        <w:sz w:val="16"/>
                        <w:szCs w:val="16"/>
                        <w:rPrChange w:id="3813" w:author="James, Christin (DCYF)" w:date="2026-07-01T15:09:00Z" w16du:dateUtc="2026-07-01T22:09:00Z">
                          <w:rPr>
                            <w:sz w:val="14"/>
                            <w:szCs w:val="14"/>
                          </w:rPr>
                        </w:rPrChange>
                      </w:rPr>
                      <w:t>March 2026</w:t>
                    </w:r>
                  </w:ins>
                </w:p>
              </w:tc>
            </w:tr>
            <w:tr w:rsidR="009E06BF" w:rsidRPr="00971ACE" w14:paraId="1A106F7F" w14:textId="77777777" w:rsidTr="70006B5F">
              <w:trPr>
                <w:ins w:id="3814" w:author="James, Christin (DCYF)" w:date="2026-07-01T15:03:00Z"/>
              </w:trPr>
              <w:tc>
                <w:tcPr>
                  <w:tcW w:w="366" w:type="dxa"/>
                  <w:shd w:val="clear" w:color="auto" w:fill="DAEEF3" w:themeFill="accent5" w:themeFillTint="33"/>
                </w:tcPr>
                <w:p w14:paraId="093835EE" w14:textId="77777777" w:rsidR="009E06BF" w:rsidRPr="00971ACE" w:rsidRDefault="009E06BF">
                  <w:pPr>
                    <w:rPr>
                      <w:ins w:id="3815" w:author="James, Christin (DCYF)" w:date="2026-07-01T15:03:00Z" w16du:dateUtc="2026-07-01T22:03:00Z"/>
                      <w:sz w:val="16"/>
                      <w:szCs w:val="16"/>
                      <w:rPrChange w:id="3816" w:author="James, Christin (DCYF)" w:date="2026-07-01T15:09:00Z" w16du:dateUtc="2026-07-01T22:09:00Z">
                        <w:rPr>
                          <w:ins w:id="3817" w:author="James, Christin (DCYF)" w:date="2026-07-01T15:03:00Z" w16du:dateUtc="2026-07-01T22:03:00Z"/>
                          <w:sz w:val="14"/>
                          <w:szCs w:val="14"/>
                        </w:rPr>
                      </w:rPrChange>
                    </w:rPr>
                  </w:pPr>
                  <w:ins w:id="3818" w:author="James, Christin (DCYF)" w:date="2026-07-01T15:03:00Z" w16du:dateUtc="2026-07-01T22:03:00Z">
                    <w:r w:rsidRPr="00971ACE">
                      <w:rPr>
                        <w:sz w:val="16"/>
                        <w:szCs w:val="16"/>
                        <w:rPrChange w:id="3819" w:author="James, Christin (DCYF)" w:date="2026-07-01T15:09:00Z" w16du:dateUtc="2026-07-01T22:09:00Z">
                          <w:rPr>
                            <w:sz w:val="14"/>
                            <w:szCs w:val="14"/>
                          </w:rPr>
                        </w:rPrChange>
                      </w:rPr>
                      <w:t>S</w:t>
                    </w:r>
                  </w:ins>
                </w:p>
              </w:tc>
              <w:tc>
                <w:tcPr>
                  <w:tcW w:w="366" w:type="dxa"/>
                  <w:shd w:val="clear" w:color="auto" w:fill="DAEEF3" w:themeFill="accent5" w:themeFillTint="33"/>
                </w:tcPr>
                <w:p w14:paraId="4C79A77A" w14:textId="77777777" w:rsidR="009E06BF" w:rsidRPr="00971ACE" w:rsidRDefault="009E06BF">
                  <w:pPr>
                    <w:rPr>
                      <w:ins w:id="3820" w:author="James, Christin (DCYF)" w:date="2026-07-01T15:03:00Z" w16du:dateUtc="2026-07-01T22:03:00Z"/>
                      <w:sz w:val="16"/>
                      <w:szCs w:val="16"/>
                      <w:rPrChange w:id="3821" w:author="James, Christin (DCYF)" w:date="2026-07-01T15:09:00Z" w16du:dateUtc="2026-07-01T22:09:00Z">
                        <w:rPr>
                          <w:ins w:id="3822" w:author="James, Christin (DCYF)" w:date="2026-07-01T15:03:00Z" w16du:dateUtc="2026-07-01T22:03:00Z"/>
                          <w:sz w:val="14"/>
                          <w:szCs w:val="14"/>
                        </w:rPr>
                      </w:rPrChange>
                    </w:rPr>
                  </w:pPr>
                  <w:ins w:id="3823" w:author="James, Christin (DCYF)" w:date="2026-07-01T15:03:00Z" w16du:dateUtc="2026-07-01T22:03:00Z">
                    <w:r w:rsidRPr="00971ACE">
                      <w:rPr>
                        <w:sz w:val="16"/>
                        <w:szCs w:val="16"/>
                        <w:rPrChange w:id="3824" w:author="James, Christin (DCYF)" w:date="2026-07-01T15:09:00Z" w16du:dateUtc="2026-07-01T22:09:00Z">
                          <w:rPr>
                            <w:sz w:val="14"/>
                            <w:szCs w:val="14"/>
                          </w:rPr>
                        </w:rPrChange>
                      </w:rPr>
                      <w:t>M</w:t>
                    </w:r>
                  </w:ins>
                </w:p>
              </w:tc>
              <w:tc>
                <w:tcPr>
                  <w:tcW w:w="366" w:type="dxa"/>
                  <w:shd w:val="clear" w:color="auto" w:fill="DAEEF3" w:themeFill="accent5" w:themeFillTint="33"/>
                </w:tcPr>
                <w:p w14:paraId="721AE01D" w14:textId="77777777" w:rsidR="009E06BF" w:rsidRPr="00971ACE" w:rsidRDefault="009E06BF">
                  <w:pPr>
                    <w:rPr>
                      <w:ins w:id="3825" w:author="James, Christin (DCYF)" w:date="2026-07-01T15:03:00Z" w16du:dateUtc="2026-07-01T22:03:00Z"/>
                      <w:sz w:val="16"/>
                      <w:szCs w:val="16"/>
                      <w:rPrChange w:id="3826" w:author="James, Christin (DCYF)" w:date="2026-07-01T15:09:00Z" w16du:dateUtc="2026-07-01T22:09:00Z">
                        <w:rPr>
                          <w:ins w:id="3827" w:author="James, Christin (DCYF)" w:date="2026-07-01T15:03:00Z" w16du:dateUtc="2026-07-01T22:03:00Z"/>
                          <w:sz w:val="14"/>
                          <w:szCs w:val="14"/>
                        </w:rPr>
                      </w:rPrChange>
                    </w:rPr>
                  </w:pPr>
                  <w:ins w:id="3828" w:author="James, Christin (DCYF)" w:date="2026-07-01T15:03:00Z" w16du:dateUtc="2026-07-01T22:03:00Z">
                    <w:r w:rsidRPr="00971ACE">
                      <w:rPr>
                        <w:sz w:val="16"/>
                        <w:szCs w:val="16"/>
                        <w:rPrChange w:id="3829" w:author="James, Christin (DCYF)" w:date="2026-07-01T15:09:00Z" w16du:dateUtc="2026-07-01T22:09:00Z">
                          <w:rPr>
                            <w:sz w:val="14"/>
                            <w:szCs w:val="14"/>
                          </w:rPr>
                        </w:rPrChange>
                      </w:rPr>
                      <w:t>T</w:t>
                    </w:r>
                  </w:ins>
                </w:p>
              </w:tc>
              <w:tc>
                <w:tcPr>
                  <w:tcW w:w="366" w:type="dxa"/>
                  <w:shd w:val="clear" w:color="auto" w:fill="DAEEF3" w:themeFill="accent5" w:themeFillTint="33"/>
                </w:tcPr>
                <w:p w14:paraId="0C14AEDA" w14:textId="77777777" w:rsidR="009E06BF" w:rsidRPr="00971ACE" w:rsidRDefault="009E06BF">
                  <w:pPr>
                    <w:rPr>
                      <w:ins w:id="3830" w:author="James, Christin (DCYF)" w:date="2026-07-01T15:03:00Z" w16du:dateUtc="2026-07-01T22:03:00Z"/>
                      <w:sz w:val="16"/>
                      <w:szCs w:val="16"/>
                      <w:rPrChange w:id="3831" w:author="James, Christin (DCYF)" w:date="2026-07-01T15:09:00Z" w16du:dateUtc="2026-07-01T22:09:00Z">
                        <w:rPr>
                          <w:ins w:id="3832" w:author="James, Christin (DCYF)" w:date="2026-07-01T15:03:00Z" w16du:dateUtc="2026-07-01T22:03:00Z"/>
                          <w:sz w:val="14"/>
                          <w:szCs w:val="14"/>
                        </w:rPr>
                      </w:rPrChange>
                    </w:rPr>
                  </w:pPr>
                  <w:ins w:id="3833" w:author="James, Christin (DCYF)" w:date="2026-07-01T15:03:00Z" w16du:dateUtc="2026-07-01T22:03:00Z">
                    <w:r w:rsidRPr="00971ACE">
                      <w:rPr>
                        <w:sz w:val="16"/>
                        <w:szCs w:val="16"/>
                        <w:rPrChange w:id="3834" w:author="James, Christin (DCYF)" w:date="2026-07-01T15:09:00Z" w16du:dateUtc="2026-07-01T22:09:00Z">
                          <w:rPr>
                            <w:sz w:val="14"/>
                            <w:szCs w:val="14"/>
                          </w:rPr>
                        </w:rPrChange>
                      </w:rPr>
                      <w:t>W</w:t>
                    </w:r>
                  </w:ins>
                </w:p>
              </w:tc>
              <w:tc>
                <w:tcPr>
                  <w:tcW w:w="366" w:type="dxa"/>
                  <w:shd w:val="clear" w:color="auto" w:fill="DAEEF3" w:themeFill="accent5" w:themeFillTint="33"/>
                </w:tcPr>
                <w:p w14:paraId="10848D7B" w14:textId="77777777" w:rsidR="009E06BF" w:rsidRPr="00971ACE" w:rsidRDefault="009E06BF">
                  <w:pPr>
                    <w:rPr>
                      <w:ins w:id="3835" w:author="James, Christin (DCYF)" w:date="2026-07-01T15:03:00Z" w16du:dateUtc="2026-07-01T22:03:00Z"/>
                      <w:sz w:val="16"/>
                      <w:szCs w:val="16"/>
                      <w:rPrChange w:id="3836" w:author="James, Christin (DCYF)" w:date="2026-07-01T15:09:00Z" w16du:dateUtc="2026-07-01T22:09:00Z">
                        <w:rPr>
                          <w:ins w:id="3837" w:author="James, Christin (DCYF)" w:date="2026-07-01T15:03:00Z" w16du:dateUtc="2026-07-01T22:03:00Z"/>
                          <w:sz w:val="14"/>
                          <w:szCs w:val="14"/>
                        </w:rPr>
                      </w:rPrChange>
                    </w:rPr>
                  </w:pPr>
                  <w:ins w:id="3838" w:author="James, Christin (DCYF)" w:date="2026-07-01T15:03:00Z" w16du:dateUtc="2026-07-01T22:03:00Z">
                    <w:r w:rsidRPr="00971ACE">
                      <w:rPr>
                        <w:sz w:val="16"/>
                        <w:szCs w:val="16"/>
                        <w:rPrChange w:id="3839" w:author="James, Christin (DCYF)" w:date="2026-07-01T15:09:00Z" w16du:dateUtc="2026-07-01T22:09:00Z">
                          <w:rPr>
                            <w:sz w:val="14"/>
                            <w:szCs w:val="14"/>
                          </w:rPr>
                        </w:rPrChange>
                      </w:rPr>
                      <w:t>T</w:t>
                    </w:r>
                  </w:ins>
                </w:p>
              </w:tc>
              <w:tc>
                <w:tcPr>
                  <w:tcW w:w="366" w:type="dxa"/>
                  <w:shd w:val="clear" w:color="auto" w:fill="DAEEF3" w:themeFill="accent5" w:themeFillTint="33"/>
                </w:tcPr>
                <w:p w14:paraId="48346892" w14:textId="77777777" w:rsidR="009E06BF" w:rsidRPr="00971ACE" w:rsidRDefault="009E06BF">
                  <w:pPr>
                    <w:rPr>
                      <w:ins w:id="3840" w:author="James, Christin (DCYF)" w:date="2026-07-01T15:03:00Z" w16du:dateUtc="2026-07-01T22:03:00Z"/>
                      <w:sz w:val="16"/>
                      <w:szCs w:val="16"/>
                      <w:rPrChange w:id="3841" w:author="James, Christin (DCYF)" w:date="2026-07-01T15:09:00Z" w16du:dateUtc="2026-07-01T22:09:00Z">
                        <w:rPr>
                          <w:ins w:id="3842" w:author="James, Christin (DCYF)" w:date="2026-07-01T15:03:00Z" w16du:dateUtc="2026-07-01T22:03:00Z"/>
                          <w:sz w:val="14"/>
                          <w:szCs w:val="14"/>
                        </w:rPr>
                      </w:rPrChange>
                    </w:rPr>
                  </w:pPr>
                  <w:ins w:id="3843" w:author="James, Christin (DCYF)" w:date="2026-07-01T15:03:00Z" w16du:dateUtc="2026-07-01T22:03:00Z">
                    <w:r w:rsidRPr="00971ACE">
                      <w:rPr>
                        <w:sz w:val="16"/>
                        <w:szCs w:val="16"/>
                        <w:rPrChange w:id="3844" w:author="James, Christin (DCYF)" w:date="2026-07-01T15:09:00Z" w16du:dateUtc="2026-07-01T22:09:00Z">
                          <w:rPr>
                            <w:sz w:val="14"/>
                            <w:szCs w:val="14"/>
                          </w:rPr>
                        </w:rPrChange>
                      </w:rPr>
                      <w:t>F</w:t>
                    </w:r>
                  </w:ins>
                </w:p>
              </w:tc>
              <w:tc>
                <w:tcPr>
                  <w:tcW w:w="366" w:type="dxa"/>
                  <w:shd w:val="clear" w:color="auto" w:fill="DAEEF3" w:themeFill="accent5" w:themeFillTint="33"/>
                </w:tcPr>
                <w:p w14:paraId="1D9C8E6B" w14:textId="77777777" w:rsidR="009E06BF" w:rsidRPr="00971ACE" w:rsidRDefault="009E06BF">
                  <w:pPr>
                    <w:rPr>
                      <w:ins w:id="3845" w:author="James, Christin (DCYF)" w:date="2026-07-01T15:03:00Z" w16du:dateUtc="2026-07-01T22:03:00Z"/>
                      <w:sz w:val="16"/>
                      <w:szCs w:val="16"/>
                      <w:rPrChange w:id="3846" w:author="James, Christin (DCYF)" w:date="2026-07-01T15:09:00Z" w16du:dateUtc="2026-07-01T22:09:00Z">
                        <w:rPr>
                          <w:ins w:id="3847" w:author="James, Christin (DCYF)" w:date="2026-07-01T15:03:00Z" w16du:dateUtc="2026-07-01T22:03:00Z"/>
                          <w:sz w:val="14"/>
                          <w:szCs w:val="14"/>
                        </w:rPr>
                      </w:rPrChange>
                    </w:rPr>
                  </w:pPr>
                  <w:ins w:id="3848" w:author="James, Christin (DCYF)" w:date="2026-07-01T15:03:00Z" w16du:dateUtc="2026-07-01T22:03:00Z">
                    <w:r w:rsidRPr="00971ACE">
                      <w:rPr>
                        <w:sz w:val="16"/>
                        <w:szCs w:val="16"/>
                        <w:rPrChange w:id="3849" w:author="James, Christin (DCYF)" w:date="2026-07-01T15:09:00Z" w16du:dateUtc="2026-07-01T22:09:00Z">
                          <w:rPr>
                            <w:sz w:val="14"/>
                            <w:szCs w:val="14"/>
                          </w:rPr>
                        </w:rPrChange>
                      </w:rPr>
                      <w:t>S</w:t>
                    </w:r>
                  </w:ins>
                </w:p>
              </w:tc>
            </w:tr>
            <w:tr w:rsidR="009E06BF" w:rsidRPr="00971ACE" w14:paraId="04E3D5C2" w14:textId="77777777" w:rsidTr="70006B5F">
              <w:trPr>
                <w:ins w:id="3850" w:author="James, Christin (DCYF)" w:date="2026-07-01T15:03:00Z"/>
              </w:trPr>
              <w:tc>
                <w:tcPr>
                  <w:tcW w:w="366" w:type="dxa"/>
                </w:tcPr>
                <w:p w14:paraId="03921FB3" w14:textId="77777777" w:rsidR="009E06BF" w:rsidRPr="00971ACE" w:rsidRDefault="009E06BF">
                  <w:pPr>
                    <w:rPr>
                      <w:ins w:id="3851" w:author="James, Christin (DCYF)" w:date="2026-07-01T15:03:00Z" w16du:dateUtc="2026-07-01T22:03:00Z"/>
                      <w:sz w:val="16"/>
                      <w:szCs w:val="16"/>
                      <w:rPrChange w:id="3852" w:author="James, Christin (DCYF)" w:date="2026-07-01T15:09:00Z" w16du:dateUtc="2026-07-01T22:09:00Z">
                        <w:rPr>
                          <w:ins w:id="3853" w:author="James, Christin (DCYF)" w:date="2026-07-01T15:03:00Z" w16du:dateUtc="2026-07-01T22:03:00Z"/>
                          <w:sz w:val="14"/>
                          <w:szCs w:val="14"/>
                        </w:rPr>
                      </w:rPrChange>
                    </w:rPr>
                  </w:pPr>
                  <w:ins w:id="3854" w:author="James, Christin (DCYF)" w:date="2026-07-01T15:03:00Z" w16du:dateUtc="2026-07-01T22:03:00Z">
                    <w:r w:rsidRPr="00971ACE">
                      <w:rPr>
                        <w:sz w:val="16"/>
                        <w:szCs w:val="16"/>
                        <w:rPrChange w:id="3855" w:author="James, Christin (DCYF)" w:date="2026-07-01T15:09:00Z" w16du:dateUtc="2026-07-01T22:09:00Z">
                          <w:rPr>
                            <w:sz w:val="14"/>
                            <w:szCs w:val="14"/>
                          </w:rPr>
                        </w:rPrChange>
                      </w:rPr>
                      <w:t>1</w:t>
                    </w:r>
                  </w:ins>
                </w:p>
              </w:tc>
              <w:tc>
                <w:tcPr>
                  <w:tcW w:w="366" w:type="dxa"/>
                </w:tcPr>
                <w:p w14:paraId="17D6D139" w14:textId="77777777" w:rsidR="009E06BF" w:rsidRPr="00971ACE" w:rsidRDefault="009E06BF">
                  <w:pPr>
                    <w:rPr>
                      <w:ins w:id="3856" w:author="James, Christin (DCYF)" w:date="2026-07-01T15:03:00Z" w16du:dateUtc="2026-07-01T22:03:00Z"/>
                      <w:sz w:val="16"/>
                      <w:szCs w:val="16"/>
                      <w:rPrChange w:id="3857" w:author="James, Christin (DCYF)" w:date="2026-07-01T15:09:00Z" w16du:dateUtc="2026-07-01T22:09:00Z">
                        <w:rPr>
                          <w:ins w:id="3858" w:author="James, Christin (DCYF)" w:date="2026-07-01T15:03:00Z" w16du:dateUtc="2026-07-01T22:03:00Z"/>
                          <w:sz w:val="14"/>
                          <w:szCs w:val="14"/>
                        </w:rPr>
                      </w:rPrChange>
                    </w:rPr>
                  </w:pPr>
                  <w:ins w:id="3859" w:author="James, Christin (DCYF)" w:date="2026-07-01T15:03:00Z" w16du:dateUtc="2026-07-01T22:03:00Z">
                    <w:r w:rsidRPr="00971ACE">
                      <w:rPr>
                        <w:sz w:val="16"/>
                        <w:szCs w:val="16"/>
                        <w:rPrChange w:id="3860" w:author="James, Christin (DCYF)" w:date="2026-07-01T15:09:00Z" w16du:dateUtc="2026-07-01T22:09:00Z">
                          <w:rPr>
                            <w:sz w:val="14"/>
                            <w:szCs w:val="14"/>
                          </w:rPr>
                        </w:rPrChange>
                      </w:rPr>
                      <w:t>2</w:t>
                    </w:r>
                  </w:ins>
                </w:p>
              </w:tc>
              <w:tc>
                <w:tcPr>
                  <w:tcW w:w="366" w:type="dxa"/>
                </w:tcPr>
                <w:p w14:paraId="27253E37" w14:textId="77777777" w:rsidR="009E06BF" w:rsidRPr="00971ACE" w:rsidRDefault="009E06BF">
                  <w:pPr>
                    <w:rPr>
                      <w:ins w:id="3861" w:author="James, Christin (DCYF)" w:date="2026-07-01T15:03:00Z" w16du:dateUtc="2026-07-01T22:03:00Z"/>
                      <w:sz w:val="16"/>
                      <w:szCs w:val="16"/>
                      <w:rPrChange w:id="3862" w:author="James, Christin (DCYF)" w:date="2026-07-01T15:09:00Z" w16du:dateUtc="2026-07-01T22:09:00Z">
                        <w:rPr>
                          <w:ins w:id="3863" w:author="James, Christin (DCYF)" w:date="2026-07-01T15:03:00Z" w16du:dateUtc="2026-07-01T22:03:00Z"/>
                          <w:sz w:val="14"/>
                          <w:szCs w:val="14"/>
                        </w:rPr>
                      </w:rPrChange>
                    </w:rPr>
                  </w:pPr>
                  <w:ins w:id="3864" w:author="James, Christin (DCYF)" w:date="2026-07-01T15:03:00Z" w16du:dateUtc="2026-07-01T22:03:00Z">
                    <w:r w:rsidRPr="00971ACE">
                      <w:rPr>
                        <w:sz w:val="16"/>
                        <w:szCs w:val="16"/>
                        <w:rPrChange w:id="3865" w:author="James, Christin (DCYF)" w:date="2026-07-01T15:09:00Z" w16du:dateUtc="2026-07-01T22:09:00Z">
                          <w:rPr>
                            <w:sz w:val="14"/>
                            <w:szCs w:val="14"/>
                          </w:rPr>
                        </w:rPrChange>
                      </w:rPr>
                      <w:t>3</w:t>
                    </w:r>
                  </w:ins>
                </w:p>
              </w:tc>
              <w:tc>
                <w:tcPr>
                  <w:tcW w:w="366" w:type="dxa"/>
                </w:tcPr>
                <w:p w14:paraId="5AD09AE5" w14:textId="77777777" w:rsidR="009E06BF" w:rsidRPr="00971ACE" w:rsidRDefault="009E06BF">
                  <w:pPr>
                    <w:rPr>
                      <w:ins w:id="3866" w:author="James, Christin (DCYF)" w:date="2026-07-01T15:03:00Z" w16du:dateUtc="2026-07-01T22:03:00Z"/>
                      <w:sz w:val="16"/>
                      <w:szCs w:val="16"/>
                      <w:rPrChange w:id="3867" w:author="James, Christin (DCYF)" w:date="2026-07-01T15:09:00Z" w16du:dateUtc="2026-07-01T22:09:00Z">
                        <w:rPr>
                          <w:ins w:id="3868" w:author="James, Christin (DCYF)" w:date="2026-07-01T15:03:00Z" w16du:dateUtc="2026-07-01T22:03:00Z"/>
                          <w:sz w:val="14"/>
                          <w:szCs w:val="14"/>
                        </w:rPr>
                      </w:rPrChange>
                    </w:rPr>
                  </w:pPr>
                  <w:ins w:id="3869" w:author="James, Christin (DCYF)" w:date="2026-07-01T15:03:00Z" w16du:dateUtc="2026-07-01T22:03:00Z">
                    <w:r w:rsidRPr="00971ACE">
                      <w:rPr>
                        <w:sz w:val="16"/>
                        <w:szCs w:val="16"/>
                        <w:rPrChange w:id="3870" w:author="James, Christin (DCYF)" w:date="2026-07-01T15:09:00Z" w16du:dateUtc="2026-07-01T22:09:00Z">
                          <w:rPr>
                            <w:sz w:val="14"/>
                            <w:szCs w:val="14"/>
                          </w:rPr>
                        </w:rPrChange>
                      </w:rPr>
                      <w:t>4</w:t>
                    </w:r>
                  </w:ins>
                </w:p>
              </w:tc>
              <w:tc>
                <w:tcPr>
                  <w:tcW w:w="366" w:type="dxa"/>
                </w:tcPr>
                <w:p w14:paraId="0FD33802" w14:textId="77777777" w:rsidR="009E06BF" w:rsidRPr="00971ACE" w:rsidRDefault="009E06BF">
                  <w:pPr>
                    <w:rPr>
                      <w:ins w:id="3871" w:author="James, Christin (DCYF)" w:date="2026-07-01T15:03:00Z" w16du:dateUtc="2026-07-01T22:03:00Z"/>
                      <w:sz w:val="16"/>
                      <w:szCs w:val="16"/>
                      <w:rPrChange w:id="3872" w:author="James, Christin (DCYF)" w:date="2026-07-01T15:09:00Z" w16du:dateUtc="2026-07-01T22:09:00Z">
                        <w:rPr>
                          <w:ins w:id="3873" w:author="James, Christin (DCYF)" w:date="2026-07-01T15:03:00Z" w16du:dateUtc="2026-07-01T22:03:00Z"/>
                          <w:sz w:val="14"/>
                          <w:szCs w:val="14"/>
                        </w:rPr>
                      </w:rPrChange>
                    </w:rPr>
                  </w:pPr>
                  <w:ins w:id="3874" w:author="James, Christin (DCYF)" w:date="2026-07-01T15:03:00Z" w16du:dateUtc="2026-07-01T22:03:00Z">
                    <w:r w:rsidRPr="00971ACE">
                      <w:rPr>
                        <w:sz w:val="16"/>
                        <w:szCs w:val="16"/>
                        <w:rPrChange w:id="3875" w:author="James, Christin (DCYF)" w:date="2026-07-01T15:09:00Z" w16du:dateUtc="2026-07-01T22:09:00Z">
                          <w:rPr>
                            <w:sz w:val="14"/>
                            <w:szCs w:val="14"/>
                          </w:rPr>
                        </w:rPrChange>
                      </w:rPr>
                      <w:t>5</w:t>
                    </w:r>
                  </w:ins>
                </w:p>
              </w:tc>
              <w:tc>
                <w:tcPr>
                  <w:tcW w:w="366" w:type="dxa"/>
                </w:tcPr>
                <w:p w14:paraId="35185F06" w14:textId="77777777" w:rsidR="009E06BF" w:rsidRPr="00971ACE" w:rsidRDefault="009E06BF">
                  <w:pPr>
                    <w:rPr>
                      <w:ins w:id="3876" w:author="James, Christin (DCYF)" w:date="2026-07-01T15:03:00Z" w16du:dateUtc="2026-07-01T22:03:00Z"/>
                      <w:sz w:val="16"/>
                      <w:szCs w:val="16"/>
                      <w:rPrChange w:id="3877" w:author="James, Christin (DCYF)" w:date="2026-07-01T15:09:00Z" w16du:dateUtc="2026-07-01T22:09:00Z">
                        <w:rPr>
                          <w:ins w:id="3878" w:author="James, Christin (DCYF)" w:date="2026-07-01T15:03:00Z" w16du:dateUtc="2026-07-01T22:03:00Z"/>
                          <w:sz w:val="14"/>
                          <w:szCs w:val="14"/>
                        </w:rPr>
                      </w:rPrChange>
                    </w:rPr>
                  </w:pPr>
                  <w:ins w:id="3879" w:author="James, Christin (DCYF)" w:date="2026-07-01T15:03:00Z" w16du:dateUtc="2026-07-01T22:03:00Z">
                    <w:r w:rsidRPr="00971ACE">
                      <w:rPr>
                        <w:sz w:val="16"/>
                        <w:szCs w:val="16"/>
                        <w:rPrChange w:id="3880" w:author="James, Christin (DCYF)" w:date="2026-07-01T15:09:00Z" w16du:dateUtc="2026-07-01T22:09:00Z">
                          <w:rPr>
                            <w:sz w:val="14"/>
                            <w:szCs w:val="14"/>
                          </w:rPr>
                        </w:rPrChange>
                      </w:rPr>
                      <w:t>6</w:t>
                    </w:r>
                  </w:ins>
                </w:p>
              </w:tc>
              <w:tc>
                <w:tcPr>
                  <w:tcW w:w="366" w:type="dxa"/>
                </w:tcPr>
                <w:p w14:paraId="030228CC" w14:textId="77777777" w:rsidR="009E06BF" w:rsidRPr="00971ACE" w:rsidRDefault="009E06BF">
                  <w:pPr>
                    <w:rPr>
                      <w:ins w:id="3881" w:author="James, Christin (DCYF)" w:date="2026-07-01T15:03:00Z" w16du:dateUtc="2026-07-01T22:03:00Z"/>
                      <w:sz w:val="16"/>
                      <w:szCs w:val="16"/>
                      <w:rPrChange w:id="3882" w:author="James, Christin (DCYF)" w:date="2026-07-01T15:09:00Z" w16du:dateUtc="2026-07-01T22:09:00Z">
                        <w:rPr>
                          <w:ins w:id="3883" w:author="James, Christin (DCYF)" w:date="2026-07-01T15:03:00Z" w16du:dateUtc="2026-07-01T22:03:00Z"/>
                          <w:sz w:val="14"/>
                          <w:szCs w:val="14"/>
                        </w:rPr>
                      </w:rPrChange>
                    </w:rPr>
                  </w:pPr>
                  <w:ins w:id="3884" w:author="James, Christin (DCYF)" w:date="2026-07-01T15:03:00Z" w16du:dateUtc="2026-07-01T22:03:00Z">
                    <w:r w:rsidRPr="00971ACE">
                      <w:rPr>
                        <w:sz w:val="16"/>
                        <w:szCs w:val="16"/>
                        <w:rPrChange w:id="3885" w:author="James, Christin (DCYF)" w:date="2026-07-01T15:09:00Z" w16du:dateUtc="2026-07-01T22:09:00Z">
                          <w:rPr>
                            <w:sz w:val="14"/>
                            <w:szCs w:val="14"/>
                          </w:rPr>
                        </w:rPrChange>
                      </w:rPr>
                      <w:t>7</w:t>
                    </w:r>
                  </w:ins>
                </w:p>
              </w:tc>
            </w:tr>
            <w:tr w:rsidR="009E06BF" w:rsidRPr="00971ACE" w14:paraId="6B5FEF62" w14:textId="77777777" w:rsidTr="70006B5F">
              <w:trPr>
                <w:ins w:id="3886" w:author="James, Christin (DCYF)" w:date="2026-07-01T15:03:00Z"/>
              </w:trPr>
              <w:tc>
                <w:tcPr>
                  <w:tcW w:w="366" w:type="dxa"/>
                </w:tcPr>
                <w:p w14:paraId="338C1712" w14:textId="77777777" w:rsidR="009E06BF" w:rsidRPr="00971ACE" w:rsidRDefault="009E06BF">
                  <w:pPr>
                    <w:rPr>
                      <w:ins w:id="3887" w:author="James, Christin (DCYF)" w:date="2026-07-01T15:03:00Z" w16du:dateUtc="2026-07-01T22:03:00Z"/>
                      <w:sz w:val="16"/>
                      <w:szCs w:val="16"/>
                      <w:rPrChange w:id="3888" w:author="James, Christin (DCYF)" w:date="2026-07-01T15:09:00Z" w16du:dateUtc="2026-07-01T22:09:00Z">
                        <w:rPr>
                          <w:ins w:id="3889" w:author="James, Christin (DCYF)" w:date="2026-07-01T15:03:00Z" w16du:dateUtc="2026-07-01T22:03:00Z"/>
                          <w:sz w:val="14"/>
                          <w:szCs w:val="14"/>
                        </w:rPr>
                      </w:rPrChange>
                    </w:rPr>
                  </w:pPr>
                  <w:ins w:id="3890" w:author="James, Christin (DCYF)" w:date="2026-07-01T15:03:00Z" w16du:dateUtc="2026-07-01T22:03:00Z">
                    <w:r w:rsidRPr="00971ACE">
                      <w:rPr>
                        <w:sz w:val="16"/>
                        <w:szCs w:val="16"/>
                        <w:rPrChange w:id="3891" w:author="James, Christin (DCYF)" w:date="2026-07-01T15:09:00Z" w16du:dateUtc="2026-07-01T22:09:00Z">
                          <w:rPr>
                            <w:sz w:val="14"/>
                            <w:szCs w:val="14"/>
                          </w:rPr>
                        </w:rPrChange>
                      </w:rPr>
                      <w:t>8</w:t>
                    </w:r>
                  </w:ins>
                </w:p>
              </w:tc>
              <w:tc>
                <w:tcPr>
                  <w:tcW w:w="366" w:type="dxa"/>
                </w:tcPr>
                <w:p w14:paraId="205DE2BA" w14:textId="77777777" w:rsidR="009E06BF" w:rsidRPr="00971ACE" w:rsidRDefault="009E06BF">
                  <w:pPr>
                    <w:rPr>
                      <w:ins w:id="3892" w:author="James, Christin (DCYF)" w:date="2026-07-01T15:03:00Z" w16du:dateUtc="2026-07-01T22:03:00Z"/>
                      <w:sz w:val="16"/>
                      <w:szCs w:val="16"/>
                      <w:rPrChange w:id="3893" w:author="James, Christin (DCYF)" w:date="2026-07-01T15:09:00Z" w16du:dateUtc="2026-07-01T22:09:00Z">
                        <w:rPr>
                          <w:ins w:id="3894" w:author="James, Christin (DCYF)" w:date="2026-07-01T15:03:00Z" w16du:dateUtc="2026-07-01T22:03:00Z"/>
                          <w:sz w:val="14"/>
                          <w:szCs w:val="14"/>
                        </w:rPr>
                      </w:rPrChange>
                    </w:rPr>
                  </w:pPr>
                  <w:ins w:id="3895" w:author="James, Christin (DCYF)" w:date="2026-07-01T15:03:00Z" w16du:dateUtc="2026-07-01T22:03:00Z">
                    <w:r w:rsidRPr="00971ACE">
                      <w:rPr>
                        <w:sz w:val="16"/>
                        <w:szCs w:val="16"/>
                        <w:rPrChange w:id="3896" w:author="James, Christin (DCYF)" w:date="2026-07-01T15:09:00Z" w16du:dateUtc="2026-07-01T22:09:00Z">
                          <w:rPr>
                            <w:sz w:val="14"/>
                            <w:szCs w:val="14"/>
                          </w:rPr>
                        </w:rPrChange>
                      </w:rPr>
                      <w:t>9</w:t>
                    </w:r>
                  </w:ins>
                </w:p>
              </w:tc>
              <w:tc>
                <w:tcPr>
                  <w:tcW w:w="366" w:type="dxa"/>
                </w:tcPr>
                <w:p w14:paraId="4CCFB1F4" w14:textId="77777777" w:rsidR="009E06BF" w:rsidRPr="00971ACE" w:rsidRDefault="009E06BF">
                  <w:pPr>
                    <w:rPr>
                      <w:ins w:id="3897" w:author="James, Christin (DCYF)" w:date="2026-07-01T15:03:00Z" w16du:dateUtc="2026-07-01T22:03:00Z"/>
                      <w:sz w:val="16"/>
                      <w:szCs w:val="16"/>
                      <w:rPrChange w:id="3898" w:author="James, Christin (DCYF)" w:date="2026-07-01T15:09:00Z" w16du:dateUtc="2026-07-01T22:09:00Z">
                        <w:rPr>
                          <w:ins w:id="3899" w:author="James, Christin (DCYF)" w:date="2026-07-01T15:03:00Z" w16du:dateUtc="2026-07-01T22:03:00Z"/>
                          <w:sz w:val="14"/>
                          <w:szCs w:val="14"/>
                        </w:rPr>
                      </w:rPrChange>
                    </w:rPr>
                  </w:pPr>
                  <w:ins w:id="3900" w:author="James, Christin (DCYF)" w:date="2026-07-01T15:03:00Z" w16du:dateUtc="2026-07-01T22:03:00Z">
                    <w:r w:rsidRPr="00971ACE">
                      <w:rPr>
                        <w:sz w:val="16"/>
                        <w:szCs w:val="16"/>
                        <w:rPrChange w:id="3901" w:author="James, Christin (DCYF)" w:date="2026-07-01T15:09:00Z" w16du:dateUtc="2026-07-01T22:09:00Z">
                          <w:rPr>
                            <w:sz w:val="14"/>
                            <w:szCs w:val="14"/>
                          </w:rPr>
                        </w:rPrChange>
                      </w:rPr>
                      <w:t>10</w:t>
                    </w:r>
                  </w:ins>
                </w:p>
              </w:tc>
              <w:tc>
                <w:tcPr>
                  <w:tcW w:w="366" w:type="dxa"/>
                </w:tcPr>
                <w:p w14:paraId="56EABE8F" w14:textId="77777777" w:rsidR="009E06BF" w:rsidRPr="00971ACE" w:rsidRDefault="009E06BF">
                  <w:pPr>
                    <w:rPr>
                      <w:ins w:id="3902" w:author="James, Christin (DCYF)" w:date="2026-07-01T15:03:00Z" w16du:dateUtc="2026-07-01T22:03:00Z"/>
                      <w:sz w:val="16"/>
                      <w:szCs w:val="16"/>
                      <w:rPrChange w:id="3903" w:author="James, Christin (DCYF)" w:date="2026-07-01T15:09:00Z" w16du:dateUtc="2026-07-01T22:09:00Z">
                        <w:rPr>
                          <w:ins w:id="3904" w:author="James, Christin (DCYF)" w:date="2026-07-01T15:03:00Z" w16du:dateUtc="2026-07-01T22:03:00Z"/>
                          <w:sz w:val="14"/>
                          <w:szCs w:val="14"/>
                        </w:rPr>
                      </w:rPrChange>
                    </w:rPr>
                  </w:pPr>
                  <w:ins w:id="3905" w:author="James, Christin (DCYF)" w:date="2026-07-01T15:03:00Z" w16du:dateUtc="2026-07-01T22:03:00Z">
                    <w:r w:rsidRPr="00971ACE">
                      <w:rPr>
                        <w:sz w:val="16"/>
                        <w:szCs w:val="16"/>
                        <w:rPrChange w:id="3906" w:author="James, Christin (DCYF)" w:date="2026-07-01T15:09:00Z" w16du:dateUtc="2026-07-01T22:09:00Z">
                          <w:rPr>
                            <w:sz w:val="14"/>
                            <w:szCs w:val="14"/>
                          </w:rPr>
                        </w:rPrChange>
                      </w:rPr>
                      <w:t>11</w:t>
                    </w:r>
                  </w:ins>
                </w:p>
              </w:tc>
              <w:tc>
                <w:tcPr>
                  <w:tcW w:w="366" w:type="dxa"/>
                </w:tcPr>
                <w:p w14:paraId="069D5F1A" w14:textId="77777777" w:rsidR="009E06BF" w:rsidRPr="00971ACE" w:rsidRDefault="009E06BF">
                  <w:pPr>
                    <w:rPr>
                      <w:ins w:id="3907" w:author="James, Christin (DCYF)" w:date="2026-07-01T15:03:00Z" w16du:dateUtc="2026-07-01T22:03:00Z"/>
                      <w:sz w:val="16"/>
                      <w:szCs w:val="16"/>
                      <w:rPrChange w:id="3908" w:author="James, Christin (DCYF)" w:date="2026-07-01T15:09:00Z" w16du:dateUtc="2026-07-01T22:09:00Z">
                        <w:rPr>
                          <w:ins w:id="3909" w:author="James, Christin (DCYF)" w:date="2026-07-01T15:03:00Z" w16du:dateUtc="2026-07-01T22:03:00Z"/>
                          <w:sz w:val="14"/>
                          <w:szCs w:val="14"/>
                        </w:rPr>
                      </w:rPrChange>
                    </w:rPr>
                  </w:pPr>
                  <w:ins w:id="3910" w:author="James, Christin (DCYF)" w:date="2026-07-01T15:03:00Z" w16du:dateUtc="2026-07-01T22:03:00Z">
                    <w:r w:rsidRPr="00971ACE">
                      <w:rPr>
                        <w:sz w:val="16"/>
                        <w:szCs w:val="16"/>
                        <w:rPrChange w:id="3911" w:author="James, Christin (DCYF)" w:date="2026-07-01T15:09:00Z" w16du:dateUtc="2026-07-01T22:09:00Z">
                          <w:rPr>
                            <w:sz w:val="14"/>
                            <w:szCs w:val="14"/>
                          </w:rPr>
                        </w:rPrChange>
                      </w:rPr>
                      <w:t>12</w:t>
                    </w:r>
                  </w:ins>
                </w:p>
              </w:tc>
              <w:tc>
                <w:tcPr>
                  <w:tcW w:w="366" w:type="dxa"/>
                </w:tcPr>
                <w:p w14:paraId="5E56122E" w14:textId="77777777" w:rsidR="009E06BF" w:rsidRPr="00971ACE" w:rsidRDefault="009E06BF">
                  <w:pPr>
                    <w:rPr>
                      <w:ins w:id="3912" w:author="James, Christin (DCYF)" w:date="2026-07-01T15:03:00Z" w16du:dateUtc="2026-07-01T22:03:00Z"/>
                      <w:sz w:val="16"/>
                      <w:szCs w:val="16"/>
                      <w:rPrChange w:id="3913" w:author="James, Christin (DCYF)" w:date="2026-07-01T15:09:00Z" w16du:dateUtc="2026-07-01T22:09:00Z">
                        <w:rPr>
                          <w:ins w:id="3914" w:author="James, Christin (DCYF)" w:date="2026-07-01T15:03:00Z" w16du:dateUtc="2026-07-01T22:03:00Z"/>
                          <w:sz w:val="14"/>
                          <w:szCs w:val="14"/>
                        </w:rPr>
                      </w:rPrChange>
                    </w:rPr>
                  </w:pPr>
                  <w:ins w:id="3915" w:author="James, Christin (DCYF)" w:date="2026-07-01T15:03:00Z" w16du:dateUtc="2026-07-01T22:03:00Z">
                    <w:r w:rsidRPr="00971ACE">
                      <w:rPr>
                        <w:sz w:val="16"/>
                        <w:szCs w:val="16"/>
                        <w:rPrChange w:id="3916" w:author="James, Christin (DCYF)" w:date="2026-07-01T15:09:00Z" w16du:dateUtc="2026-07-01T22:09:00Z">
                          <w:rPr>
                            <w:sz w:val="14"/>
                            <w:szCs w:val="14"/>
                          </w:rPr>
                        </w:rPrChange>
                      </w:rPr>
                      <w:t>13</w:t>
                    </w:r>
                  </w:ins>
                </w:p>
              </w:tc>
              <w:tc>
                <w:tcPr>
                  <w:tcW w:w="366" w:type="dxa"/>
                </w:tcPr>
                <w:p w14:paraId="27044F38" w14:textId="77777777" w:rsidR="009E06BF" w:rsidRPr="00971ACE" w:rsidRDefault="009E06BF">
                  <w:pPr>
                    <w:rPr>
                      <w:ins w:id="3917" w:author="James, Christin (DCYF)" w:date="2026-07-01T15:03:00Z" w16du:dateUtc="2026-07-01T22:03:00Z"/>
                      <w:sz w:val="16"/>
                      <w:szCs w:val="16"/>
                      <w:rPrChange w:id="3918" w:author="James, Christin (DCYF)" w:date="2026-07-01T15:09:00Z" w16du:dateUtc="2026-07-01T22:09:00Z">
                        <w:rPr>
                          <w:ins w:id="3919" w:author="James, Christin (DCYF)" w:date="2026-07-01T15:03:00Z" w16du:dateUtc="2026-07-01T22:03:00Z"/>
                          <w:sz w:val="14"/>
                          <w:szCs w:val="14"/>
                        </w:rPr>
                      </w:rPrChange>
                    </w:rPr>
                  </w:pPr>
                  <w:ins w:id="3920" w:author="James, Christin (DCYF)" w:date="2026-07-01T15:03:00Z" w16du:dateUtc="2026-07-01T22:03:00Z">
                    <w:r w:rsidRPr="00971ACE">
                      <w:rPr>
                        <w:sz w:val="16"/>
                        <w:szCs w:val="16"/>
                        <w:rPrChange w:id="3921" w:author="James, Christin (DCYF)" w:date="2026-07-01T15:09:00Z" w16du:dateUtc="2026-07-01T22:09:00Z">
                          <w:rPr>
                            <w:sz w:val="14"/>
                            <w:szCs w:val="14"/>
                          </w:rPr>
                        </w:rPrChange>
                      </w:rPr>
                      <w:t>14</w:t>
                    </w:r>
                  </w:ins>
                </w:p>
              </w:tc>
            </w:tr>
            <w:tr w:rsidR="009E06BF" w:rsidRPr="00971ACE" w14:paraId="2DEDBEE2" w14:textId="77777777" w:rsidTr="70006B5F">
              <w:trPr>
                <w:ins w:id="3922" w:author="James, Christin (DCYF)" w:date="2026-07-01T15:03:00Z"/>
              </w:trPr>
              <w:tc>
                <w:tcPr>
                  <w:tcW w:w="366" w:type="dxa"/>
                </w:tcPr>
                <w:p w14:paraId="5A6F6CD9" w14:textId="77777777" w:rsidR="009E06BF" w:rsidRPr="00971ACE" w:rsidRDefault="009E06BF">
                  <w:pPr>
                    <w:rPr>
                      <w:ins w:id="3923" w:author="James, Christin (DCYF)" w:date="2026-07-01T15:03:00Z" w16du:dateUtc="2026-07-01T22:03:00Z"/>
                      <w:sz w:val="16"/>
                      <w:szCs w:val="16"/>
                      <w:rPrChange w:id="3924" w:author="James, Christin (DCYF)" w:date="2026-07-01T15:09:00Z" w16du:dateUtc="2026-07-01T22:09:00Z">
                        <w:rPr>
                          <w:ins w:id="3925" w:author="James, Christin (DCYF)" w:date="2026-07-01T15:03:00Z" w16du:dateUtc="2026-07-01T22:03:00Z"/>
                          <w:sz w:val="14"/>
                          <w:szCs w:val="14"/>
                        </w:rPr>
                      </w:rPrChange>
                    </w:rPr>
                  </w:pPr>
                  <w:ins w:id="3926" w:author="James, Christin (DCYF)" w:date="2026-07-01T15:03:00Z" w16du:dateUtc="2026-07-01T22:03:00Z">
                    <w:r w:rsidRPr="00971ACE">
                      <w:rPr>
                        <w:sz w:val="16"/>
                        <w:szCs w:val="16"/>
                        <w:rPrChange w:id="3927" w:author="James, Christin (DCYF)" w:date="2026-07-01T15:09:00Z" w16du:dateUtc="2026-07-01T22:09:00Z">
                          <w:rPr>
                            <w:sz w:val="14"/>
                            <w:szCs w:val="14"/>
                          </w:rPr>
                        </w:rPrChange>
                      </w:rPr>
                      <w:t>15</w:t>
                    </w:r>
                  </w:ins>
                </w:p>
              </w:tc>
              <w:tc>
                <w:tcPr>
                  <w:tcW w:w="366" w:type="dxa"/>
                </w:tcPr>
                <w:p w14:paraId="7FAFB08C" w14:textId="77777777" w:rsidR="009E06BF" w:rsidRPr="00971ACE" w:rsidRDefault="009E06BF">
                  <w:pPr>
                    <w:rPr>
                      <w:ins w:id="3928" w:author="James, Christin (DCYF)" w:date="2026-07-01T15:03:00Z" w16du:dateUtc="2026-07-01T22:03:00Z"/>
                      <w:sz w:val="16"/>
                      <w:szCs w:val="16"/>
                      <w:rPrChange w:id="3929" w:author="James, Christin (DCYF)" w:date="2026-07-01T15:09:00Z" w16du:dateUtc="2026-07-01T22:09:00Z">
                        <w:rPr>
                          <w:ins w:id="3930" w:author="James, Christin (DCYF)" w:date="2026-07-01T15:03:00Z" w16du:dateUtc="2026-07-01T22:03:00Z"/>
                          <w:sz w:val="14"/>
                          <w:szCs w:val="14"/>
                        </w:rPr>
                      </w:rPrChange>
                    </w:rPr>
                  </w:pPr>
                  <w:ins w:id="3931" w:author="James, Christin (DCYF)" w:date="2026-07-01T15:03:00Z" w16du:dateUtc="2026-07-01T22:03:00Z">
                    <w:r w:rsidRPr="00971ACE">
                      <w:rPr>
                        <w:sz w:val="16"/>
                        <w:szCs w:val="16"/>
                        <w:rPrChange w:id="3932" w:author="James, Christin (DCYF)" w:date="2026-07-01T15:09:00Z" w16du:dateUtc="2026-07-01T22:09:00Z">
                          <w:rPr>
                            <w:sz w:val="14"/>
                            <w:szCs w:val="14"/>
                          </w:rPr>
                        </w:rPrChange>
                      </w:rPr>
                      <w:t>16</w:t>
                    </w:r>
                  </w:ins>
                </w:p>
              </w:tc>
              <w:tc>
                <w:tcPr>
                  <w:tcW w:w="366" w:type="dxa"/>
                </w:tcPr>
                <w:p w14:paraId="1214E465" w14:textId="77777777" w:rsidR="009E06BF" w:rsidRPr="00971ACE" w:rsidRDefault="009E06BF">
                  <w:pPr>
                    <w:rPr>
                      <w:ins w:id="3933" w:author="James, Christin (DCYF)" w:date="2026-07-01T15:03:00Z" w16du:dateUtc="2026-07-01T22:03:00Z"/>
                      <w:sz w:val="16"/>
                      <w:szCs w:val="16"/>
                      <w:rPrChange w:id="3934" w:author="James, Christin (DCYF)" w:date="2026-07-01T15:09:00Z" w16du:dateUtc="2026-07-01T22:09:00Z">
                        <w:rPr>
                          <w:ins w:id="3935" w:author="James, Christin (DCYF)" w:date="2026-07-01T15:03:00Z" w16du:dateUtc="2026-07-01T22:03:00Z"/>
                          <w:sz w:val="14"/>
                          <w:szCs w:val="14"/>
                        </w:rPr>
                      </w:rPrChange>
                    </w:rPr>
                  </w:pPr>
                  <w:ins w:id="3936" w:author="James, Christin (DCYF)" w:date="2026-07-01T15:03:00Z" w16du:dateUtc="2026-07-01T22:03:00Z">
                    <w:r w:rsidRPr="00971ACE">
                      <w:rPr>
                        <w:sz w:val="16"/>
                        <w:szCs w:val="16"/>
                        <w:rPrChange w:id="3937" w:author="James, Christin (DCYF)" w:date="2026-07-01T15:09:00Z" w16du:dateUtc="2026-07-01T22:09:00Z">
                          <w:rPr>
                            <w:sz w:val="14"/>
                            <w:szCs w:val="14"/>
                          </w:rPr>
                        </w:rPrChange>
                      </w:rPr>
                      <w:t>17</w:t>
                    </w:r>
                  </w:ins>
                </w:p>
              </w:tc>
              <w:tc>
                <w:tcPr>
                  <w:tcW w:w="366" w:type="dxa"/>
                </w:tcPr>
                <w:p w14:paraId="468AC225" w14:textId="77777777" w:rsidR="009E06BF" w:rsidRPr="00971ACE" w:rsidRDefault="009E06BF">
                  <w:pPr>
                    <w:rPr>
                      <w:ins w:id="3938" w:author="James, Christin (DCYF)" w:date="2026-07-01T15:03:00Z" w16du:dateUtc="2026-07-01T22:03:00Z"/>
                      <w:sz w:val="16"/>
                      <w:szCs w:val="16"/>
                      <w:rPrChange w:id="3939" w:author="James, Christin (DCYF)" w:date="2026-07-01T15:09:00Z" w16du:dateUtc="2026-07-01T22:09:00Z">
                        <w:rPr>
                          <w:ins w:id="3940" w:author="James, Christin (DCYF)" w:date="2026-07-01T15:03:00Z" w16du:dateUtc="2026-07-01T22:03:00Z"/>
                          <w:sz w:val="14"/>
                          <w:szCs w:val="14"/>
                        </w:rPr>
                      </w:rPrChange>
                    </w:rPr>
                  </w:pPr>
                  <w:ins w:id="3941" w:author="James, Christin (DCYF)" w:date="2026-07-01T15:03:00Z" w16du:dateUtc="2026-07-01T22:03:00Z">
                    <w:r w:rsidRPr="00971ACE">
                      <w:rPr>
                        <w:sz w:val="16"/>
                        <w:szCs w:val="16"/>
                        <w:rPrChange w:id="3942" w:author="James, Christin (DCYF)" w:date="2026-07-01T15:09:00Z" w16du:dateUtc="2026-07-01T22:09:00Z">
                          <w:rPr>
                            <w:sz w:val="14"/>
                            <w:szCs w:val="14"/>
                          </w:rPr>
                        </w:rPrChange>
                      </w:rPr>
                      <w:t>18</w:t>
                    </w:r>
                  </w:ins>
                </w:p>
              </w:tc>
              <w:tc>
                <w:tcPr>
                  <w:tcW w:w="366" w:type="dxa"/>
                </w:tcPr>
                <w:p w14:paraId="5446DBE8" w14:textId="77777777" w:rsidR="009E06BF" w:rsidRPr="00971ACE" w:rsidRDefault="009E06BF">
                  <w:pPr>
                    <w:rPr>
                      <w:ins w:id="3943" w:author="James, Christin (DCYF)" w:date="2026-07-01T15:03:00Z" w16du:dateUtc="2026-07-01T22:03:00Z"/>
                      <w:sz w:val="16"/>
                      <w:szCs w:val="16"/>
                      <w:rPrChange w:id="3944" w:author="James, Christin (DCYF)" w:date="2026-07-01T15:09:00Z" w16du:dateUtc="2026-07-01T22:09:00Z">
                        <w:rPr>
                          <w:ins w:id="3945" w:author="James, Christin (DCYF)" w:date="2026-07-01T15:03:00Z" w16du:dateUtc="2026-07-01T22:03:00Z"/>
                          <w:sz w:val="14"/>
                          <w:szCs w:val="14"/>
                        </w:rPr>
                      </w:rPrChange>
                    </w:rPr>
                  </w:pPr>
                  <w:ins w:id="3946" w:author="James, Christin (DCYF)" w:date="2026-07-01T15:03:00Z" w16du:dateUtc="2026-07-01T22:03:00Z">
                    <w:r w:rsidRPr="00971ACE">
                      <w:rPr>
                        <w:sz w:val="16"/>
                        <w:szCs w:val="16"/>
                        <w:rPrChange w:id="3947" w:author="James, Christin (DCYF)" w:date="2026-07-01T15:09:00Z" w16du:dateUtc="2026-07-01T22:09:00Z">
                          <w:rPr>
                            <w:sz w:val="14"/>
                            <w:szCs w:val="14"/>
                          </w:rPr>
                        </w:rPrChange>
                      </w:rPr>
                      <w:t>19</w:t>
                    </w:r>
                  </w:ins>
                </w:p>
              </w:tc>
              <w:tc>
                <w:tcPr>
                  <w:tcW w:w="366" w:type="dxa"/>
                </w:tcPr>
                <w:p w14:paraId="3D6F44A6" w14:textId="77777777" w:rsidR="009E06BF" w:rsidRPr="00971ACE" w:rsidRDefault="009E06BF">
                  <w:pPr>
                    <w:rPr>
                      <w:ins w:id="3948" w:author="James, Christin (DCYF)" w:date="2026-07-01T15:03:00Z" w16du:dateUtc="2026-07-01T22:03:00Z"/>
                      <w:sz w:val="16"/>
                      <w:szCs w:val="16"/>
                      <w:rPrChange w:id="3949" w:author="James, Christin (DCYF)" w:date="2026-07-01T15:09:00Z" w16du:dateUtc="2026-07-01T22:09:00Z">
                        <w:rPr>
                          <w:ins w:id="3950" w:author="James, Christin (DCYF)" w:date="2026-07-01T15:03:00Z" w16du:dateUtc="2026-07-01T22:03:00Z"/>
                          <w:sz w:val="14"/>
                          <w:szCs w:val="14"/>
                        </w:rPr>
                      </w:rPrChange>
                    </w:rPr>
                  </w:pPr>
                  <w:ins w:id="3951" w:author="James, Christin (DCYF)" w:date="2026-07-01T15:03:00Z" w16du:dateUtc="2026-07-01T22:03:00Z">
                    <w:r w:rsidRPr="00971ACE">
                      <w:rPr>
                        <w:sz w:val="16"/>
                        <w:szCs w:val="16"/>
                        <w:rPrChange w:id="3952" w:author="James, Christin (DCYF)" w:date="2026-07-01T15:09:00Z" w16du:dateUtc="2026-07-01T22:09:00Z">
                          <w:rPr>
                            <w:sz w:val="14"/>
                            <w:szCs w:val="14"/>
                          </w:rPr>
                        </w:rPrChange>
                      </w:rPr>
                      <w:t>20</w:t>
                    </w:r>
                  </w:ins>
                </w:p>
              </w:tc>
              <w:tc>
                <w:tcPr>
                  <w:tcW w:w="366" w:type="dxa"/>
                </w:tcPr>
                <w:p w14:paraId="70A96753" w14:textId="77777777" w:rsidR="009E06BF" w:rsidRPr="00971ACE" w:rsidRDefault="009E06BF">
                  <w:pPr>
                    <w:rPr>
                      <w:ins w:id="3953" w:author="James, Christin (DCYF)" w:date="2026-07-01T15:03:00Z" w16du:dateUtc="2026-07-01T22:03:00Z"/>
                      <w:sz w:val="16"/>
                      <w:szCs w:val="16"/>
                      <w:rPrChange w:id="3954" w:author="James, Christin (DCYF)" w:date="2026-07-01T15:09:00Z" w16du:dateUtc="2026-07-01T22:09:00Z">
                        <w:rPr>
                          <w:ins w:id="3955" w:author="James, Christin (DCYF)" w:date="2026-07-01T15:03:00Z" w16du:dateUtc="2026-07-01T22:03:00Z"/>
                          <w:sz w:val="14"/>
                          <w:szCs w:val="14"/>
                        </w:rPr>
                      </w:rPrChange>
                    </w:rPr>
                  </w:pPr>
                  <w:ins w:id="3956" w:author="James, Christin (DCYF)" w:date="2026-07-01T15:03:00Z" w16du:dateUtc="2026-07-01T22:03:00Z">
                    <w:r w:rsidRPr="00971ACE">
                      <w:rPr>
                        <w:sz w:val="16"/>
                        <w:szCs w:val="16"/>
                        <w:rPrChange w:id="3957" w:author="James, Christin (DCYF)" w:date="2026-07-01T15:09:00Z" w16du:dateUtc="2026-07-01T22:09:00Z">
                          <w:rPr>
                            <w:sz w:val="14"/>
                            <w:szCs w:val="14"/>
                          </w:rPr>
                        </w:rPrChange>
                      </w:rPr>
                      <w:t>21</w:t>
                    </w:r>
                  </w:ins>
                </w:p>
              </w:tc>
            </w:tr>
            <w:tr w:rsidR="009E06BF" w:rsidRPr="00971ACE" w14:paraId="6A84127A" w14:textId="77777777" w:rsidTr="70006B5F">
              <w:trPr>
                <w:ins w:id="3958" w:author="James, Christin (DCYF)" w:date="2026-07-01T15:03:00Z"/>
              </w:trPr>
              <w:tc>
                <w:tcPr>
                  <w:tcW w:w="366" w:type="dxa"/>
                </w:tcPr>
                <w:p w14:paraId="14C0B4F4" w14:textId="77777777" w:rsidR="009E06BF" w:rsidRPr="00971ACE" w:rsidRDefault="009E06BF">
                  <w:pPr>
                    <w:rPr>
                      <w:ins w:id="3959" w:author="James, Christin (DCYF)" w:date="2026-07-01T15:03:00Z" w16du:dateUtc="2026-07-01T22:03:00Z"/>
                      <w:sz w:val="16"/>
                      <w:szCs w:val="16"/>
                      <w:rPrChange w:id="3960" w:author="James, Christin (DCYF)" w:date="2026-07-01T15:09:00Z" w16du:dateUtc="2026-07-01T22:09:00Z">
                        <w:rPr>
                          <w:ins w:id="3961" w:author="James, Christin (DCYF)" w:date="2026-07-01T15:03:00Z" w16du:dateUtc="2026-07-01T22:03:00Z"/>
                          <w:sz w:val="14"/>
                          <w:szCs w:val="14"/>
                        </w:rPr>
                      </w:rPrChange>
                    </w:rPr>
                  </w:pPr>
                  <w:ins w:id="3962" w:author="James, Christin (DCYF)" w:date="2026-07-01T15:03:00Z" w16du:dateUtc="2026-07-01T22:03:00Z">
                    <w:r w:rsidRPr="00971ACE">
                      <w:rPr>
                        <w:sz w:val="16"/>
                        <w:szCs w:val="16"/>
                        <w:rPrChange w:id="3963" w:author="James, Christin (DCYF)" w:date="2026-07-01T15:09:00Z" w16du:dateUtc="2026-07-01T22:09:00Z">
                          <w:rPr>
                            <w:sz w:val="14"/>
                            <w:szCs w:val="14"/>
                          </w:rPr>
                        </w:rPrChange>
                      </w:rPr>
                      <w:t>22</w:t>
                    </w:r>
                  </w:ins>
                </w:p>
              </w:tc>
              <w:tc>
                <w:tcPr>
                  <w:tcW w:w="366" w:type="dxa"/>
                </w:tcPr>
                <w:p w14:paraId="3FEAA7BE" w14:textId="77777777" w:rsidR="009E06BF" w:rsidRPr="00971ACE" w:rsidRDefault="009E06BF">
                  <w:pPr>
                    <w:rPr>
                      <w:ins w:id="3964" w:author="James, Christin (DCYF)" w:date="2026-07-01T15:03:00Z" w16du:dateUtc="2026-07-01T22:03:00Z"/>
                      <w:sz w:val="16"/>
                      <w:szCs w:val="16"/>
                      <w:rPrChange w:id="3965" w:author="James, Christin (DCYF)" w:date="2026-07-01T15:09:00Z" w16du:dateUtc="2026-07-01T22:09:00Z">
                        <w:rPr>
                          <w:ins w:id="3966" w:author="James, Christin (DCYF)" w:date="2026-07-01T15:03:00Z" w16du:dateUtc="2026-07-01T22:03:00Z"/>
                          <w:sz w:val="14"/>
                          <w:szCs w:val="14"/>
                        </w:rPr>
                      </w:rPrChange>
                    </w:rPr>
                  </w:pPr>
                  <w:ins w:id="3967" w:author="James, Christin (DCYF)" w:date="2026-07-01T15:03:00Z" w16du:dateUtc="2026-07-01T22:03:00Z">
                    <w:r w:rsidRPr="00971ACE">
                      <w:rPr>
                        <w:sz w:val="16"/>
                        <w:szCs w:val="16"/>
                        <w:rPrChange w:id="3968" w:author="James, Christin (DCYF)" w:date="2026-07-01T15:09:00Z" w16du:dateUtc="2026-07-01T22:09:00Z">
                          <w:rPr>
                            <w:sz w:val="14"/>
                            <w:szCs w:val="14"/>
                          </w:rPr>
                        </w:rPrChange>
                      </w:rPr>
                      <w:t>23</w:t>
                    </w:r>
                  </w:ins>
                </w:p>
              </w:tc>
              <w:tc>
                <w:tcPr>
                  <w:tcW w:w="366" w:type="dxa"/>
                </w:tcPr>
                <w:p w14:paraId="2831F938" w14:textId="77777777" w:rsidR="009E06BF" w:rsidRPr="00971ACE" w:rsidRDefault="009E06BF">
                  <w:pPr>
                    <w:rPr>
                      <w:ins w:id="3969" w:author="James, Christin (DCYF)" w:date="2026-07-01T15:03:00Z" w16du:dateUtc="2026-07-01T22:03:00Z"/>
                      <w:sz w:val="16"/>
                      <w:szCs w:val="16"/>
                      <w:rPrChange w:id="3970" w:author="James, Christin (DCYF)" w:date="2026-07-01T15:09:00Z" w16du:dateUtc="2026-07-01T22:09:00Z">
                        <w:rPr>
                          <w:ins w:id="3971" w:author="James, Christin (DCYF)" w:date="2026-07-01T15:03:00Z" w16du:dateUtc="2026-07-01T22:03:00Z"/>
                          <w:sz w:val="14"/>
                          <w:szCs w:val="14"/>
                        </w:rPr>
                      </w:rPrChange>
                    </w:rPr>
                  </w:pPr>
                  <w:ins w:id="3972" w:author="James, Christin (DCYF)" w:date="2026-07-01T15:03:00Z" w16du:dateUtc="2026-07-01T22:03:00Z">
                    <w:r w:rsidRPr="00971ACE">
                      <w:rPr>
                        <w:sz w:val="16"/>
                        <w:szCs w:val="16"/>
                        <w:rPrChange w:id="3973" w:author="James, Christin (DCYF)" w:date="2026-07-01T15:09:00Z" w16du:dateUtc="2026-07-01T22:09:00Z">
                          <w:rPr>
                            <w:sz w:val="14"/>
                            <w:szCs w:val="14"/>
                          </w:rPr>
                        </w:rPrChange>
                      </w:rPr>
                      <w:t>24</w:t>
                    </w:r>
                  </w:ins>
                </w:p>
              </w:tc>
              <w:tc>
                <w:tcPr>
                  <w:tcW w:w="366" w:type="dxa"/>
                </w:tcPr>
                <w:p w14:paraId="2032A0FA" w14:textId="77777777" w:rsidR="009E06BF" w:rsidRPr="00971ACE" w:rsidRDefault="009E06BF">
                  <w:pPr>
                    <w:rPr>
                      <w:ins w:id="3974" w:author="James, Christin (DCYF)" w:date="2026-07-01T15:03:00Z" w16du:dateUtc="2026-07-01T22:03:00Z"/>
                      <w:sz w:val="16"/>
                      <w:szCs w:val="16"/>
                      <w:rPrChange w:id="3975" w:author="James, Christin (DCYF)" w:date="2026-07-01T15:09:00Z" w16du:dateUtc="2026-07-01T22:09:00Z">
                        <w:rPr>
                          <w:ins w:id="3976" w:author="James, Christin (DCYF)" w:date="2026-07-01T15:03:00Z" w16du:dateUtc="2026-07-01T22:03:00Z"/>
                          <w:sz w:val="14"/>
                          <w:szCs w:val="14"/>
                        </w:rPr>
                      </w:rPrChange>
                    </w:rPr>
                  </w:pPr>
                  <w:ins w:id="3977" w:author="James, Christin (DCYF)" w:date="2026-07-01T15:03:00Z" w16du:dateUtc="2026-07-01T22:03:00Z">
                    <w:r w:rsidRPr="00971ACE">
                      <w:rPr>
                        <w:sz w:val="16"/>
                        <w:szCs w:val="16"/>
                        <w:rPrChange w:id="3978" w:author="James, Christin (DCYF)" w:date="2026-07-01T15:09:00Z" w16du:dateUtc="2026-07-01T22:09:00Z">
                          <w:rPr>
                            <w:sz w:val="14"/>
                            <w:szCs w:val="14"/>
                          </w:rPr>
                        </w:rPrChange>
                      </w:rPr>
                      <w:t>25</w:t>
                    </w:r>
                  </w:ins>
                </w:p>
              </w:tc>
              <w:tc>
                <w:tcPr>
                  <w:tcW w:w="366" w:type="dxa"/>
                </w:tcPr>
                <w:p w14:paraId="5156632C" w14:textId="77777777" w:rsidR="009E06BF" w:rsidRPr="00971ACE" w:rsidRDefault="009E06BF">
                  <w:pPr>
                    <w:rPr>
                      <w:ins w:id="3979" w:author="James, Christin (DCYF)" w:date="2026-07-01T15:03:00Z" w16du:dateUtc="2026-07-01T22:03:00Z"/>
                      <w:sz w:val="16"/>
                      <w:szCs w:val="16"/>
                      <w:rPrChange w:id="3980" w:author="James, Christin (DCYF)" w:date="2026-07-01T15:09:00Z" w16du:dateUtc="2026-07-01T22:09:00Z">
                        <w:rPr>
                          <w:ins w:id="3981" w:author="James, Christin (DCYF)" w:date="2026-07-01T15:03:00Z" w16du:dateUtc="2026-07-01T22:03:00Z"/>
                          <w:sz w:val="14"/>
                          <w:szCs w:val="14"/>
                        </w:rPr>
                      </w:rPrChange>
                    </w:rPr>
                  </w:pPr>
                  <w:ins w:id="3982" w:author="James, Christin (DCYF)" w:date="2026-07-01T15:03:00Z" w16du:dateUtc="2026-07-01T22:03:00Z">
                    <w:r w:rsidRPr="00971ACE">
                      <w:rPr>
                        <w:sz w:val="16"/>
                        <w:szCs w:val="16"/>
                        <w:rPrChange w:id="3983" w:author="James, Christin (DCYF)" w:date="2026-07-01T15:09:00Z" w16du:dateUtc="2026-07-01T22:09:00Z">
                          <w:rPr>
                            <w:sz w:val="14"/>
                            <w:szCs w:val="14"/>
                          </w:rPr>
                        </w:rPrChange>
                      </w:rPr>
                      <w:t>26</w:t>
                    </w:r>
                  </w:ins>
                </w:p>
              </w:tc>
              <w:tc>
                <w:tcPr>
                  <w:tcW w:w="366" w:type="dxa"/>
                </w:tcPr>
                <w:p w14:paraId="71BA8A4C" w14:textId="226E6933" w:rsidR="70006B5F" w:rsidRDefault="70006B5F" w:rsidP="70006B5F">
                  <w:pPr>
                    <w:rPr>
                      <w:sz w:val="16"/>
                      <w:szCs w:val="16"/>
                      <w:rPrChange w:id="3984" w:author="Unknown" w16du:dateUtc="2026-07-01T22:09:00Z">
                        <w:rPr/>
                      </w:rPrChange>
                    </w:rPr>
                  </w:pPr>
                  <w:r w:rsidRPr="70006B5F">
                    <w:rPr>
                      <w:sz w:val="16"/>
                      <w:szCs w:val="16"/>
                    </w:rPr>
                    <w:t>27</w:t>
                  </w:r>
                </w:p>
              </w:tc>
              <w:tc>
                <w:tcPr>
                  <w:tcW w:w="366" w:type="dxa"/>
                </w:tcPr>
                <w:p w14:paraId="07573D4D" w14:textId="1DA3D443" w:rsidR="70006B5F" w:rsidRDefault="70006B5F" w:rsidP="70006B5F">
                  <w:pPr>
                    <w:rPr>
                      <w:sz w:val="16"/>
                      <w:szCs w:val="16"/>
                      <w:rPrChange w:id="3985" w:author="Unknown" w16du:dateUtc="2026-07-01T22:09:00Z">
                        <w:rPr/>
                      </w:rPrChange>
                    </w:rPr>
                  </w:pPr>
                  <w:r w:rsidRPr="70006B5F">
                    <w:rPr>
                      <w:sz w:val="16"/>
                      <w:szCs w:val="16"/>
                    </w:rPr>
                    <w:t>28</w:t>
                  </w:r>
                </w:p>
              </w:tc>
            </w:tr>
            <w:tr w:rsidR="009E06BF" w:rsidRPr="00971ACE" w14:paraId="3C5FCF9E" w14:textId="77777777" w:rsidTr="70006B5F">
              <w:trPr>
                <w:ins w:id="3986" w:author="James, Christin (DCYF)" w:date="2026-07-01T15:03:00Z"/>
              </w:trPr>
              <w:tc>
                <w:tcPr>
                  <w:tcW w:w="366" w:type="dxa"/>
                </w:tcPr>
                <w:p w14:paraId="67C5B91F" w14:textId="77777777" w:rsidR="009E06BF" w:rsidRPr="00971ACE" w:rsidRDefault="009E06BF">
                  <w:pPr>
                    <w:rPr>
                      <w:ins w:id="3987" w:author="James, Christin (DCYF)" w:date="2026-07-01T15:03:00Z" w16du:dateUtc="2026-07-01T22:03:00Z"/>
                      <w:sz w:val="16"/>
                      <w:szCs w:val="16"/>
                      <w:rPrChange w:id="3988" w:author="James, Christin (DCYF)" w:date="2026-07-01T15:09:00Z" w16du:dateUtc="2026-07-01T22:09:00Z">
                        <w:rPr>
                          <w:ins w:id="3989" w:author="James, Christin (DCYF)" w:date="2026-07-01T15:03:00Z" w16du:dateUtc="2026-07-01T22:03:00Z"/>
                          <w:sz w:val="14"/>
                          <w:szCs w:val="14"/>
                        </w:rPr>
                      </w:rPrChange>
                    </w:rPr>
                  </w:pPr>
                  <w:ins w:id="3990" w:author="James, Christin (DCYF)" w:date="2026-07-01T15:03:00Z" w16du:dateUtc="2026-07-01T22:03:00Z">
                    <w:r w:rsidRPr="00971ACE">
                      <w:rPr>
                        <w:sz w:val="16"/>
                        <w:szCs w:val="16"/>
                        <w:rPrChange w:id="3991" w:author="James, Christin (DCYF)" w:date="2026-07-01T15:09:00Z" w16du:dateUtc="2026-07-01T22:09:00Z">
                          <w:rPr>
                            <w:sz w:val="14"/>
                            <w:szCs w:val="14"/>
                          </w:rPr>
                        </w:rPrChange>
                      </w:rPr>
                      <w:t>29</w:t>
                    </w:r>
                  </w:ins>
                </w:p>
              </w:tc>
              <w:tc>
                <w:tcPr>
                  <w:tcW w:w="366" w:type="dxa"/>
                </w:tcPr>
                <w:p w14:paraId="275BBC32" w14:textId="77777777" w:rsidR="009E06BF" w:rsidRPr="00971ACE" w:rsidRDefault="009E06BF">
                  <w:pPr>
                    <w:rPr>
                      <w:ins w:id="3992" w:author="James, Christin (DCYF)" w:date="2026-07-01T15:03:00Z" w16du:dateUtc="2026-07-01T22:03:00Z"/>
                      <w:sz w:val="16"/>
                      <w:szCs w:val="16"/>
                      <w:rPrChange w:id="3993" w:author="James, Christin (DCYF)" w:date="2026-07-01T15:09:00Z" w16du:dateUtc="2026-07-01T22:09:00Z">
                        <w:rPr>
                          <w:ins w:id="3994" w:author="James, Christin (DCYF)" w:date="2026-07-01T15:03:00Z" w16du:dateUtc="2026-07-01T22:03:00Z"/>
                          <w:sz w:val="14"/>
                          <w:szCs w:val="14"/>
                        </w:rPr>
                      </w:rPrChange>
                    </w:rPr>
                  </w:pPr>
                  <w:ins w:id="3995" w:author="James, Christin (DCYF)" w:date="2026-07-01T15:03:00Z" w16du:dateUtc="2026-07-01T22:03:00Z">
                    <w:r w:rsidRPr="00971ACE">
                      <w:rPr>
                        <w:sz w:val="16"/>
                        <w:szCs w:val="16"/>
                        <w:rPrChange w:id="3996" w:author="James, Christin (DCYF)" w:date="2026-07-01T15:09:00Z" w16du:dateUtc="2026-07-01T22:09:00Z">
                          <w:rPr>
                            <w:sz w:val="14"/>
                            <w:szCs w:val="14"/>
                          </w:rPr>
                        </w:rPrChange>
                      </w:rPr>
                      <w:t>30</w:t>
                    </w:r>
                  </w:ins>
                </w:p>
              </w:tc>
              <w:tc>
                <w:tcPr>
                  <w:tcW w:w="366" w:type="dxa"/>
                </w:tcPr>
                <w:p w14:paraId="054F8D27" w14:textId="77777777" w:rsidR="009E06BF" w:rsidRPr="00971ACE" w:rsidRDefault="009E06BF">
                  <w:pPr>
                    <w:rPr>
                      <w:ins w:id="3997" w:author="James, Christin (DCYF)" w:date="2026-07-01T15:03:00Z" w16du:dateUtc="2026-07-01T22:03:00Z"/>
                      <w:sz w:val="16"/>
                      <w:szCs w:val="16"/>
                      <w:rPrChange w:id="3998" w:author="James, Christin (DCYF)" w:date="2026-07-01T15:09:00Z" w16du:dateUtc="2026-07-01T22:09:00Z">
                        <w:rPr>
                          <w:ins w:id="3999" w:author="James, Christin (DCYF)" w:date="2026-07-01T15:03:00Z" w16du:dateUtc="2026-07-01T22:03:00Z"/>
                          <w:sz w:val="14"/>
                          <w:szCs w:val="14"/>
                        </w:rPr>
                      </w:rPrChange>
                    </w:rPr>
                  </w:pPr>
                  <w:ins w:id="4000" w:author="James, Christin (DCYF)" w:date="2026-07-01T15:03:00Z" w16du:dateUtc="2026-07-01T22:03:00Z">
                    <w:r w:rsidRPr="00971ACE">
                      <w:rPr>
                        <w:sz w:val="16"/>
                        <w:szCs w:val="16"/>
                        <w:rPrChange w:id="4001" w:author="James, Christin (DCYF)" w:date="2026-07-01T15:09:00Z" w16du:dateUtc="2026-07-01T22:09:00Z">
                          <w:rPr>
                            <w:sz w:val="14"/>
                            <w:szCs w:val="14"/>
                          </w:rPr>
                        </w:rPrChange>
                      </w:rPr>
                      <w:t>31</w:t>
                    </w:r>
                  </w:ins>
                </w:p>
              </w:tc>
              <w:tc>
                <w:tcPr>
                  <w:tcW w:w="366" w:type="dxa"/>
                </w:tcPr>
                <w:p w14:paraId="57E6D37A" w14:textId="77777777" w:rsidR="009E06BF" w:rsidRPr="00971ACE" w:rsidRDefault="009E06BF">
                  <w:pPr>
                    <w:rPr>
                      <w:ins w:id="4002" w:author="James, Christin (DCYF)" w:date="2026-07-01T15:03:00Z" w16du:dateUtc="2026-07-01T22:03:00Z"/>
                      <w:sz w:val="16"/>
                      <w:szCs w:val="16"/>
                      <w:rPrChange w:id="4003" w:author="James, Christin (DCYF)" w:date="2026-07-01T15:09:00Z" w16du:dateUtc="2026-07-01T22:09:00Z">
                        <w:rPr>
                          <w:ins w:id="4004" w:author="James, Christin (DCYF)" w:date="2026-07-01T15:03:00Z" w16du:dateUtc="2026-07-01T22:03:00Z"/>
                          <w:sz w:val="14"/>
                          <w:szCs w:val="14"/>
                        </w:rPr>
                      </w:rPrChange>
                    </w:rPr>
                  </w:pPr>
                </w:p>
              </w:tc>
              <w:tc>
                <w:tcPr>
                  <w:tcW w:w="366" w:type="dxa"/>
                </w:tcPr>
                <w:p w14:paraId="4D4BE602" w14:textId="77777777" w:rsidR="009E06BF" w:rsidRPr="00971ACE" w:rsidRDefault="009E06BF">
                  <w:pPr>
                    <w:rPr>
                      <w:ins w:id="4005" w:author="James, Christin (DCYF)" w:date="2026-07-01T15:03:00Z" w16du:dateUtc="2026-07-01T22:03:00Z"/>
                      <w:sz w:val="16"/>
                      <w:szCs w:val="16"/>
                      <w:rPrChange w:id="4006" w:author="James, Christin (DCYF)" w:date="2026-07-01T15:09:00Z" w16du:dateUtc="2026-07-01T22:09:00Z">
                        <w:rPr>
                          <w:ins w:id="4007" w:author="James, Christin (DCYF)" w:date="2026-07-01T15:03:00Z" w16du:dateUtc="2026-07-01T22:03:00Z"/>
                          <w:sz w:val="14"/>
                          <w:szCs w:val="14"/>
                        </w:rPr>
                      </w:rPrChange>
                    </w:rPr>
                  </w:pPr>
                </w:p>
              </w:tc>
              <w:tc>
                <w:tcPr>
                  <w:tcW w:w="366" w:type="dxa"/>
                </w:tcPr>
                <w:p w14:paraId="73C3A9C6" w14:textId="77777777" w:rsidR="009E06BF" w:rsidRPr="00971ACE" w:rsidRDefault="009E06BF">
                  <w:pPr>
                    <w:rPr>
                      <w:ins w:id="4008" w:author="James, Christin (DCYF)" w:date="2026-07-01T15:03:00Z" w16du:dateUtc="2026-07-01T22:03:00Z"/>
                      <w:sz w:val="16"/>
                      <w:szCs w:val="16"/>
                      <w:rPrChange w:id="4009" w:author="James, Christin (DCYF)" w:date="2026-07-01T15:09:00Z" w16du:dateUtc="2026-07-01T22:09:00Z">
                        <w:rPr>
                          <w:ins w:id="4010" w:author="James, Christin (DCYF)" w:date="2026-07-01T15:03:00Z" w16du:dateUtc="2026-07-01T22:03:00Z"/>
                          <w:sz w:val="14"/>
                          <w:szCs w:val="14"/>
                        </w:rPr>
                      </w:rPrChange>
                    </w:rPr>
                  </w:pPr>
                </w:p>
              </w:tc>
              <w:tc>
                <w:tcPr>
                  <w:tcW w:w="366" w:type="dxa"/>
                </w:tcPr>
                <w:p w14:paraId="345502F9" w14:textId="77777777" w:rsidR="009E06BF" w:rsidRPr="00971ACE" w:rsidRDefault="009E06BF">
                  <w:pPr>
                    <w:rPr>
                      <w:ins w:id="4011" w:author="James, Christin (DCYF)" w:date="2026-07-01T15:03:00Z" w16du:dateUtc="2026-07-01T22:03:00Z"/>
                      <w:sz w:val="16"/>
                      <w:szCs w:val="16"/>
                      <w:rPrChange w:id="4012" w:author="James, Christin (DCYF)" w:date="2026-07-01T15:09:00Z" w16du:dateUtc="2026-07-01T22:09:00Z">
                        <w:rPr>
                          <w:ins w:id="4013" w:author="James, Christin (DCYF)" w:date="2026-07-01T15:03:00Z" w16du:dateUtc="2026-07-01T22:03:00Z"/>
                          <w:sz w:val="14"/>
                          <w:szCs w:val="14"/>
                        </w:rPr>
                      </w:rPrChange>
                    </w:rPr>
                  </w:pPr>
                </w:p>
              </w:tc>
            </w:tr>
          </w:tbl>
          <w:p w14:paraId="42ACACFA" w14:textId="77777777" w:rsidR="009E06BF" w:rsidRPr="009E06BF" w:rsidRDefault="009E06BF">
            <w:pPr>
              <w:textAlignment w:val="baseline"/>
              <w:rPr>
                <w:ins w:id="4014" w:author="James, Christin (DCYF)" w:date="2026-07-01T15:03:00Z" w16du:dateUtc="2026-07-01T22:03:00Z"/>
                <w:rFonts w:ascii="Calibri" w:hAnsi="Calibri" w:cs="Calibri"/>
                <w:sz w:val="18"/>
                <w:szCs w:val="18"/>
                <w:rPrChange w:id="4015" w:author="James, Christin (DCYF)" w:date="2026-07-01T15:06:00Z" w16du:dateUtc="2026-07-01T22:06:00Z">
                  <w:rPr>
                    <w:ins w:id="4016" w:author="James, Christin (DCYF)" w:date="2026-07-01T15:03:00Z" w16du:dateUtc="2026-07-01T22:03:00Z"/>
                    <w:rFonts w:ascii="Calibri" w:hAnsi="Calibri" w:cs="Calibri"/>
                  </w:rPr>
                </w:rPrChange>
              </w:rPr>
            </w:pPr>
          </w:p>
        </w:tc>
      </w:tr>
      <w:tr w:rsidR="009E06BF" w:rsidRPr="009E06BF" w14:paraId="0A958970" w14:textId="77777777" w:rsidTr="23F26365">
        <w:trPr>
          <w:gridAfter w:val="1"/>
          <w:wAfter w:w="12" w:type="dxa"/>
          <w:ins w:id="4017" w:author="James, Christin (DCYF)" w:date="2026-07-01T15:03:00Z"/>
          <w:trPrChange w:id="4018" w:author="James, Christin (DCYF)" w:date="2026-07-07T14:04:00Z" w16du:dateUtc="2026-07-07T21:04:00Z">
            <w:trPr>
              <w:gridBefore w:val="1"/>
              <w:gridAfter w:val="1"/>
            </w:trPr>
          </w:trPrChange>
        </w:trPr>
        <w:tc>
          <w:tcPr>
            <w:tcW w:w="1369" w:type="dxa"/>
            <w:tcPrChange w:id="4019" w:author="James, Christin (DCYF)" w:date="2026-07-07T14:04:00Z" w16du:dateUtc="2026-07-07T21:04:00Z">
              <w:tcPr>
                <w:tcW w:w="1800" w:type="dxa"/>
              </w:tcPr>
            </w:tcPrChange>
          </w:tcPr>
          <w:p w14:paraId="1AC59920" w14:textId="77777777" w:rsidR="009E06BF" w:rsidRPr="009E06BF" w:rsidRDefault="009E06BF">
            <w:pPr>
              <w:contextualSpacing/>
              <w:rPr>
                <w:ins w:id="4020" w:author="James, Christin (DCYF)" w:date="2026-07-01T15:03:00Z" w16du:dateUtc="2026-07-01T22:03:00Z"/>
                <w:rFonts w:cs="Calibri"/>
                <w:sz w:val="18"/>
                <w:szCs w:val="18"/>
                <w:rPrChange w:id="4021" w:author="James, Christin (DCYF)" w:date="2026-07-01T15:06:00Z" w16du:dateUtc="2026-07-01T22:06:00Z">
                  <w:rPr>
                    <w:ins w:id="4022" w:author="James, Christin (DCYF)" w:date="2026-07-01T15:03:00Z" w16du:dateUtc="2026-07-01T22:03:00Z"/>
                    <w:rFonts w:cs="Calibri"/>
                  </w:rPr>
                </w:rPrChange>
              </w:rPr>
            </w:pPr>
            <w:ins w:id="4023" w:author="James, Christin (DCYF)" w:date="2026-07-01T15:03:00Z" w16du:dateUtc="2026-07-01T22:03:00Z">
              <w:r w:rsidRPr="009E06BF">
                <w:rPr>
                  <w:rFonts w:cs="Calibri"/>
                  <w:sz w:val="18"/>
                  <w:szCs w:val="18"/>
                  <w:rPrChange w:id="4024" w:author="James, Christin (DCYF)" w:date="2026-07-01T15:06:00Z" w16du:dateUtc="2026-07-01T22:06:00Z">
                    <w:rPr>
                      <w:rFonts w:cs="Calibri"/>
                    </w:rPr>
                  </w:rPrChange>
                </w:rPr>
                <w:t>30 half day units</w:t>
              </w:r>
            </w:ins>
          </w:p>
        </w:tc>
        <w:tc>
          <w:tcPr>
            <w:tcW w:w="1580" w:type="dxa"/>
            <w:tcPrChange w:id="4025" w:author="James, Christin (DCYF)" w:date="2026-07-07T14:04:00Z" w16du:dateUtc="2026-07-07T21:04:00Z">
              <w:tcPr>
                <w:tcW w:w="2160" w:type="dxa"/>
              </w:tcPr>
            </w:tcPrChange>
          </w:tcPr>
          <w:p w14:paraId="299012E7" w14:textId="77777777" w:rsidR="009E06BF" w:rsidRPr="009E06BF" w:rsidRDefault="009E06BF">
            <w:pPr>
              <w:contextualSpacing/>
              <w:rPr>
                <w:ins w:id="4026" w:author="James, Christin (DCYF)" w:date="2026-07-01T15:03:00Z" w16du:dateUtc="2026-07-01T22:03:00Z"/>
                <w:rFonts w:cs="Calibri"/>
                <w:sz w:val="18"/>
                <w:szCs w:val="18"/>
                <w:rPrChange w:id="4027" w:author="James, Christin (DCYF)" w:date="2026-07-01T15:06:00Z" w16du:dateUtc="2026-07-01T22:06:00Z">
                  <w:rPr>
                    <w:ins w:id="4028" w:author="James, Christin (DCYF)" w:date="2026-07-01T15:03:00Z" w16du:dateUtc="2026-07-01T22:03:00Z"/>
                    <w:rFonts w:cs="Calibri"/>
                  </w:rPr>
                </w:rPrChange>
              </w:rPr>
            </w:pPr>
            <w:ins w:id="4029" w:author="James, Christin (DCYF)" w:date="2026-07-01T15:03:00Z" w16du:dateUtc="2026-07-01T22:03:00Z">
              <w:r w:rsidRPr="009E06BF">
                <w:rPr>
                  <w:rFonts w:cs="Calibri"/>
                  <w:sz w:val="18"/>
                  <w:szCs w:val="18"/>
                  <w:rPrChange w:id="4030" w:author="James, Christin (DCYF)" w:date="2026-07-01T15:06:00Z" w16du:dateUtc="2026-07-01T22:06:00Z">
                    <w:rPr>
                      <w:rFonts w:cs="Calibri"/>
                    </w:rPr>
                  </w:rPrChange>
                </w:rPr>
                <w:t>Monday through Friday: 3 hours each day, except for non-school days.</w:t>
              </w:r>
            </w:ins>
          </w:p>
        </w:tc>
        <w:tc>
          <w:tcPr>
            <w:tcW w:w="1764" w:type="dxa"/>
            <w:tcPrChange w:id="4031" w:author="James, Christin (DCYF)" w:date="2026-07-07T14:04:00Z" w16du:dateUtc="2026-07-07T21:04:00Z">
              <w:tcPr>
                <w:tcW w:w="1890" w:type="dxa"/>
              </w:tcPr>
            </w:tcPrChange>
          </w:tcPr>
          <w:p w14:paraId="1731FD30" w14:textId="77777777" w:rsidR="009E06BF" w:rsidRPr="009E06BF" w:rsidRDefault="009E06BF">
            <w:pPr>
              <w:contextualSpacing/>
              <w:rPr>
                <w:ins w:id="4032" w:author="James, Christin (DCYF)" w:date="2026-07-01T15:03:00Z" w16du:dateUtc="2026-07-01T22:03:00Z"/>
                <w:rFonts w:cs="Calibri"/>
                <w:sz w:val="18"/>
                <w:szCs w:val="18"/>
                <w:rPrChange w:id="4033" w:author="James, Christin (DCYF)" w:date="2026-07-01T15:06:00Z" w16du:dateUtc="2026-07-01T22:06:00Z">
                  <w:rPr>
                    <w:ins w:id="4034" w:author="James, Christin (DCYF)" w:date="2026-07-01T15:03:00Z" w16du:dateUtc="2026-07-01T22:03:00Z"/>
                    <w:rFonts w:cs="Calibri"/>
                  </w:rPr>
                </w:rPrChange>
              </w:rPr>
            </w:pPr>
            <w:ins w:id="4035" w:author="James, Christin (DCYF)" w:date="2026-07-01T15:03:00Z" w16du:dateUtc="2026-07-01T22:03:00Z">
              <w:r w:rsidRPr="009E06BF">
                <w:rPr>
                  <w:rFonts w:cs="Calibri"/>
                  <w:sz w:val="18"/>
                  <w:szCs w:val="18"/>
                  <w:rPrChange w:id="4036" w:author="James, Christin (DCYF)" w:date="2026-07-01T15:06:00Z" w16du:dateUtc="2026-07-01T22:06:00Z">
                    <w:rPr>
                      <w:rFonts w:cs="Calibri"/>
                    </w:rPr>
                  </w:rPrChange>
                </w:rPr>
                <w:t>4 days: 2 days for 8 hours each day and 2 days for 2 hours.</w:t>
              </w:r>
            </w:ins>
          </w:p>
        </w:tc>
        <w:tc>
          <w:tcPr>
            <w:tcW w:w="1317" w:type="dxa"/>
            <w:tcPrChange w:id="4037" w:author="James, Christin (DCYF)" w:date="2026-07-07T14:04:00Z" w16du:dateUtc="2026-07-07T21:04:00Z">
              <w:tcPr>
                <w:tcW w:w="1170" w:type="dxa"/>
              </w:tcPr>
            </w:tcPrChange>
          </w:tcPr>
          <w:p w14:paraId="73CAE909" w14:textId="0485FD89" w:rsidR="009E06BF" w:rsidRPr="009E06BF" w:rsidRDefault="000B4EB8">
            <w:pPr>
              <w:textAlignment w:val="baseline"/>
              <w:rPr>
                <w:ins w:id="4038" w:author="James, Christin (DCYF)" w:date="2026-07-01T15:03:00Z" w16du:dateUtc="2026-07-01T22:03:00Z"/>
                <w:rFonts w:cs="Calibri"/>
                <w:sz w:val="18"/>
                <w:szCs w:val="18"/>
                <w:rPrChange w:id="4039" w:author="James, Christin (DCYF)" w:date="2026-07-01T15:06:00Z" w16du:dateUtc="2026-07-01T22:06:00Z">
                  <w:rPr>
                    <w:ins w:id="4040" w:author="James, Christin (DCYF)" w:date="2026-07-01T15:03:00Z" w16du:dateUtc="2026-07-01T22:03:00Z"/>
                    <w:rFonts w:cs="Calibri"/>
                  </w:rPr>
                </w:rPrChange>
              </w:rPr>
            </w:pPr>
            <w:ins w:id="4041" w:author="James, Christin (DCYF)" w:date="2026-07-07T14:04:00Z" w16du:dateUtc="2026-07-07T21:04:00Z">
              <w:r w:rsidRPr="00275479">
                <w:rPr>
                  <w:sz w:val="18"/>
                  <w:szCs w:val="18"/>
                </w:rPr>
                <w:t xml:space="preserve">Child attends 8 days or less, you may claim </w:t>
              </w:r>
              <w:r w:rsidRPr="00946433">
                <w:rPr>
                  <w:b/>
                  <w:bCs/>
                  <w:sz w:val="18"/>
                  <w:szCs w:val="18"/>
                </w:rPr>
                <w:t>up to</w:t>
              </w:r>
              <w:r w:rsidRPr="00275479">
                <w:rPr>
                  <w:sz w:val="18"/>
                  <w:szCs w:val="18"/>
                </w:rPr>
                <w:t xml:space="preserve"> 11 days.</w:t>
              </w:r>
            </w:ins>
          </w:p>
        </w:tc>
        <w:tc>
          <w:tcPr>
            <w:tcW w:w="2520" w:type="dxa"/>
            <w:tcPrChange w:id="4042" w:author="James, Christin (DCYF)" w:date="2026-07-07T14:04:00Z" w16du:dateUtc="2026-07-07T21:04:00Z">
              <w:tcPr>
                <w:tcW w:w="3780" w:type="dxa"/>
              </w:tcPr>
            </w:tcPrChange>
          </w:tcPr>
          <w:p w14:paraId="4A5AECDD" w14:textId="77777777" w:rsidR="009E06BF" w:rsidRPr="009E06BF" w:rsidRDefault="009E06BF">
            <w:pPr>
              <w:contextualSpacing/>
              <w:rPr>
                <w:ins w:id="4043" w:author="James, Christin (DCYF)" w:date="2026-07-01T15:03:00Z" w16du:dateUtc="2026-07-01T22:03:00Z"/>
                <w:rFonts w:cs="Calibri"/>
                <w:sz w:val="18"/>
                <w:szCs w:val="18"/>
                <w:rPrChange w:id="4044" w:author="James, Christin (DCYF)" w:date="2026-07-01T15:06:00Z" w16du:dateUtc="2026-07-01T22:06:00Z">
                  <w:rPr>
                    <w:ins w:id="4045" w:author="James, Christin (DCYF)" w:date="2026-07-01T15:03:00Z" w16du:dateUtc="2026-07-01T22:03:00Z"/>
                    <w:rFonts w:cs="Calibri"/>
                  </w:rPr>
                </w:rPrChange>
              </w:rPr>
            </w:pPr>
            <w:ins w:id="4046" w:author="James, Christin (DCYF)" w:date="2026-07-01T15:03:00Z" w16du:dateUtc="2026-07-01T22:03:00Z">
              <w:r w:rsidRPr="009E06BF">
                <w:rPr>
                  <w:rFonts w:cs="Calibri"/>
                  <w:sz w:val="18"/>
                  <w:szCs w:val="18"/>
                  <w:rPrChange w:id="4047" w:author="James, Christin (DCYF)" w:date="2026-07-01T15:06:00Z" w16du:dateUtc="2026-07-01T22:06:00Z">
                    <w:rPr>
                      <w:rFonts w:cs="Calibri"/>
                    </w:rPr>
                  </w:rPrChange>
                </w:rPr>
                <w:t>11 days</w:t>
              </w:r>
            </w:ins>
          </w:p>
          <w:p w14:paraId="1D3DB806" w14:textId="77777777" w:rsidR="009E06BF" w:rsidRPr="009E06BF" w:rsidRDefault="009E06BF">
            <w:pPr>
              <w:contextualSpacing/>
              <w:rPr>
                <w:ins w:id="4048" w:author="James, Christin (DCYF)" w:date="2026-07-01T15:03:00Z" w16du:dateUtc="2026-07-01T22:03:00Z"/>
                <w:rFonts w:cs="Calibri"/>
                <w:sz w:val="18"/>
                <w:szCs w:val="18"/>
                <w:rPrChange w:id="4049" w:author="James, Christin (DCYF)" w:date="2026-07-01T15:06:00Z" w16du:dateUtc="2026-07-01T22:06:00Z">
                  <w:rPr>
                    <w:ins w:id="4050" w:author="James, Christin (DCYF)" w:date="2026-07-01T15:03:00Z" w16du:dateUtc="2026-07-01T22:03:00Z"/>
                    <w:rFonts w:cs="Calibri"/>
                  </w:rPr>
                </w:rPrChange>
              </w:rPr>
            </w:pPr>
            <w:ins w:id="4051" w:author="James, Christin (DCYF)" w:date="2026-07-01T15:03:00Z" w16du:dateUtc="2026-07-01T22:03:00Z">
              <w:r w:rsidRPr="009E06BF">
                <w:rPr>
                  <w:rFonts w:cs="Calibri"/>
                  <w:sz w:val="18"/>
                  <w:szCs w:val="18"/>
                  <w:rPrChange w:id="4052" w:author="James, Christin (DCYF)" w:date="2026-07-01T15:06:00Z" w16du:dateUtc="2026-07-01T22:06:00Z">
                    <w:rPr>
                      <w:rFonts w:cs="Calibri"/>
                    </w:rPr>
                  </w:rPrChange>
                </w:rPr>
                <w:t>You can claim between 13 and 20 half day units, depending on when the child was scheduled to attend.</w:t>
              </w:r>
            </w:ins>
          </w:p>
          <w:p w14:paraId="63C97A92" w14:textId="77777777" w:rsidR="009E06BF" w:rsidRPr="009E06BF" w:rsidRDefault="009E06BF">
            <w:pPr>
              <w:contextualSpacing/>
              <w:rPr>
                <w:ins w:id="4053" w:author="James, Christin (DCYF)" w:date="2026-07-01T15:03:00Z" w16du:dateUtc="2026-07-01T22:03:00Z"/>
                <w:rFonts w:cs="Calibri"/>
                <w:sz w:val="18"/>
                <w:szCs w:val="18"/>
                <w:rPrChange w:id="4054" w:author="James, Christin (DCYF)" w:date="2026-07-01T15:06:00Z" w16du:dateUtc="2026-07-01T22:06:00Z">
                  <w:rPr>
                    <w:ins w:id="4055" w:author="James, Christin (DCYF)" w:date="2026-07-01T15:03:00Z" w16du:dateUtc="2026-07-01T22:03:00Z"/>
                    <w:rFonts w:cs="Calibri"/>
                  </w:rPr>
                </w:rPrChange>
              </w:rPr>
            </w:pPr>
            <w:ins w:id="4056" w:author="James, Christin (DCYF)" w:date="2026-07-01T15:03:00Z" w16du:dateUtc="2026-07-01T22:03:00Z">
              <w:r w:rsidRPr="009E06BF">
                <w:rPr>
                  <w:rFonts w:cs="Calibri"/>
                  <w:sz w:val="18"/>
                  <w:szCs w:val="18"/>
                  <w:rPrChange w:id="4057" w:author="James, Christin (DCYF)" w:date="2026-07-01T15:06:00Z" w16du:dateUtc="2026-07-01T22:06:00Z">
                    <w:rPr>
                      <w:rFonts w:cs="Calibri"/>
                    </w:rPr>
                  </w:rPrChange>
                </w:rPr>
                <w:t xml:space="preserve"> Days attended: 2 full days (or 4 half says) and 2 half days.</w:t>
              </w:r>
            </w:ins>
          </w:p>
          <w:p w14:paraId="43701C50" w14:textId="77777777" w:rsidR="009E06BF" w:rsidRPr="009E06BF" w:rsidRDefault="009E06BF">
            <w:pPr>
              <w:contextualSpacing/>
              <w:rPr>
                <w:ins w:id="4058" w:author="James, Christin (DCYF)" w:date="2026-07-01T15:03:00Z" w16du:dateUtc="2026-07-01T22:03:00Z"/>
                <w:rFonts w:cs="Calibri"/>
                <w:sz w:val="18"/>
                <w:szCs w:val="18"/>
                <w:rPrChange w:id="4059" w:author="James, Christin (DCYF)" w:date="2026-07-01T15:06:00Z" w16du:dateUtc="2026-07-01T22:06:00Z">
                  <w:rPr>
                    <w:ins w:id="4060" w:author="James, Christin (DCYF)" w:date="2026-07-01T15:03:00Z" w16du:dateUtc="2026-07-01T22:03:00Z"/>
                    <w:rFonts w:cs="Calibri"/>
                  </w:rPr>
                </w:rPrChange>
              </w:rPr>
            </w:pPr>
            <w:ins w:id="4061" w:author="James, Christin (DCYF)" w:date="2026-07-01T15:03:00Z" w16du:dateUtc="2026-07-01T22:03:00Z">
              <w:r w:rsidRPr="009E06BF">
                <w:rPr>
                  <w:rFonts w:cs="Calibri"/>
                  <w:sz w:val="18"/>
                  <w:szCs w:val="18"/>
                  <w:rPrChange w:id="4062" w:author="James, Christin (DCYF)" w:date="2026-07-01T15:06:00Z" w16du:dateUtc="2026-07-01T22:06:00Z">
                    <w:rPr>
                      <w:rFonts w:cs="Calibri"/>
                    </w:rPr>
                  </w:rPrChange>
                </w:rPr>
                <w:t>Holidays: 0 days</w:t>
              </w:r>
            </w:ins>
          </w:p>
          <w:p w14:paraId="3EFB0AC5" w14:textId="77777777" w:rsidR="009E06BF" w:rsidRPr="009E06BF" w:rsidRDefault="009E06BF">
            <w:pPr>
              <w:contextualSpacing/>
              <w:rPr>
                <w:ins w:id="4063" w:author="James, Christin (DCYF)" w:date="2026-07-01T15:03:00Z" w16du:dateUtc="2026-07-01T22:03:00Z"/>
                <w:rFonts w:cs="Calibri"/>
                <w:sz w:val="18"/>
                <w:szCs w:val="18"/>
                <w:rPrChange w:id="4064" w:author="James, Christin (DCYF)" w:date="2026-07-01T15:06:00Z" w16du:dateUtc="2026-07-01T22:06:00Z">
                  <w:rPr>
                    <w:ins w:id="4065" w:author="James, Christin (DCYF)" w:date="2026-07-01T15:03:00Z" w16du:dateUtc="2026-07-01T22:03:00Z"/>
                    <w:rFonts w:cs="Calibri"/>
                  </w:rPr>
                </w:rPrChange>
              </w:rPr>
            </w:pPr>
            <w:ins w:id="4066" w:author="James, Christin (DCYF)" w:date="2026-07-01T15:03:00Z" w16du:dateUtc="2026-07-01T22:03:00Z">
              <w:r w:rsidRPr="009E06BF">
                <w:rPr>
                  <w:rFonts w:cs="Calibri"/>
                  <w:sz w:val="18"/>
                  <w:szCs w:val="18"/>
                  <w:rPrChange w:id="4067" w:author="James, Christin (DCYF)" w:date="2026-07-01T15:06:00Z" w16du:dateUtc="2026-07-01T22:06:00Z">
                    <w:rPr>
                      <w:rFonts w:cs="Calibri"/>
                    </w:rPr>
                  </w:rPrChange>
                </w:rPr>
                <w:t>Professional training days: 0 days</w:t>
              </w:r>
            </w:ins>
          </w:p>
          <w:p w14:paraId="3FD8FC03" w14:textId="77777777" w:rsidR="009E06BF" w:rsidRPr="009E06BF" w:rsidRDefault="009E06BF">
            <w:pPr>
              <w:contextualSpacing/>
              <w:rPr>
                <w:ins w:id="4068" w:author="James, Christin (DCYF)" w:date="2026-07-01T15:03:00Z" w16du:dateUtc="2026-07-01T22:03:00Z"/>
                <w:rFonts w:cs="Calibri"/>
                <w:sz w:val="18"/>
                <w:szCs w:val="18"/>
                <w:rPrChange w:id="4069" w:author="James, Christin (DCYF)" w:date="2026-07-01T15:06:00Z" w16du:dateUtc="2026-07-01T22:06:00Z">
                  <w:rPr>
                    <w:ins w:id="4070" w:author="James, Christin (DCYF)" w:date="2026-07-01T15:03:00Z" w16du:dateUtc="2026-07-01T22:03:00Z"/>
                    <w:rFonts w:cs="Calibri"/>
                  </w:rPr>
                </w:rPrChange>
              </w:rPr>
            </w:pPr>
            <w:ins w:id="4071" w:author="James, Christin (DCYF)" w:date="2026-07-01T15:03:00Z" w16du:dateUtc="2026-07-01T22:03:00Z">
              <w:r w:rsidRPr="009E06BF">
                <w:rPr>
                  <w:rFonts w:cs="Calibri"/>
                  <w:sz w:val="18"/>
                  <w:szCs w:val="18"/>
                  <w:rPrChange w:id="4072" w:author="James, Christin (DCYF)" w:date="2026-07-01T15:06:00Z" w16du:dateUtc="2026-07-01T22:06:00Z">
                    <w:rPr>
                      <w:rFonts w:cs="Calibri"/>
                    </w:rPr>
                  </w:rPrChange>
                </w:rPr>
                <w:t>Additional eligible days: 7 days. You can claim 1 half day or 2 half days for each day, depending on when the child was expected to attend. This could be an additional 7 and 14 half days.</w:t>
              </w:r>
            </w:ins>
          </w:p>
        </w:tc>
        <w:tc>
          <w:tcPr>
            <w:tcW w:w="2869" w:type="dxa"/>
            <w:tcPrChange w:id="4073" w:author="James, Christin (DCYF)" w:date="2026-07-07T14:04:00Z" w16du:dateUtc="2026-07-07T21:04:00Z">
              <w:tcPr>
                <w:tcW w:w="3338" w:type="dxa"/>
                <w:gridSpan w:val="2"/>
              </w:tcPr>
            </w:tcPrChange>
          </w:tcPr>
          <w:p w14:paraId="0248CDC5" w14:textId="77777777" w:rsidR="009E06BF" w:rsidRPr="009E06BF" w:rsidRDefault="009E06BF">
            <w:pPr>
              <w:textAlignment w:val="baseline"/>
              <w:rPr>
                <w:ins w:id="4074" w:author="James, Christin (DCYF)" w:date="2026-07-01T15:03:00Z" w16du:dateUtc="2026-07-01T22:03:00Z"/>
                <w:rFonts w:ascii="Calibri" w:hAnsi="Calibri" w:cs="Calibri"/>
                <w:sz w:val="18"/>
                <w:szCs w:val="18"/>
                <w:rPrChange w:id="4075" w:author="James, Christin (DCYF)" w:date="2026-07-01T15:06:00Z" w16du:dateUtc="2026-07-01T22:06:00Z">
                  <w:rPr>
                    <w:ins w:id="4076" w:author="James, Christin (DCYF)" w:date="2026-07-01T15:03:00Z" w16du:dateUtc="2026-07-01T22:03:00Z"/>
                    <w:rFonts w:ascii="Calibri" w:hAnsi="Calibri" w:cs="Calibri"/>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39C4F409" w14:textId="77777777" w:rsidTr="70006B5F">
              <w:trPr>
                <w:ins w:id="4077" w:author="James, Christin (DCYF)" w:date="2026-07-01T15:03:00Z"/>
              </w:trPr>
              <w:tc>
                <w:tcPr>
                  <w:tcW w:w="2562" w:type="dxa"/>
                  <w:gridSpan w:val="7"/>
                </w:tcPr>
                <w:p w14:paraId="3E0AA767" w14:textId="77777777" w:rsidR="009E06BF" w:rsidRPr="00971ACE" w:rsidRDefault="009E06BF">
                  <w:pPr>
                    <w:rPr>
                      <w:ins w:id="4078" w:author="James, Christin (DCYF)" w:date="2026-07-01T15:03:00Z" w16du:dateUtc="2026-07-01T22:03:00Z"/>
                      <w:sz w:val="16"/>
                      <w:szCs w:val="16"/>
                      <w:rPrChange w:id="4079" w:author="James, Christin (DCYF)" w:date="2026-07-01T15:09:00Z" w16du:dateUtc="2026-07-01T22:09:00Z">
                        <w:rPr>
                          <w:ins w:id="4080" w:author="James, Christin (DCYF)" w:date="2026-07-01T15:03:00Z" w16du:dateUtc="2026-07-01T22:03:00Z"/>
                          <w:sz w:val="14"/>
                          <w:szCs w:val="14"/>
                        </w:rPr>
                      </w:rPrChange>
                    </w:rPr>
                  </w:pPr>
                  <w:ins w:id="4081" w:author="James, Christin (DCYF)" w:date="2026-07-01T15:03:00Z" w16du:dateUtc="2026-07-01T22:03:00Z">
                    <w:r w:rsidRPr="00971ACE">
                      <w:rPr>
                        <w:sz w:val="16"/>
                        <w:szCs w:val="16"/>
                        <w:rPrChange w:id="4082" w:author="James, Christin (DCYF)" w:date="2026-07-01T15:09:00Z" w16du:dateUtc="2026-07-01T22:09:00Z">
                          <w:rPr>
                            <w:sz w:val="14"/>
                            <w:szCs w:val="14"/>
                          </w:rPr>
                        </w:rPrChange>
                      </w:rPr>
                      <w:t>March 2026</w:t>
                    </w:r>
                  </w:ins>
                </w:p>
              </w:tc>
            </w:tr>
            <w:tr w:rsidR="009E06BF" w:rsidRPr="00971ACE" w14:paraId="17F41023" w14:textId="77777777" w:rsidTr="70006B5F">
              <w:trPr>
                <w:ins w:id="4083" w:author="James, Christin (DCYF)" w:date="2026-07-01T15:03:00Z"/>
              </w:trPr>
              <w:tc>
                <w:tcPr>
                  <w:tcW w:w="366" w:type="dxa"/>
                  <w:shd w:val="clear" w:color="auto" w:fill="DAEEF3" w:themeFill="accent5" w:themeFillTint="33"/>
                </w:tcPr>
                <w:p w14:paraId="53D2D10A" w14:textId="77777777" w:rsidR="009E06BF" w:rsidRPr="00971ACE" w:rsidRDefault="009E06BF">
                  <w:pPr>
                    <w:rPr>
                      <w:ins w:id="4084" w:author="James, Christin (DCYF)" w:date="2026-07-01T15:03:00Z" w16du:dateUtc="2026-07-01T22:03:00Z"/>
                      <w:sz w:val="16"/>
                      <w:szCs w:val="16"/>
                      <w:rPrChange w:id="4085" w:author="James, Christin (DCYF)" w:date="2026-07-01T15:09:00Z" w16du:dateUtc="2026-07-01T22:09:00Z">
                        <w:rPr>
                          <w:ins w:id="4086" w:author="James, Christin (DCYF)" w:date="2026-07-01T15:03:00Z" w16du:dateUtc="2026-07-01T22:03:00Z"/>
                          <w:sz w:val="14"/>
                          <w:szCs w:val="14"/>
                        </w:rPr>
                      </w:rPrChange>
                    </w:rPr>
                  </w:pPr>
                  <w:ins w:id="4087" w:author="James, Christin (DCYF)" w:date="2026-07-01T15:03:00Z" w16du:dateUtc="2026-07-01T22:03:00Z">
                    <w:r w:rsidRPr="00971ACE">
                      <w:rPr>
                        <w:sz w:val="16"/>
                        <w:szCs w:val="16"/>
                        <w:rPrChange w:id="4088" w:author="James, Christin (DCYF)" w:date="2026-07-01T15:09:00Z" w16du:dateUtc="2026-07-01T22:09:00Z">
                          <w:rPr>
                            <w:sz w:val="14"/>
                            <w:szCs w:val="14"/>
                          </w:rPr>
                        </w:rPrChange>
                      </w:rPr>
                      <w:t>S</w:t>
                    </w:r>
                  </w:ins>
                </w:p>
              </w:tc>
              <w:tc>
                <w:tcPr>
                  <w:tcW w:w="366" w:type="dxa"/>
                  <w:shd w:val="clear" w:color="auto" w:fill="DAEEF3" w:themeFill="accent5" w:themeFillTint="33"/>
                </w:tcPr>
                <w:p w14:paraId="59AA4951" w14:textId="77777777" w:rsidR="009E06BF" w:rsidRPr="00971ACE" w:rsidRDefault="009E06BF">
                  <w:pPr>
                    <w:rPr>
                      <w:ins w:id="4089" w:author="James, Christin (DCYF)" w:date="2026-07-01T15:03:00Z" w16du:dateUtc="2026-07-01T22:03:00Z"/>
                      <w:sz w:val="16"/>
                      <w:szCs w:val="16"/>
                      <w:rPrChange w:id="4090" w:author="James, Christin (DCYF)" w:date="2026-07-01T15:09:00Z" w16du:dateUtc="2026-07-01T22:09:00Z">
                        <w:rPr>
                          <w:ins w:id="4091" w:author="James, Christin (DCYF)" w:date="2026-07-01T15:03:00Z" w16du:dateUtc="2026-07-01T22:03:00Z"/>
                          <w:sz w:val="14"/>
                          <w:szCs w:val="14"/>
                        </w:rPr>
                      </w:rPrChange>
                    </w:rPr>
                  </w:pPr>
                  <w:ins w:id="4092" w:author="James, Christin (DCYF)" w:date="2026-07-01T15:03:00Z" w16du:dateUtc="2026-07-01T22:03:00Z">
                    <w:r w:rsidRPr="00971ACE">
                      <w:rPr>
                        <w:sz w:val="16"/>
                        <w:szCs w:val="16"/>
                        <w:rPrChange w:id="4093" w:author="James, Christin (DCYF)" w:date="2026-07-01T15:09:00Z" w16du:dateUtc="2026-07-01T22:09:00Z">
                          <w:rPr>
                            <w:sz w:val="14"/>
                            <w:szCs w:val="14"/>
                          </w:rPr>
                        </w:rPrChange>
                      </w:rPr>
                      <w:t>M</w:t>
                    </w:r>
                  </w:ins>
                </w:p>
              </w:tc>
              <w:tc>
                <w:tcPr>
                  <w:tcW w:w="366" w:type="dxa"/>
                  <w:shd w:val="clear" w:color="auto" w:fill="DAEEF3" w:themeFill="accent5" w:themeFillTint="33"/>
                </w:tcPr>
                <w:p w14:paraId="74CB9CB6" w14:textId="77777777" w:rsidR="009E06BF" w:rsidRPr="00971ACE" w:rsidRDefault="009E06BF">
                  <w:pPr>
                    <w:rPr>
                      <w:ins w:id="4094" w:author="James, Christin (DCYF)" w:date="2026-07-01T15:03:00Z" w16du:dateUtc="2026-07-01T22:03:00Z"/>
                      <w:sz w:val="16"/>
                      <w:szCs w:val="16"/>
                      <w:rPrChange w:id="4095" w:author="James, Christin (DCYF)" w:date="2026-07-01T15:09:00Z" w16du:dateUtc="2026-07-01T22:09:00Z">
                        <w:rPr>
                          <w:ins w:id="4096" w:author="James, Christin (DCYF)" w:date="2026-07-01T15:03:00Z" w16du:dateUtc="2026-07-01T22:03:00Z"/>
                          <w:sz w:val="14"/>
                          <w:szCs w:val="14"/>
                        </w:rPr>
                      </w:rPrChange>
                    </w:rPr>
                  </w:pPr>
                  <w:ins w:id="4097" w:author="James, Christin (DCYF)" w:date="2026-07-01T15:03:00Z" w16du:dateUtc="2026-07-01T22:03:00Z">
                    <w:r w:rsidRPr="00971ACE">
                      <w:rPr>
                        <w:sz w:val="16"/>
                        <w:szCs w:val="16"/>
                        <w:rPrChange w:id="4098" w:author="James, Christin (DCYF)" w:date="2026-07-01T15:09:00Z" w16du:dateUtc="2026-07-01T22:09:00Z">
                          <w:rPr>
                            <w:sz w:val="14"/>
                            <w:szCs w:val="14"/>
                          </w:rPr>
                        </w:rPrChange>
                      </w:rPr>
                      <w:t>T</w:t>
                    </w:r>
                  </w:ins>
                </w:p>
              </w:tc>
              <w:tc>
                <w:tcPr>
                  <w:tcW w:w="366" w:type="dxa"/>
                  <w:shd w:val="clear" w:color="auto" w:fill="DAEEF3" w:themeFill="accent5" w:themeFillTint="33"/>
                </w:tcPr>
                <w:p w14:paraId="4247EEB9" w14:textId="77777777" w:rsidR="009E06BF" w:rsidRPr="00971ACE" w:rsidRDefault="009E06BF">
                  <w:pPr>
                    <w:rPr>
                      <w:ins w:id="4099" w:author="James, Christin (DCYF)" w:date="2026-07-01T15:03:00Z" w16du:dateUtc="2026-07-01T22:03:00Z"/>
                      <w:sz w:val="16"/>
                      <w:szCs w:val="16"/>
                      <w:rPrChange w:id="4100" w:author="James, Christin (DCYF)" w:date="2026-07-01T15:09:00Z" w16du:dateUtc="2026-07-01T22:09:00Z">
                        <w:rPr>
                          <w:ins w:id="4101" w:author="James, Christin (DCYF)" w:date="2026-07-01T15:03:00Z" w16du:dateUtc="2026-07-01T22:03:00Z"/>
                          <w:sz w:val="14"/>
                          <w:szCs w:val="14"/>
                        </w:rPr>
                      </w:rPrChange>
                    </w:rPr>
                  </w:pPr>
                  <w:ins w:id="4102" w:author="James, Christin (DCYF)" w:date="2026-07-01T15:03:00Z" w16du:dateUtc="2026-07-01T22:03:00Z">
                    <w:r w:rsidRPr="00971ACE">
                      <w:rPr>
                        <w:sz w:val="16"/>
                        <w:szCs w:val="16"/>
                        <w:rPrChange w:id="4103" w:author="James, Christin (DCYF)" w:date="2026-07-01T15:09:00Z" w16du:dateUtc="2026-07-01T22:09:00Z">
                          <w:rPr>
                            <w:sz w:val="14"/>
                            <w:szCs w:val="14"/>
                          </w:rPr>
                        </w:rPrChange>
                      </w:rPr>
                      <w:t>W</w:t>
                    </w:r>
                  </w:ins>
                </w:p>
              </w:tc>
              <w:tc>
                <w:tcPr>
                  <w:tcW w:w="366" w:type="dxa"/>
                  <w:shd w:val="clear" w:color="auto" w:fill="DAEEF3" w:themeFill="accent5" w:themeFillTint="33"/>
                </w:tcPr>
                <w:p w14:paraId="5C9E0BBE" w14:textId="77777777" w:rsidR="009E06BF" w:rsidRPr="00971ACE" w:rsidRDefault="009E06BF">
                  <w:pPr>
                    <w:rPr>
                      <w:ins w:id="4104" w:author="James, Christin (DCYF)" w:date="2026-07-01T15:03:00Z" w16du:dateUtc="2026-07-01T22:03:00Z"/>
                      <w:sz w:val="16"/>
                      <w:szCs w:val="16"/>
                      <w:rPrChange w:id="4105" w:author="James, Christin (DCYF)" w:date="2026-07-01T15:09:00Z" w16du:dateUtc="2026-07-01T22:09:00Z">
                        <w:rPr>
                          <w:ins w:id="4106" w:author="James, Christin (DCYF)" w:date="2026-07-01T15:03:00Z" w16du:dateUtc="2026-07-01T22:03:00Z"/>
                          <w:sz w:val="14"/>
                          <w:szCs w:val="14"/>
                        </w:rPr>
                      </w:rPrChange>
                    </w:rPr>
                  </w:pPr>
                  <w:ins w:id="4107" w:author="James, Christin (DCYF)" w:date="2026-07-01T15:03:00Z" w16du:dateUtc="2026-07-01T22:03:00Z">
                    <w:r w:rsidRPr="00971ACE">
                      <w:rPr>
                        <w:sz w:val="16"/>
                        <w:szCs w:val="16"/>
                        <w:rPrChange w:id="4108" w:author="James, Christin (DCYF)" w:date="2026-07-01T15:09:00Z" w16du:dateUtc="2026-07-01T22:09:00Z">
                          <w:rPr>
                            <w:sz w:val="14"/>
                            <w:szCs w:val="14"/>
                          </w:rPr>
                        </w:rPrChange>
                      </w:rPr>
                      <w:t>T</w:t>
                    </w:r>
                  </w:ins>
                </w:p>
              </w:tc>
              <w:tc>
                <w:tcPr>
                  <w:tcW w:w="366" w:type="dxa"/>
                  <w:shd w:val="clear" w:color="auto" w:fill="DAEEF3" w:themeFill="accent5" w:themeFillTint="33"/>
                </w:tcPr>
                <w:p w14:paraId="36355E60" w14:textId="77777777" w:rsidR="009E06BF" w:rsidRPr="00971ACE" w:rsidRDefault="009E06BF">
                  <w:pPr>
                    <w:rPr>
                      <w:ins w:id="4109" w:author="James, Christin (DCYF)" w:date="2026-07-01T15:03:00Z" w16du:dateUtc="2026-07-01T22:03:00Z"/>
                      <w:sz w:val="16"/>
                      <w:szCs w:val="16"/>
                      <w:rPrChange w:id="4110" w:author="James, Christin (DCYF)" w:date="2026-07-01T15:09:00Z" w16du:dateUtc="2026-07-01T22:09:00Z">
                        <w:rPr>
                          <w:ins w:id="4111" w:author="James, Christin (DCYF)" w:date="2026-07-01T15:03:00Z" w16du:dateUtc="2026-07-01T22:03:00Z"/>
                          <w:sz w:val="14"/>
                          <w:szCs w:val="14"/>
                        </w:rPr>
                      </w:rPrChange>
                    </w:rPr>
                  </w:pPr>
                  <w:ins w:id="4112" w:author="James, Christin (DCYF)" w:date="2026-07-01T15:03:00Z" w16du:dateUtc="2026-07-01T22:03:00Z">
                    <w:r w:rsidRPr="00971ACE">
                      <w:rPr>
                        <w:sz w:val="16"/>
                        <w:szCs w:val="16"/>
                        <w:rPrChange w:id="4113" w:author="James, Christin (DCYF)" w:date="2026-07-01T15:09:00Z" w16du:dateUtc="2026-07-01T22:09:00Z">
                          <w:rPr>
                            <w:sz w:val="14"/>
                            <w:szCs w:val="14"/>
                          </w:rPr>
                        </w:rPrChange>
                      </w:rPr>
                      <w:t>F</w:t>
                    </w:r>
                  </w:ins>
                </w:p>
              </w:tc>
              <w:tc>
                <w:tcPr>
                  <w:tcW w:w="366" w:type="dxa"/>
                  <w:shd w:val="clear" w:color="auto" w:fill="DAEEF3" w:themeFill="accent5" w:themeFillTint="33"/>
                </w:tcPr>
                <w:p w14:paraId="3872675C" w14:textId="77777777" w:rsidR="009E06BF" w:rsidRPr="00971ACE" w:rsidRDefault="009E06BF">
                  <w:pPr>
                    <w:rPr>
                      <w:ins w:id="4114" w:author="James, Christin (DCYF)" w:date="2026-07-01T15:03:00Z" w16du:dateUtc="2026-07-01T22:03:00Z"/>
                      <w:sz w:val="16"/>
                      <w:szCs w:val="16"/>
                      <w:rPrChange w:id="4115" w:author="James, Christin (DCYF)" w:date="2026-07-01T15:09:00Z" w16du:dateUtc="2026-07-01T22:09:00Z">
                        <w:rPr>
                          <w:ins w:id="4116" w:author="James, Christin (DCYF)" w:date="2026-07-01T15:03:00Z" w16du:dateUtc="2026-07-01T22:03:00Z"/>
                          <w:sz w:val="14"/>
                          <w:szCs w:val="14"/>
                        </w:rPr>
                      </w:rPrChange>
                    </w:rPr>
                  </w:pPr>
                  <w:ins w:id="4117" w:author="James, Christin (DCYF)" w:date="2026-07-01T15:03:00Z" w16du:dateUtc="2026-07-01T22:03:00Z">
                    <w:r w:rsidRPr="00971ACE">
                      <w:rPr>
                        <w:sz w:val="16"/>
                        <w:szCs w:val="16"/>
                        <w:rPrChange w:id="4118" w:author="James, Christin (DCYF)" w:date="2026-07-01T15:09:00Z" w16du:dateUtc="2026-07-01T22:09:00Z">
                          <w:rPr>
                            <w:sz w:val="14"/>
                            <w:szCs w:val="14"/>
                          </w:rPr>
                        </w:rPrChange>
                      </w:rPr>
                      <w:t>S</w:t>
                    </w:r>
                  </w:ins>
                </w:p>
              </w:tc>
            </w:tr>
            <w:tr w:rsidR="009E06BF" w:rsidRPr="00971ACE" w14:paraId="5DEDB581" w14:textId="77777777" w:rsidTr="70006B5F">
              <w:trPr>
                <w:ins w:id="4119" w:author="James, Christin (DCYF)" w:date="2026-07-01T15:03:00Z"/>
              </w:trPr>
              <w:tc>
                <w:tcPr>
                  <w:tcW w:w="366" w:type="dxa"/>
                </w:tcPr>
                <w:p w14:paraId="091BCEC8" w14:textId="77777777" w:rsidR="009E06BF" w:rsidRPr="00971ACE" w:rsidRDefault="009E06BF">
                  <w:pPr>
                    <w:rPr>
                      <w:ins w:id="4120" w:author="James, Christin (DCYF)" w:date="2026-07-01T15:03:00Z" w16du:dateUtc="2026-07-01T22:03:00Z"/>
                      <w:sz w:val="16"/>
                      <w:szCs w:val="16"/>
                      <w:rPrChange w:id="4121" w:author="James, Christin (DCYF)" w:date="2026-07-01T15:09:00Z" w16du:dateUtc="2026-07-01T22:09:00Z">
                        <w:rPr>
                          <w:ins w:id="4122" w:author="James, Christin (DCYF)" w:date="2026-07-01T15:03:00Z" w16du:dateUtc="2026-07-01T22:03:00Z"/>
                          <w:sz w:val="14"/>
                          <w:szCs w:val="14"/>
                        </w:rPr>
                      </w:rPrChange>
                    </w:rPr>
                  </w:pPr>
                  <w:ins w:id="4123" w:author="James, Christin (DCYF)" w:date="2026-07-01T15:03:00Z" w16du:dateUtc="2026-07-01T22:03:00Z">
                    <w:r w:rsidRPr="00971ACE">
                      <w:rPr>
                        <w:sz w:val="16"/>
                        <w:szCs w:val="16"/>
                        <w:rPrChange w:id="4124" w:author="James, Christin (DCYF)" w:date="2026-07-01T15:09:00Z" w16du:dateUtc="2026-07-01T22:09:00Z">
                          <w:rPr>
                            <w:sz w:val="14"/>
                            <w:szCs w:val="14"/>
                          </w:rPr>
                        </w:rPrChange>
                      </w:rPr>
                      <w:t>1</w:t>
                    </w:r>
                  </w:ins>
                </w:p>
              </w:tc>
              <w:tc>
                <w:tcPr>
                  <w:tcW w:w="366" w:type="dxa"/>
                </w:tcPr>
                <w:p w14:paraId="0AD88DC0" w14:textId="77777777" w:rsidR="009E06BF" w:rsidRPr="00971ACE" w:rsidRDefault="009E06BF">
                  <w:pPr>
                    <w:rPr>
                      <w:ins w:id="4125" w:author="James, Christin (DCYF)" w:date="2026-07-01T15:03:00Z" w16du:dateUtc="2026-07-01T22:03:00Z"/>
                      <w:sz w:val="16"/>
                      <w:szCs w:val="16"/>
                      <w:rPrChange w:id="4126" w:author="James, Christin (DCYF)" w:date="2026-07-01T15:09:00Z" w16du:dateUtc="2026-07-01T22:09:00Z">
                        <w:rPr>
                          <w:ins w:id="4127" w:author="James, Christin (DCYF)" w:date="2026-07-01T15:03:00Z" w16du:dateUtc="2026-07-01T22:03:00Z"/>
                          <w:sz w:val="14"/>
                          <w:szCs w:val="14"/>
                        </w:rPr>
                      </w:rPrChange>
                    </w:rPr>
                  </w:pPr>
                  <w:ins w:id="4128" w:author="James, Christin (DCYF)" w:date="2026-07-01T15:03:00Z" w16du:dateUtc="2026-07-01T22:03:00Z">
                    <w:r w:rsidRPr="00971ACE">
                      <w:rPr>
                        <w:sz w:val="16"/>
                        <w:szCs w:val="16"/>
                        <w:rPrChange w:id="4129" w:author="James, Christin (DCYF)" w:date="2026-07-01T15:09:00Z" w16du:dateUtc="2026-07-01T22:09:00Z">
                          <w:rPr>
                            <w:sz w:val="14"/>
                            <w:szCs w:val="14"/>
                          </w:rPr>
                        </w:rPrChange>
                      </w:rPr>
                      <w:t>2</w:t>
                    </w:r>
                  </w:ins>
                </w:p>
              </w:tc>
              <w:tc>
                <w:tcPr>
                  <w:tcW w:w="366" w:type="dxa"/>
                </w:tcPr>
                <w:p w14:paraId="30C2AFFB" w14:textId="77777777" w:rsidR="009E06BF" w:rsidRPr="00971ACE" w:rsidRDefault="009E06BF">
                  <w:pPr>
                    <w:rPr>
                      <w:ins w:id="4130" w:author="James, Christin (DCYF)" w:date="2026-07-01T15:03:00Z" w16du:dateUtc="2026-07-01T22:03:00Z"/>
                      <w:sz w:val="16"/>
                      <w:szCs w:val="16"/>
                      <w:rPrChange w:id="4131" w:author="James, Christin (DCYF)" w:date="2026-07-01T15:09:00Z" w16du:dateUtc="2026-07-01T22:09:00Z">
                        <w:rPr>
                          <w:ins w:id="4132" w:author="James, Christin (DCYF)" w:date="2026-07-01T15:03:00Z" w16du:dateUtc="2026-07-01T22:03:00Z"/>
                          <w:sz w:val="14"/>
                          <w:szCs w:val="14"/>
                        </w:rPr>
                      </w:rPrChange>
                    </w:rPr>
                  </w:pPr>
                  <w:ins w:id="4133" w:author="James, Christin (DCYF)" w:date="2026-07-01T15:03:00Z" w16du:dateUtc="2026-07-01T22:03:00Z">
                    <w:r w:rsidRPr="00971ACE">
                      <w:rPr>
                        <w:sz w:val="16"/>
                        <w:szCs w:val="16"/>
                        <w:rPrChange w:id="4134" w:author="James, Christin (DCYF)" w:date="2026-07-01T15:09:00Z" w16du:dateUtc="2026-07-01T22:09:00Z">
                          <w:rPr>
                            <w:sz w:val="14"/>
                            <w:szCs w:val="14"/>
                          </w:rPr>
                        </w:rPrChange>
                      </w:rPr>
                      <w:t>3</w:t>
                    </w:r>
                  </w:ins>
                </w:p>
              </w:tc>
              <w:tc>
                <w:tcPr>
                  <w:tcW w:w="366" w:type="dxa"/>
                </w:tcPr>
                <w:p w14:paraId="37E5F09F" w14:textId="77777777" w:rsidR="009E06BF" w:rsidRPr="00971ACE" w:rsidRDefault="009E06BF">
                  <w:pPr>
                    <w:rPr>
                      <w:ins w:id="4135" w:author="James, Christin (DCYF)" w:date="2026-07-01T15:03:00Z" w16du:dateUtc="2026-07-01T22:03:00Z"/>
                      <w:sz w:val="16"/>
                      <w:szCs w:val="16"/>
                      <w:rPrChange w:id="4136" w:author="James, Christin (DCYF)" w:date="2026-07-01T15:09:00Z" w16du:dateUtc="2026-07-01T22:09:00Z">
                        <w:rPr>
                          <w:ins w:id="4137" w:author="James, Christin (DCYF)" w:date="2026-07-01T15:03:00Z" w16du:dateUtc="2026-07-01T22:03:00Z"/>
                          <w:sz w:val="14"/>
                          <w:szCs w:val="14"/>
                        </w:rPr>
                      </w:rPrChange>
                    </w:rPr>
                  </w:pPr>
                  <w:ins w:id="4138" w:author="James, Christin (DCYF)" w:date="2026-07-01T15:03:00Z" w16du:dateUtc="2026-07-01T22:03:00Z">
                    <w:r w:rsidRPr="00971ACE">
                      <w:rPr>
                        <w:sz w:val="16"/>
                        <w:szCs w:val="16"/>
                        <w:rPrChange w:id="4139" w:author="James, Christin (DCYF)" w:date="2026-07-01T15:09:00Z" w16du:dateUtc="2026-07-01T22:09:00Z">
                          <w:rPr>
                            <w:sz w:val="14"/>
                            <w:szCs w:val="14"/>
                          </w:rPr>
                        </w:rPrChange>
                      </w:rPr>
                      <w:t>4</w:t>
                    </w:r>
                  </w:ins>
                </w:p>
              </w:tc>
              <w:tc>
                <w:tcPr>
                  <w:tcW w:w="366" w:type="dxa"/>
                </w:tcPr>
                <w:p w14:paraId="0B4CE5B2" w14:textId="77777777" w:rsidR="009E06BF" w:rsidRPr="00971ACE" w:rsidRDefault="009E06BF">
                  <w:pPr>
                    <w:rPr>
                      <w:ins w:id="4140" w:author="James, Christin (DCYF)" w:date="2026-07-01T15:03:00Z" w16du:dateUtc="2026-07-01T22:03:00Z"/>
                      <w:sz w:val="16"/>
                      <w:szCs w:val="16"/>
                      <w:rPrChange w:id="4141" w:author="James, Christin (DCYF)" w:date="2026-07-01T15:09:00Z" w16du:dateUtc="2026-07-01T22:09:00Z">
                        <w:rPr>
                          <w:ins w:id="4142" w:author="James, Christin (DCYF)" w:date="2026-07-01T15:03:00Z" w16du:dateUtc="2026-07-01T22:03:00Z"/>
                          <w:sz w:val="14"/>
                          <w:szCs w:val="14"/>
                        </w:rPr>
                      </w:rPrChange>
                    </w:rPr>
                  </w:pPr>
                  <w:ins w:id="4143" w:author="James, Christin (DCYF)" w:date="2026-07-01T15:03:00Z" w16du:dateUtc="2026-07-01T22:03:00Z">
                    <w:r w:rsidRPr="00971ACE">
                      <w:rPr>
                        <w:sz w:val="16"/>
                        <w:szCs w:val="16"/>
                        <w:rPrChange w:id="4144" w:author="James, Christin (DCYF)" w:date="2026-07-01T15:09:00Z" w16du:dateUtc="2026-07-01T22:09:00Z">
                          <w:rPr>
                            <w:sz w:val="14"/>
                            <w:szCs w:val="14"/>
                          </w:rPr>
                        </w:rPrChange>
                      </w:rPr>
                      <w:t>5</w:t>
                    </w:r>
                  </w:ins>
                </w:p>
              </w:tc>
              <w:tc>
                <w:tcPr>
                  <w:tcW w:w="366" w:type="dxa"/>
                </w:tcPr>
                <w:p w14:paraId="2014A0A7" w14:textId="77777777" w:rsidR="009E06BF" w:rsidRPr="00971ACE" w:rsidRDefault="009E06BF">
                  <w:pPr>
                    <w:rPr>
                      <w:ins w:id="4145" w:author="James, Christin (DCYF)" w:date="2026-07-01T15:03:00Z" w16du:dateUtc="2026-07-01T22:03:00Z"/>
                      <w:sz w:val="16"/>
                      <w:szCs w:val="16"/>
                      <w:rPrChange w:id="4146" w:author="James, Christin (DCYF)" w:date="2026-07-01T15:09:00Z" w16du:dateUtc="2026-07-01T22:09:00Z">
                        <w:rPr>
                          <w:ins w:id="4147" w:author="James, Christin (DCYF)" w:date="2026-07-01T15:03:00Z" w16du:dateUtc="2026-07-01T22:03:00Z"/>
                          <w:sz w:val="14"/>
                          <w:szCs w:val="14"/>
                        </w:rPr>
                      </w:rPrChange>
                    </w:rPr>
                  </w:pPr>
                  <w:ins w:id="4148" w:author="James, Christin (DCYF)" w:date="2026-07-01T15:03:00Z" w16du:dateUtc="2026-07-01T22:03:00Z">
                    <w:r w:rsidRPr="00971ACE">
                      <w:rPr>
                        <w:sz w:val="16"/>
                        <w:szCs w:val="16"/>
                        <w:rPrChange w:id="4149" w:author="James, Christin (DCYF)" w:date="2026-07-01T15:09:00Z" w16du:dateUtc="2026-07-01T22:09:00Z">
                          <w:rPr>
                            <w:sz w:val="14"/>
                            <w:szCs w:val="14"/>
                          </w:rPr>
                        </w:rPrChange>
                      </w:rPr>
                      <w:t>6</w:t>
                    </w:r>
                  </w:ins>
                </w:p>
              </w:tc>
              <w:tc>
                <w:tcPr>
                  <w:tcW w:w="366" w:type="dxa"/>
                </w:tcPr>
                <w:p w14:paraId="5263E8FB" w14:textId="77777777" w:rsidR="009E06BF" w:rsidRPr="00971ACE" w:rsidRDefault="009E06BF">
                  <w:pPr>
                    <w:rPr>
                      <w:ins w:id="4150" w:author="James, Christin (DCYF)" w:date="2026-07-01T15:03:00Z" w16du:dateUtc="2026-07-01T22:03:00Z"/>
                      <w:sz w:val="16"/>
                      <w:szCs w:val="16"/>
                      <w:rPrChange w:id="4151" w:author="James, Christin (DCYF)" w:date="2026-07-01T15:09:00Z" w16du:dateUtc="2026-07-01T22:09:00Z">
                        <w:rPr>
                          <w:ins w:id="4152" w:author="James, Christin (DCYF)" w:date="2026-07-01T15:03:00Z" w16du:dateUtc="2026-07-01T22:03:00Z"/>
                          <w:sz w:val="14"/>
                          <w:szCs w:val="14"/>
                        </w:rPr>
                      </w:rPrChange>
                    </w:rPr>
                  </w:pPr>
                  <w:ins w:id="4153" w:author="James, Christin (DCYF)" w:date="2026-07-01T15:03:00Z" w16du:dateUtc="2026-07-01T22:03:00Z">
                    <w:r w:rsidRPr="00971ACE">
                      <w:rPr>
                        <w:sz w:val="16"/>
                        <w:szCs w:val="16"/>
                        <w:rPrChange w:id="4154" w:author="James, Christin (DCYF)" w:date="2026-07-01T15:09:00Z" w16du:dateUtc="2026-07-01T22:09:00Z">
                          <w:rPr>
                            <w:sz w:val="14"/>
                            <w:szCs w:val="14"/>
                          </w:rPr>
                        </w:rPrChange>
                      </w:rPr>
                      <w:t>7</w:t>
                    </w:r>
                  </w:ins>
                </w:p>
              </w:tc>
            </w:tr>
            <w:tr w:rsidR="009E06BF" w:rsidRPr="00971ACE" w14:paraId="5B8C61F4" w14:textId="77777777" w:rsidTr="70006B5F">
              <w:trPr>
                <w:ins w:id="4155" w:author="James, Christin (DCYF)" w:date="2026-07-01T15:03:00Z"/>
              </w:trPr>
              <w:tc>
                <w:tcPr>
                  <w:tcW w:w="366" w:type="dxa"/>
                </w:tcPr>
                <w:p w14:paraId="03590B48" w14:textId="77777777" w:rsidR="009E06BF" w:rsidRPr="00971ACE" w:rsidRDefault="009E06BF">
                  <w:pPr>
                    <w:rPr>
                      <w:ins w:id="4156" w:author="James, Christin (DCYF)" w:date="2026-07-01T15:03:00Z" w16du:dateUtc="2026-07-01T22:03:00Z"/>
                      <w:sz w:val="16"/>
                      <w:szCs w:val="16"/>
                      <w:rPrChange w:id="4157" w:author="James, Christin (DCYF)" w:date="2026-07-01T15:09:00Z" w16du:dateUtc="2026-07-01T22:09:00Z">
                        <w:rPr>
                          <w:ins w:id="4158" w:author="James, Christin (DCYF)" w:date="2026-07-01T15:03:00Z" w16du:dateUtc="2026-07-01T22:03:00Z"/>
                          <w:sz w:val="14"/>
                          <w:szCs w:val="14"/>
                        </w:rPr>
                      </w:rPrChange>
                    </w:rPr>
                  </w:pPr>
                  <w:ins w:id="4159" w:author="James, Christin (DCYF)" w:date="2026-07-01T15:03:00Z" w16du:dateUtc="2026-07-01T22:03:00Z">
                    <w:r w:rsidRPr="00971ACE">
                      <w:rPr>
                        <w:sz w:val="16"/>
                        <w:szCs w:val="16"/>
                        <w:rPrChange w:id="4160" w:author="James, Christin (DCYF)" w:date="2026-07-01T15:09:00Z" w16du:dateUtc="2026-07-01T22:09:00Z">
                          <w:rPr>
                            <w:sz w:val="14"/>
                            <w:szCs w:val="14"/>
                          </w:rPr>
                        </w:rPrChange>
                      </w:rPr>
                      <w:t>8</w:t>
                    </w:r>
                  </w:ins>
                </w:p>
              </w:tc>
              <w:tc>
                <w:tcPr>
                  <w:tcW w:w="366" w:type="dxa"/>
                </w:tcPr>
                <w:p w14:paraId="0A126E79" w14:textId="77777777" w:rsidR="009E06BF" w:rsidRPr="00971ACE" w:rsidRDefault="009E06BF">
                  <w:pPr>
                    <w:rPr>
                      <w:ins w:id="4161" w:author="James, Christin (DCYF)" w:date="2026-07-01T15:03:00Z" w16du:dateUtc="2026-07-01T22:03:00Z"/>
                      <w:sz w:val="16"/>
                      <w:szCs w:val="16"/>
                      <w:rPrChange w:id="4162" w:author="James, Christin (DCYF)" w:date="2026-07-01T15:09:00Z" w16du:dateUtc="2026-07-01T22:09:00Z">
                        <w:rPr>
                          <w:ins w:id="4163" w:author="James, Christin (DCYF)" w:date="2026-07-01T15:03:00Z" w16du:dateUtc="2026-07-01T22:03:00Z"/>
                          <w:sz w:val="14"/>
                          <w:szCs w:val="14"/>
                        </w:rPr>
                      </w:rPrChange>
                    </w:rPr>
                  </w:pPr>
                  <w:ins w:id="4164" w:author="James, Christin (DCYF)" w:date="2026-07-01T15:03:00Z" w16du:dateUtc="2026-07-01T22:03:00Z">
                    <w:r w:rsidRPr="00971ACE">
                      <w:rPr>
                        <w:sz w:val="16"/>
                        <w:szCs w:val="16"/>
                        <w:rPrChange w:id="4165" w:author="James, Christin (DCYF)" w:date="2026-07-01T15:09:00Z" w16du:dateUtc="2026-07-01T22:09:00Z">
                          <w:rPr>
                            <w:sz w:val="14"/>
                            <w:szCs w:val="14"/>
                          </w:rPr>
                        </w:rPrChange>
                      </w:rPr>
                      <w:t>9</w:t>
                    </w:r>
                  </w:ins>
                </w:p>
              </w:tc>
              <w:tc>
                <w:tcPr>
                  <w:tcW w:w="366" w:type="dxa"/>
                </w:tcPr>
                <w:p w14:paraId="0024DCF8" w14:textId="77777777" w:rsidR="009E06BF" w:rsidRPr="00971ACE" w:rsidRDefault="009E06BF">
                  <w:pPr>
                    <w:rPr>
                      <w:ins w:id="4166" w:author="James, Christin (DCYF)" w:date="2026-07-01T15:03:00Z" w16du:dateUtc="2026-07-01T22:03:00Z"/>
                      <w:sz w:val="16"/>
                      <w:szCs w:val="16"/>
                      <w:rPrChange w:id="4167" w:author="James, Christin (DCYF)" w:date="2026-07-01T15:09:00Z" w16du:dateUtc="2026-07-01T22:09:00Z">
                        <w:rPr>
                          <w:ins w:id="4168" w:author="James, Christin (DCYF)" w:date="2026-07-01T15:03:00Z" w16du:dateUtc="2026-07-01T22:03:00Z"/>
                          <w:sz w:val="14"/>
                          <w:szCs w:val="14"/>
                        </w:rPr>
                      </w:rPrChange>
                    </w:rPr>
                  </w:pPr>
                  <w:ins w:id="4169" w:author="James, Christin (DCYF)" w:date="2026-07-01T15:03:00Z" w16du:dateUtc="2026-07-01T22:03:00Z">
                    <w:r w:rsidRPr="00971ACE">
                      <w:rPr>
                        <w:sz w:val="16"/>
                        <w:szCs w:val="16"/>
                        <w:rPrChange w:id="4170" w:author="James, Christin (DCYF)" w:date="2026-07-01T15:09:00Z" w16du:dateUtc="2026-07-01T22:09:00Z">
                          <w:rPr>
                            <w:sz w:val="14"/>
                            <w:szCs w:val="14"/>
                          </w:rPr>
                        </w:rPrChange>
                      </w:rPr>
                      <w:t>10</w:t>
                    </w:r>
                  </w:ins>
                </w:p>
              </w:tc>
              <w:tc>
                <w:tcPr>
                  <w:tcW w:w="366" w:type="dxa"/>
                </w:tcPr>
                <w:p w14:paraId="213DD4BC" w14:textId="77777777" w:rsidR="009E06BF" w:rsidRPr="00971ACE" w:rsidRDefault="009E06BF">
                  <w:pPr>
                    <w:rPr>
                      <w:ins w:id="4171" w:author="James, Christin (DCYF)" w:date="2026-07-01T15:03:00Z" w16du:dateUtc="2026-07-01T22:03:00Z"/>
                      <w:sz w:val="16"/>
                      <w:szCs w:val="16"/>
                      <w:rPrChange w:id="4172" w:author="James, Christin (DCYF)" w:date="2026-07-01T15:09:00Z" w16du:dateUtc="2026-07-01T22:09:00Z">
                        <w:rPr>
                          <w:ins w:id="4173" w:author="James, Christin (DCYF)" w:date="2026-07-01T15:03:00Z" w16du:dateUtc="2026-07-01T22:03:00Z"/>
                          <w:sz w:val="14"/>
                          <w:szCs w:val="14"/>
                        </w:rPr>
                      </w:rPrChange>
                    </w:rPr>
                  </w:pPr>
                  <w:ins w:id="4174" w:author="James, Christin (DCYF)" w:date="2026-07-01T15:03:00Z" w16du:dateUtc="2026-07-01T22:03:00Z">
                    <w:r w:rsidRPr="00971ACE">
                      <w:rPr>
                        <w:sz w:val="16"/>
                        <w:szCs w:val="16"/>
                        <w:rPrChange w:id="4175" w:author="James, Christin (DCYF)" w:date="2026-07-01T15:09:00Z" w16du:dateUtc="2026-07-01T22:09:00Z">
                          <w:rPr>
                            <w:sz w:val="14"/>
                            <w:szCs w:val="14"/>
                          </w:rPr>
                        </w:rPrChange>
                      </w:rPr>
                      <w:t>11</w:t>
                    </w:r>
                  </w:ins>
                </w:p>
              </w:tc>
              <w:tc>
                <w:tcPr>
                  <w:tcW w:w="366" w:type="dxa"/>
                </w:tcPr>
                <w:p w14:paraId="5C170471" w14:textId="77777777" w:rsidR="009E06BF" w:rsidRPr="00971ACE" w:rsidRDefault="009E06BF">
                  <w:pPr>
                    <w:rPr>
                      <w:ins w:id="4176" w:author="James, Christin (DCYF)" w:date="2026-07-01T15:03:00Z" w16du:dateUtc="2026-07-01T22:03:00Z"/>
                      <w:sz w:val="16"/>
                      <w:szCs w:val="16"/>
                      <w:rPrChange w:id="4177" w:author="James, Christin (DCYF)" w:date="2026-07-01T15:09:00Z" w16du:dateUtc="2026-07-01T22:09:00Z">
                        <w:rPr>
                          <w:ins w:id="4178" w:author="James, Christin (DCYF)" w:date="2026-07-01T15:03:00Z" w16du:dateUtc="2026-07-01T22:03:00Z"/>
                          <w:sz w:val="14"/>
                          <w:szCs w:val="14"/>
                        </w:rPr>
                      </w:rPrChange>
                    </w:rPr>
                  </w:pPr>
                  <w:ins w:id="4179" w:author="James, Christin (DCYF)" w:date="2026-07-01T15:03:00Z" w16du:dateUtc="2026-07-01T22:03:00Z">
                    <w:r w:rsidRPr="00971ACE">
                      <w:rPr>
                        <w:sz w:val="16"/>
                        <w:szCs w:val="16"/>
                        <w:rPrChange w:id="4180" w:author="James, Christin (DCYF)" w:date="2026-07-01T15:09:00Z" w16du:dateUtc="2026-07-01T22:09:00Z">
                          <w:rPr>
                            <w:sz w:val="14"/>
                            <w:szCs w:val="14"/>
                          </w:rPr>
                        </w:rPrChange>
                      </w:rPr>
                      <w:t>12</w:t>
                    </w:r>
                  </w:ins>
                </w:p>
              </w:tc>
              <w:tc>
                <w:tcPr>
                  <w:tcW w:w="366" w:type="dxa"/>
                </w:tcPr>
                <w:p w14:paraId="7A124A99" w14:textId="77777777" w:rsidR="009E06BF" w:rsidRPr="00971ACE" w:rsidRDefault="009E06BF">
                  <w:pPr>
                    <w:rPr>
                      <w:ins w:id="4181" w:author="James, Christin (DCYF)" w:date="2026-07-01T15:03:00Z" w16du:dateUtc="2026-07-01T22:03:00Z"/>
                      <w:sz w:val="16"/>
                      <w:szCs w:val="16"/>
                      <w:rPrChange w:id="4182" w:author="James, Christin (DCYF)" w:date="2026-07-01T15:09:00Z" w16du:dateUtc="2026-07-01T22:09:00Z">
                        <w:rPr>
                          <w:ins w:id="4183" w:author="James, Christin (DCYF)" w:date="2026-07-01T15:03:00Z" w16du:dateUtc="2026-07-01T22:03:00Z"/>
                          <w:sz w:val="14"/>
                          <w:szCs w:val="14"/>
                        </w:rPr>
                      </w:rPrChange>
                    </w:rPr>
                  </w:pPr>
                  <w:ins w:id="4184" w:author="James, Christin (DCYF)" w:date="2026-07-01T15:03:00Z" w16du:dateUtc="2026-07-01T22:03:00Z">
                    <w:r w:rsidRPr="00971ACE">
                      <w:rPr>
                        <w:sz w:val="16"/>
                        <w:szCs w:val="16"/>
                        <w:rPrChange w:id="4185" w:author="James, Christin (DCYF)" w:date="2026-07-01T15:09:00Z" w16du:dateUtc="2026-07-01T22:09:00Z">
                          <w:rPr>
                            <w:sz w:val="14"/>
                            <w:szCs w:val="14"/>
                          </w:rPr>
                        </w:rPrChange>
                      </w:rPr>
                      <w:t>13</w:t>
                    </w:r>
                  </w:ins>
                </w:p>
              </w:tc>
              <w:tc>
                <w:tcPr>
                  <w:tcW w:w="366" w:type="dxa"/>
                </w:tcPr>
                <w:p w14:paraId="2AC4D0D6" w14:textId="77777777" w:rsidR="009E06BF" w:rsidRPr="00971ACE" w:rsidRDefault="009E06BF">
                  <w:pPr>
                    <w:rPr>
                      <w:ins w:id="4186" w:author="James, Christin (DCYF)" w:date="2026-07-01T15:03:00Z" w16du:dateUtc="2026-07-01T22:03:00Z"/>
                      <w:sz w:val="16"/>
                      <w:szCs w:val="16"/>
                      <w:rPrChange w:id="4187" w:author="James, Christin (DCYF)" w:date="2026-07-01T15:09:00Z" w16du:dateUtc="2026-07-01T22:09:00Z">
                        <w:rPr>
                          <w:ins w:id="4188" w:author="James, Christin (DCYF)" w:date="2026-07-01T15:03:00Z" w16du:dateUtc="2026-07-01T22:03:00Z"/>
                          <w:sz w:val="14"/>
                          <w:szCs w:val="14"/>
                        </w:rPr>
                      </w:rPrChange>
                    </w:rPr>
                  </w:pPr>
                  <w:ins w:id="4189" w:author="James, Christin (DCYF)" w:date="2026-07-01T15:03:00Z" w16du:dateUtc="2026-07-01T22:03:00Z">
                    <w:r w:rsidRPr="00971ACE">
                      <w:rPr>
                        <w:sz w:val="16"/>
                        <w:szCs w:val="16"/>
                        <w:rPrChange w:id="4190" w:author="James, Christin (DCYF)" w:date="2026-07-01T15:09:00Z" w16du:dateUtc="2026-07-01T22:09:00Z">
                          <w:rPr>
                            <w:sz w:val="14"/>
                            <w:szCs w:val="14"/>
                          </w:rPr>
                        </w:rPrChange>
                      </w:rPr>
                      <w:t>14</w:t>
                    </w:r>
                  </w:ins>
                </w:p>
              </w:tc>
            </w:tr>
            <w:tr w:rsidR="009E06BF" w:rsidRPr="00971ACE" w14:paraId="7F5C3645" w14:textId="77777777" w:rsidTr="70006B5F">
              <w:trPr>
                <w:ins w:id="4191" w:author="James, Christin (DCYF)" w:date="2026-07-01T15:03:00Z"/>
              </w:trPr>
              <w:tc>
                <w:tcPr>
                  <w:tcW w:w="366" w:type="dxa"/>
                </w:tcPr>
                <w:p w14:paraId="3396C108" w14:textId="77777777" w:rsidR="009E06BF" w:rsidRPr="00971ACE" w:rsidRDefault="009E06BF">
                  <w:pPr>
                    <w:rPr>
                      <w:ins w:id="4192" w:author="James, Christin (DCYF)" w:date="2026-07-01T15:03:00Z" w16du:dateUtc="2026-07-01T22:03:00Z"/>
                      <w:sz w:val="16"/>
                      <w:szCs w:val="16"/>
                      <w:rPrChange w:id="4193" w:author="James, Christin (DCYF)" w:date="2026-07-01T15:09:00Z" w16du:dateUtc="2026-07-01T22:09:00Z">
                        <w:rPr>
                          <w:ins w:id="4194" w:author="James, Christin (DCYF)" w:date="2026-07-01T15:03:00Z" w16du:dateUtc="2026-07-01T22:03:00Z"/>
                          <w:sz w:val="14"/>
                          <w:szCs w:val="14"/>
                        </w:rPr>
                      </w:rPrChange>
                    </w:rPr>
                  </w:pPr>
                  <w:ins w:id="4195" w:author="James, Christin (DCYF)" w:date="2026-07-01T15:03:00Z" w16du:dateUtc="2026-07-01T22:03:00Z">
                    <w:r w:rsidRPr="00971ACE">
                      <w:rPr>
                        <w:sz w:val="16"/>
                        <w:szCs w:val="16"/>
                        <w:rPrChange w:id="4196" w:author="James, Christin (DCYF)" w:date="2026-07-01T15:09:00Z" w16du:dateUtc="2026-07-01T22:09:00Z">
                          <w:rPr>
                            <w:sz w:val="14"/>
                            <w:szCs w:val="14"/>
                          </w:rPr>
                        </w:rPrChange>
                      </w:rPr>
                      <w:t>15</w:t>
                    </w:r>
                  </w:ins>
                </w:p>
              </w:tc>
              <w:tc>
                <w:tcPr>
                  <w:tcW w:w="366" w:type="dxa"/>
                </w:tcPr>
                <w:p w14:paraId="39781F42" w14:textId="77777777" w:rsidR="009E06BF" w:rsidRPr="00971ACE" w:rsidRDefault="009E06BF">
                  <w:pPr>
                    <w:rPr>
                      <w:ins w:id="4197" w:author="James, Christin (DCYF)" w:date="2026-07-01T15:03:00Z" w16du:dateUtc="2026-07-01T22:03:00Z"/>
                      <w:sz w:val="16"/>
                      <w:szCs w:val="16"/>
                      <w:rPrChange w:id="4198" w:author="James, Christin (DCYF)" w:date="2026-07-01T15:09:00Z" w16du:dateUtc="2026-07-01T22:09:00Z">
                        <w:rPr>
                          <w:ins w:id="4199" w:author="James, Christin (DCYF)" w:date="2026-07-01T15:03:00Z" w16du:dateUtc="2026-07-01T22:03:00Z"/>
                          <w:sz w:val="14"/>
                          <w:szCs w:val="14"/>
                        </w:rPr>
                      </w:rPrChange>
                    </w:rPr>
                  </w:pPr>
                  <w:ins w:id="4200" w:author="James, Christin (DCYF)" w:date="2026-07-01T15:03:00Z" w16du:dateUtc="2026-07-01T22:03:00Z">
                    <w:r w:rsidRPr="00971ACE">
                      <w:rPr>
                        <w:sz w:val="16"/>
                        <w:szCs w:val="16"/>
                        <w:rPrChange w:id="4201" w:author="James, Christin (DCYF)" w:date="2026-07-01T15:09:00Z" w16du:dateUtc="2026-07-01T22:09:00Z">
                          <w:rPr>
                            <w:sz w:val="14"/>
                            <w:szCs w:val="14"/>
                          </w:rPr>
                        </w:rPrChange>
                      </w:rPr>
                      <w:t>16</w:t>
                    </w:r>
                  </w:ins>
                </w:p>
              </w:tc>
              <w:tc>
                <w:tcPr>
                  <w:tcW w:w="366" w:type="dxa"/>
                </w:tcPr>
                <w:p w14:paraId="5053E82A" w14:textId="77777777" w:rsidR="009E06BF" w:rsidRPr="00971ACE" w:rsidRDefault="009E06BF">
                  <w:pPr>
                    <w:rPr>
                      <w:ins w:id="4202" w:author="James, Christin (DCYF)" w:date="2026-07-01T15:03:00Z" w16du:dateUtc="2026-07-01T22:03:00Z"/>
                      <w:sz w:val="16"/>
                      <w:szCs w:val="16"/>
                      <w:rPrChange w:id="4203" w:author="James, Christin (DCYF)" w:date="2026-07-01T15:09:00Z" w16du:dateUtc="2026-07-01T22:09:00Z">
                        <w:rPr>
                          <w:ins w:id="4204" w:author="James, Christin (DCYF)" w:date="2026-07-01T15:03:00Z" w16du:dateUtc="2026-07-01T22:03:00Z"/>
                          <w:sz w:val="14"/>
                          <w:szCs w:val="14"/>
                        </w:rPr>
                      </w:rPrChange>
                    </w:rPr>
                  </w:pPr>
                  <w:ins w:id="4205" w:author="James, Christin (DCYF)" w:date="2026-07-01T15:03:00Z" w16du:dateUtc="2026-07-01T22:03:00Z">
                    <w:r w:rsidRPr="00971ACE">
                      <w:rPr>
                        <w:sz w:val="16"/>
                        <w:szCs w:val="16"/>
                        <w:rPrChange w:id="4206" w:author="James, Christin (DCYF)" w:date="2026-07-01T15:09:00Z" w16du:dateUtc="2026-07-01T22:09:00Z">
                          <w:rPr>
                            <w:sz w:val="14"/>
                            <w:szCs w:val="14"/>
                          </w:rPr>
                        </w:rPrChange>
                      </w:rPr>
                      <w:t>17</w:t>
                    </w:r>
                  </w:ins>
                </w:p>
              </w:tc>
              <w:tc>
                <w:tcPr>
                  <w:tcW w:w="366" w:type="dxa"/>
                </w:tcPr>
                <w:p w14:paraId="3DFE6E25" w14:textId="77777777" w:rsidR="009E06BF" w:rsidRPr="00971ACE" w:rsidRDefault="009E06BF">
                  <w:pPr>
                    <w:rPr>
                      <w:ins w:id="4207" w:author="James, Christin (DCYF)" w:date="2026-07-01T15:03:00Z" w16du:dateUtc="2026-07-01T22:03:00Z"/>
                      <w:sz w:val="16"/>
                      <w:szCs w:val="16"/>
                      <w:rPrChange w:id="4208" w:author="James, Christin (DCYF)" w:date="2026-07-01T15:09:00Z" w16du:dateUtc="2026-07-01T22:09:00Z">
                        <w:rPr>
                          <w:ins w:id="4209" w:author="James, Christin (DCYF)" w:date="2026-07-01T15:03:00Z" w16du:dateUtc="2026-07-01T22:03:00Z"/>
                          <w:sz w:val="14"/>
                          <w:szCs w:val="14"/>
                        </w:rPr>
                      </w:rPrChange>
                    </w:rPr>
                  </w:pPr>
                  <w:ins w:id="4210" w:author="James, Christin (DCYF)" w:date="2026-07-01T15:03:00Z" w16du:dateUtc="2026-07-01T22:03:00Z">
                    <w:r w:rsidRPr="00971ACE">
                      <w:rPr>
                        <w:sz w:val="16"/>
                        <w:szCs w:val="16"/>
                        <w:rPrChange w:id="4211" w:author="James, Christin (DCYF)" w:date="2026-07-01T15:09:00Z" w16du:dateUtc="2026-07-01T22:09:00Z">
                          <w:rPr>
                            <w:sz w:val="14"/>
                            <w:szCs w:val="14"/>
                          </w:rPr>
                        </w:rPrChange>
                      </w:rPr>
                      <w:t>18</w:t>
                    </w:r>
                  </w:ins>
                </w:p>
              </w:tc>
              <w:tc>
                <w:tcPr>
                  <w:tcW w:w="366" w:type="dxa"/>
                </w:tcPr>
                <w:p w14:paraId="64D467F1" w14:textId="77777777" w:rsidR="009E06BF" w:rsidRPr="00971ACE" w:rsidRDefault="009E06BF">
                  <w:pPr>
                    <w:rPr>
                      <w:ins w:id="4212" w:author="James, Christin (DCYF)" w:date="2026-07-01T15:03:00Z" w16du:dateUtc="2026-07-01T22:03:00Z"/>
                      <w:sz w:val="16"/>
                      <w:szCs w:val="16"/>
                      <w:rPrChange w:id="4213" w:author="James, Christin (DCYF)" w:date="2026-07-01T15:09:00Z" w16du:dateUtc="2026-07-01T22:09:00Z">
                        <w:rPr>
                          <w:ins w:id="4214" w:author="James, Christin (DCYF)" w:date="2026-07-01T15:03:00Z" w16du:dateUtc="2026-07-01T22:03:00Z"/>
                          <w:sz w:val="14"/>
                          <w:szCs w:val="14"/>
                        </w:rPr>
                      </w:rPrChange>
                    </w:rPr>
                  </w:pPr>
                  <w:ins w:id="4215" w:author="James, Christin (DCYF)" w:date="2026-07-01T15:03:00Z" w16du:dateUtc="2026-07-01T22:03:00Z">
                    <w:r w:rsidRPr="00971ACE">
                      <w:rPr>
                        <w:sz w:val="16"/>
                        <w:szCs w:val="16"/>
                        <w:rPrChange w:id="4216" w:author="James, Christin (DCYF)" w:date="2026-07-01T15:09:00Z" w16du:dateUtc="2026-07-01T22:09:00Z">
                          <w:rPr>
                            <w:sz w:val="14"/>
                            <w:szCs w:val="14"/>
                          </w:rPr>
                        </w:rPrChange>
                      </w:rPr>
                      <w:t>19</w:t>
                    </w:r>
                  </w:ins>
                </w:p>
              </w:tc>
              <w:tc>
                <w:tcPr>
                  <w:tcW w:w="366" w:type="dxa"/>
                </w:tcPr>
                <w:p w14:paraId="43A474F9" w14:textId="77777777" w:rsidR="009E06BF" w:rsidRPr="00971ACE" w:rsidRDefault="009E06BF">
                  <w:pPr>
                    <w:rPr>
                      <w:ins w:id="4217" w:author="James, Christin (DCYF)" w:date="2026-07-01T15:03:00Z" w16du:dateUtc="2026-07-01T22:03:00Z"/>
                      <w:sz w:val="16"/>
                      <w:szCs w:val="16"/>
                      <w:rPrChange w:id="4218" w:author="James, Christin (DCYF)" w:date="2026-07-01T15:09:00Z" w16du:dateUtc="2026-07-01T22:09:00Z">
                        <w:rPr>
                          <w:ins w:id="4219" w:author="James, Christin (DCYF)" w:date="2026-07-01T15:03:00Z" w16du:dateUtc="2026-07-01T22:03:00Z"/>
                          <w:sz w:val="14"/>
                          <w:szCs w:val="14"/>
                        </w:rPr>
                      </w:rPrChange>
                    </w:rPr>
                  </w:pPr>
                  <w:ins w:id="4220" w:author="James, Christin (DCYF)" w:date="2026-07-01T15:03:00Z" w16du:dateUtc="2026-07-01T22:03:00Z">
                    <w:r w:rsidRPr="00971ACE">
                      <w:rPr>
                        <w:sz w:val="16"/>
                        <w:szCs w:val="16"/>
                        <w:rPrChange w:id="4221" w:author="James, Christin (DCYF)" w:date="2026-07-01T15:09:00Z" w16du:dateUtc="2026-07-01T22:09:00Z">
                          <w:rPr>
                            <w:sz w:val="14"/>
                            <w:szCs w:val="14"/>
                          </w:rPr>
                        </w:rPrChange>
                      </w:rPr>
                      <w:t>20</w:t>
                    </w:r>
                  </w:ins>
                </w:p>
              </w:tc>
              <w:tc>
                <w:tcPr>
                  <w:tcW w:w="366" w:type="dxa"/>
                </w:tcPr>
                <w:p w14:paraId="172847EE" w14:textId="77777777" w:rsidR="009E06BF" w:rsidRPr="00971ACE" w:rsidRDefault="009E06BF">
                  <w:pPr>
                    <w:rPr>
                      <w:ins w:id="4222" w:author="James, Christin (DCYF)" w:date="2026-07-01T15:03:00Z" w16du:dateUtc="2026-07-01T22:03:00Z"/>
                      <w:sz w:val="16"/>
                      <w:szCs w:val="16"/>
                      <w:rPrChange w:id="4223" w:author="James, Christin (DCYF)" w:date="2026-07-01T15:09:00Z" w16du:dateUtc="2026-07-01T22:09:00Z">
                        <w:rPr>
                          <w:ins w:id="4224" w:author="James, Christin (DCYF)" w:date="2026-07-01T15:03:00Z" w16du:dateUtc="2026-07-01T22:03:00Z"/>
                          <w:sz w:val="14"/>
                          <w:szCs w:val="14"/>
                        </w:rPr>
                      </w:rPrChange>
                    </w:rPr>
                  </w:pPr>
                  <w:ins w:id="4225" w:author="James, Christin (DCYF)" w:date="2026-07-01T15:03:00Z" w16du:dateUtc="2026-07-01T22:03:00Z">
                    <w:r w:rsidRPr="00971ACE">
                      <w:rPr>
                        <w:sz w:val="16"/>
                        <w:szCs w:val="16"/>
                        <w:rPrChange w:id="4226" w:author="James, Christin (DCYF)" w:date="2026-07-01T15:09:00Z" w16du:dateUtc="2026-07-01T22:09:00Z">
                          <w:rPr>
                            <w:sz w:val="14"/>
                            <w:szCs w:val="14"/>
                          </w:rPr>
                        </w:rPrChange>
                      </w:rPr>
                      <w:t>21</w:t>
                    </w:r>
                  </w:ins>
                </w:p>
              </w:tc>
            </w:tr>
            <w:tr w:rsidR="009E06BF" w:rsidRPr="00971ACE" w14:paraId="0592CB61" w14:textId="77777777" w:rsidTr="70006B5F">
              <w:trPr>
                <w:ins w:id="4227" w:author="James, Christin (DCYF)" w:date="2026-07-01T15:03:00Z"/>
              </w:trPr>
              <w:tc>
                <w:tcPr>
                  <w:tcW w:w="366" w:type="dxa"/>
                </w:tcPr>
                <w:p w14:paraId="0F9AF9D8" w14:textId="77777777" w:rsidR="009E06BF" w:rsidRPr="00971ACE" w:rsidRDefault="009E06BF">
                  <w:pPr>
                    <w:rPr>
                      <w:ins w:id="4228" w:author="James, Christin (DCYF)" w:date="2026-07-01T15:03:00Z" w16du:dateUtc="2026-07-01T22:03:00Z"/>
                      <w:sz w:val="16"/>
                      <w:szCs w:val="16"/>
                      <w:rPrChange w:id="4229" w:author="James, Christin (DCYF)" w:date="2026-07-01T15:09:00Z" w16du:dateUtc="2026-07-01T22:09:00Z">
                        <w:rPr>
                          <w:ins w:id="4230" w:author="James, Christin (DCYF)" w:date="2026-07-01T15:03:00Z" w16du:dateUtc="2026-07-01T22:03:00Z"/>
                          <w:sz w:val="14"/>
                          <w:szCs w:val="14"/>
                        </w:rPr>
                      </w:rPrChange>
                    </w:rPr>
                  </w:pPr>
                  <w:ins w:id="4231" w:author="James, Christin (DCYF)" w:date="2026-07-01T15:03:00Z" w16du:dateUtc="2026-07-01T22:03:00Z">
                    <w:r w:rsidRPr="00971ACE">
                      <w:rPr>
                        <w:sz w:val="16"/>
                        <w:szCs w:val="16"/>
                        <w:rPrChange w:id="4232" w:author="James, Christin (DCYF)" w:date="2026-07-01T15:09:00Z" w16du:dateUtc="2026-07-01T22:09:00Z">
                          <w:rPr>
                            <w:sz w:val="14"/>
                            <w:szCs w:val="14"/>
                          </w:rPr>
                        </w:rPrChange>
                      </w:rPr>
                      <w:t>22</w:t>
                    </w:r>
                  </w:ins>
                </w:p>
              </w:tc>
              <w:tc>
                <w:tcPr>
                  <w:tcW w:w="366" w:type="dxa"/>
                </w:tcPr>
                <w:p w14:paraId="476F81D9" w14:textId="77777777" w:rsidR="009E06BF" w:rsidRPr="00971ACE" w:rsidRDefault="009E06BF">
                  <w:pPr>
                    <w:rPr>
                      <w:ins w:id="4233" w:author="James, Christin (DCYF)" w:date="2026-07-01T15:03:00Z" w16du:dateUtc="2026-07-01T22:03:00Z"/>
                      <w:sz w:val="16"/>
                      <w:szCs w:val="16"/>
                      <w:rPrChange w:id="4234" w:author="James, Christin (DCYF)" w:date="2026-07-01T15:09:00Z" w16du:dateUtc="2026-07-01T22:09:00Z">
                        <w:rPr>
                          <w:ins w:id="4235" w:author="James, Christin (DCYF)" w:date="2026-07-01T15:03:00Z" w16du:dateUtc="2026-07-01T22:03:00Z"/>
                          <w:sz w:val="14"/>
                          <w:szCs w:val="14"/>
                        </w:rPr>
                      </w:rPrChange>
                    </w:rPr>
                  </w:pPr>
                  <w:ins w:id="4236" w:author="James, Christin (DCYF)" w:date="2026-07-01T15:03:00Z" w16du:dateUtc="2026-07-01T22:03:00Z">
                    <w:r w:rsidRPr="00971ACE">
                      <w:rPr>
                        <w:sz w:val="16"/>
                        <w:szCs w:val="16"/>
                        <w:rPrChange w:id="4237" w:author="James, Christin (DCYF)" w:date="2026-07-01T15:09:00Z" w16du:dateUtc="2026-07-01T22:09:00Z">
                          <w:rPr>
                            <w:sz w:val="14"/>
                            <w:szCs w:val="14"/>
                          </w:rPr>
                        </w:rPrChange>
                      </w:rPr>
                      <w:t>23</w:t>
                    </w:r>
                  </w:ins>
                </w:p>
              </w:tc>
              <w:tc>
                <w:tcPr>
                  <w:tcW w:w="366" w:type="dxa"/>
                </w:tcPr>
                <w:p w14:paraId="1BD54C62" w14:textId="77777777" w:rsidR="009E06BF" w:rsidRPr="00971ACE" w:rsidRDefault="009E06BF">
                  <w:pPr>
                    <w:rPr>
                      <w:ins w:id="4238" w:author="James, Christin (DCYF)" w:date="2026-07-01T15:03:00Z" w16du:dateUtc="2026-07-01T22:03:00Z"/>
                      <w:sz w:val="16"/>
                      <w:szCs w:val="16"/>
                      <w:rPrChange w:id="4239" w:author="James, Christin (DCYF)" w:date="2026-07-01T15:09:00Z" w16du:dateUtc="2026-07-01T22:09:00Z">
                        <w:rPr>
                          <w:ins w:id="4240" w:author="James, Christin (DCYF)" w:date="2026-07-01T15:03:00Z" w16du:dateUtc="2026-07-01T22:03:00Z"/>
                          <w:sz w:val="14"/>
                          <w:szCs w:val="14"/>
                        </w:rPr>
                      </w:rPrChange>
                    </w:rPr>
                  </w:pPr>
                  <w:ins w:id="4241" w:author="James, Christin (DCYF)" w:date="2026-07-01T15:03:00Z" w16du:dateUtc="2026-07-01T22:03:00Z">
                    <w:r w:rsidRPr="00971ACE">
                      <w:rPr>
                        <w:sz w:val="16"/>
                        <w:szCs w:val="16"/>
                        <w:rPrChange w:id="4242" w:author="James, Christin (DCYF)" w:date="2026-07-01T15:09:00Z" w16du:dateUtc="2026-07-01T22:09:00Z">
                          <w:rPr>
                            <w:sz w:val="14"/>
                            <w:szCs w:val="14"/>
                          </w:rPr>
                        </w:rPrChange>
                      </w:rPr>
                      <w:t>24</w:t>
                    </w:r>
                  </w:ins>
                </w:p>
              </w:tc>
              <w:tc>
                <w:tcPr>
                  <w:tcW w:w="366" w:type="dxa"/>
                </w:tcPr>
                <w:p w14:paraId="60E00A51" w14:textId="77777777" w:rsidR="009E06BF" w:rsidRPr="00971ACE" w:rsidRDefault="009E06BF">
                  <w:pPr>
                    <w:rPr>
                      <w:ins w:id="4243" w:author="James, Christin (DCYF)" w:date="2026-07-01T15:03:00Z" w16du:dateUtc="2026-07-01T22:03:00Z"/>
                      <w:sz w:val="16"/>
                      <w:szCs w:val="16"/>
                      <w:rPrChange w:id="4244" w:author="James, Christin (DCYF)" w:date="2026-07-01T15:09:00Z" w16du:dateUtc="2026-07-01T22:09:00Z">
                        <w:rPr>
                          <w:ins w:id="4245" w:author="James, Christin (DCYF)" w:date="2026-07-01T15:03:00Z" w16du:dateUtc="2026-07-01T22:03:00Z"/>
                          <w:sz w:val="14"/>
                          <w:szCs w:val="14"/>
                        </w:rPr>
                      </w:rPrChange>
                    </w:rPr>
                  </w:pPr>
                  <w:ins w:id="4246" w:author="James, Christin (DCYF)" w:date="2026-07-01T15:03:00Z" w16du:dateUtc="2026-07-01T22:03:00Z">
                    <w:r w:rsidRPr="00971ACE">
                      <w:rPr>
                        <w:sz w:val="16"/>
                        <w:szCs w:val="16"/>
                        <w:rPrChange w:id="4247" w:author="James, Christin (DCYF)" w:date="2026-07-01T15:09:00Z" w16du:dateUtc="2026-07-01T22:09:00Z">
                          <w:rPr>
                            <w:sz w:val="14"/>
                            <w:szCs w:val="14"/>
                          </w:rPr>
                        </w:rPrChange>
                      </w:rPr>
                      <w:t>25</w:t>
                    </w:r>
                  </w:ins>
                </w:p>
              </w:tc>
              <w:tc>
                <w:tcPr>
                  <w:tcW w:w="366" w:type="dxa"/>
                </w:tcPr>
                <w:p w14:paraId="0DF8A08B" w14:textId="77777777" w:rsidR="009E06BF" w:rsidRPr="00971ACE" w:rsidRDefault="009E06BF">
                  <w:pPr>
                    <w:rPr>
                      <w:ins w:id="4248" w:author="James, Christin (DCYF)" w:date="2026-07-01T15:03:00Z" w16du:dateUtc="2026-07-01T22:03:00Z"/>
                      <w:sz w:val="16"/>
                      <w:szCs w:val="16"/>
                      <w:rPrChange w:id="4249" w:author="James, Christin (DCYF)" w:date="2026-07-01T15:09:00Z" w16du:dateUtc="2026-07-01T22:09:00Z">
                        <w:rPr>
                          <w:ins w:id="4250" w:author="James, Christin (DCYF)" w:date="2026-07-01T15:03:00Z" w16du:dateUtc="2026-07-01T22:03:00Z"/>
                          <w:sz w:val="14"/>
                          <w:szCs w:val="14"/>
                        </w:rPr>
                      </w:rPrChange>
                    </w:rPr>
                  </w:pPr>
                  <w:ins w:id="4251" w:author="James, Christin (DCYF)" w:date="2026-07-01T15:03:00Z" w16du:dateUtc="2026-07-01T22:03:00Z">
                    <w:r w:rsidRPr="00971ACE">
                      <w:rPr>
                        <w:sz w:val="16"/>
                        <w:szCs w:val="16"/>
                        <w:rPrChange w:id="4252" w:author="James, Christin (DCYF)" w:date="2026-07-01T15:09:00Z" w16du:dateUtc="2026-07-01T22:09:00Z">
                          <w:rPr>
                            <w:sz w:val="14"/>
                            <w:szCs w:val="14"/>
                          </w:rPr>
                        </w:rPrChange>
                      </w:rPr>
                      <w:t>26</w:t>
                    </w:r>
                  </w:ins>
                </w:p>
              </w:tc>
              <w:tc>
                <w:tcPr>
                  <w:tcW w:w="366" w:type="dxa"/>
                </w:tcPr>
                <w:p w14:paraId="1977812E" w14:textId="226E6933" w:rsidR="70006B5F" w:rsidRDefault="70006B5F" w:rsidP="70006B5F">
                  <w:pPr>
                    <w:rPr>
                      <w:sz w:val="16"/>
                      <w:szCs w:val="16"/>
                      <w:rPrChange w:id="4253" w:author="Unknown" w16du:dateUtc="2026-07-01T22:09:00Z">
                        <w:rPr/>
                      </w:rPrChange>
                    </w:rPr>
                  </w:pPr>
                  <w:r w:rsidRPr="70006B5F">
                    <w:rPr>
                      <w:sz w:val="16"/>
                      <w:szCs w:val="16"/>
                    </w:rPr>
                    <w:t>27</w:t>
                  </w:r>
                </w:p>
              </w:tc>
              <w:tc>
                <w:tcPr>
                  <w:tcW w:w="366" w:type="dxa"/>
                </w:tcPr>
                <w:p w14:paraId="377F4536" w14:textId="1DA3D443" w:rsidR="70006B5F" w:rsidRDefault="70006B5F" w:rsidP="70006B5F">
                  <w:pPr>
                    <w:rPr>
                      <w:sz w:val="16"/>
                      <w:szCs w:val="16"/>
                      <w:rPrChange w:id="4254" w:author="Unknown" w16du:dateUtc="2026-07-01T22:09:00Z">
                        <w:rPr/>
                      </w:rPrChange>
                    </w:rPr>
                  </w:pPr>
                  <w:r w:rsidRPr="70006B5F">
                    <w:rPr>
                      <w:sz w:val="16"/>
                      <w:szCs w:val="16"/>
                    </w:rPr>
                    <w:t>28</w:t>
                  </w:r>
                </w:p>
              </w:tc>
            </w:tr>
            <w:tr w:rsidR="009E06BF" w:rsidRPr="00971ACE" w14:paraId="36AC8D8E" w14:textId="77777777" w:rsidTr="70006B5F">
              <w:trPr>
                <w:ins w:id="4255" w:author="James, Christin (DCYF)" w:date="2026-07-01T15:03:00Z"/>
              </w:trPr>
              <w:tc>
                <w:tcPr>
                  <w:tcW w:w="366" w:type="dxa"/>
                </w:tcPr>
                <w:p w14:paraId="6B90FE7C" w14:textId="77777777" w:rsidR="009E06BF" w:rsidRPr="00971ACE" w:rsidRDefault="009E06BF">
                  <w:pPr>
                    <w:rPr>
                      <w:ins w:id="4256" w:author="James, Christin (DCYF)" w:date="2026-07-01T15:03:00Z" w16du:dateUtc="2026-07-01T22:03:00Z"/>
                      <w:sz w:val="16"/>
                      <w:szCs w:val="16"/>
                      <w:rPrChange w:id="4257" w:author="James, Christin (DCYF)" w:date="2026-07-01T15:09:00Z" w16du:dateUtc="2026-07-01T22:09:00Z">
                        <w:rPr>
                          <w:ins w:id="4258" w:author="James, Christin (DCYF)" w:date="2026-07-01T15:03:00Z" w16du:dateUtc="2026-07-01T22:03:00Z"/>
                          <w:sz w:val="14"/>
                          <w:szCs w:val="14"/>
                        </w:rPr>
                      </w:rPrChange>
                    </w:rPr>
                  </w:pPr>
                  <w:ins w:id="4259" w:author="James, Christin (DCYF)" w:date="2026-07-01T15:03:00Z" w16du:dateUtc="2026-07-01T22:03:00Z">
                    <w:r w:rsidRPr="00971ACE">
                      <w:rPr>
                        <w:sz w:val="16"/>
                        <w:szCs w:val="16"/>
                        <w:rPrChange w:id="4260" w:author="James, Christin (DCYF)" w:date="2026-07-01T15:09:00Z" w16du:dateUtc="2026-07-01T22:09:00Z">
                          <w:rPr>
                            <w:sz w:val="14"/>
                            <w:szCs w:val="14"/>
                          </w:rPr>
                        </w:rPrChange>
                      </w:rPr>
                      <w:t>29</w:t>
                    </w:r>
                  </w:ins>
                </w:p>
              </w:tc>
              <w:tc>
                <w:tcPr>
                  <w:tcW w:w="366" w:type="dxa"/>
                </w:tcPr>
                <w:p w14:paraId="347FC85E" w14:textId="77777777" w:rsidR="009E06BF" w:rsidRPr="00971ACE" w:rsidRDefault="009E06BF">
                  <w:pPr>
                    <w:rPr>
                      <w:ins w:id="4261" w:author="James, Christin (DCYF)" w:date="2026-07-01T15:03:00Z" w16du:dateUtc="2026-07-01T22:03:00Z"/>
                      <w:sz w:val="16"/>
                      <w:szCs w:val="16"/>
                      <w:rPrChange w:id="4262" w:author="James, Christin (DCYF)" w:date="2026-07-01T15:09:00Z" w16du:dateUtc="2026-07-01T22:09:00Z">
                        <w:rPr>
                          <w:ins w:id="4263" w:author="James, Christin (DCYF)" w:date="2026-07-01T15:03:00Z" w16du:dateUtc="2026-07-01T22:03:00Z"/>
                          <w:sz w:val="14"/>
                          <w:szCs w:val="14"/>
                        </w:rPr>
                      </w:rPrChange>
                    </w:rPr>
                  </w:pPr>
                  <w:ins w:id="4264" w:author="James, Christin (DCYF)" w:date="2026-07-01T15:03:00Z" w16du:dateUtc="2026-07-01T22:03:00Z">
                    <w:r w:rsidRPr="00971ACE">
                      <w:rPr>
                        <w:sz w:val="16"/>
                        <w:szCs w:val="16"/>
                        <w:rPrChange w:id="4265" w:author="James, Christin (DCYF)" w:date="2026-07-01T15:09:00Z" w16du:dateUtc="2026-07-01T22:09:00Z">
                          <w:rPr>
                            <w:sz w:val="14"/>
                            <w:szCs w:val="14"/>
                          </w:rPr>
                        </w:rPrChange>
                      </w:rPr>
                      <w:t>30</w:t>
                    </w:r>
                  </w:ins>
                </w:p>
              </w:tc>
              <w:tc>
                <w:tcPr>
                  <w:tcW w:w="366" w:type="dxa"/>
                </w:tcPr>
                <w:p w14:paraId="25369897" w14:textId="77777777" w:rsidR="009E06BF" w:rsidRPr="00971ACE" w:rsidRDefault="009E06BF">
                  <w:pPr>
                    <w:rPr>
                      <w:ins w:id="4266" w:author="James, Christin (DCYF)" w:date="2026-07-01T15:03:00Z" w16du:dateUtc="2026-07-01T22:03:00Z"/>
                      <w:sz w:val="16"/>
                      <w:szCs w:val="16"/>
                      <w:rPrChange w:id="4267" w:author="James, Christin (DCYF)" w:date="2026-07-01T15:09:00Z" w16du:dateUtc="2026-07-01T22:09:00Z">
                        <w:rPr>
                          <w:ins w:id="4268" w:author="James, Christin (DCYF)" w:date="2026-07-01T15:03:00Z" w16du:dateUtc="2026-07-01T22:03:00Z"/>
                          <w:sz w:val="14"/>
                          <w:szCs w:val="14"/>
                        </w:rPr>
                      </w:rPrChange>
                    </w:rPr>
                  </w:pPr>
                  <w:ins w:id="4269" w:author="James, Christin (DCYF)" w:date="2026-07-01T15:03:00Z" w16du:dateUtc="2026-07-01T22:03:00Z">
                    <w:r w:rsidRPr="00971ACE">
                      <w:rPr>
                        <w:sz w:val="16"/>
                        <w:szCs w:val="16"/>
                        <w:rPrChange w:id="4270" w:author="James, Christin (DCYF)" w:date="2026-07-01T15:09:00Z" w16du:dateUtc="2026-07-01T22:09:00Z">
                          <w:rPr>
                            <w:sz w:val="14"/>
                            <w:szCs w:val="14"/>
                          </w:rPr>
                        </w:rPrChange>
                      </w:rPr>
                      <w:t>31</w:t>
                    </w:r>
                  </w:ins>
                </w:p>
              </w:tc>
              <w:tc>
                <w:tcPr>
                  <w:tcW w:w="366" w:type="dxa"/>
                </w:tcPr>
                <w:p w14:paraId="3A88958C" w14:textId="77777777" w:rsidR="009E06BF" w:rsidRPr="00971ACE" w:rsidRDefault="009E06BF">
                  <w:pPr>
                    <w:rPr>
                      <w:ins w:id="4271" w:author="James, Christin (DCYF)" w:date="2026-07-01T15:03:00Z" w16du:dateUtc="2026-07-01T22:03:00Z"/>
                      <w:sz w:val="16"/>
                      <w:szCs w:val="16"/>
                      <w:rPrChange w:id="4272" w:author="James, Christin (DCYF)" w:date="2026-07-01T15:09:00Z" w16du:dateUtc="2026-07-01T22:09:00Z">
                        <w:rPr>
                          <w:ins w:id="4273" w:author="James, Christin (DCYF)" w:date="2026-07-01T15:03:00Z" w16du:dateUtc="2026-07-01T22:03:00Z"/>
                          <w:sz w:val="14"/>
                          <w:szCs w:val="14"/>
                        </w:rPr>
                      </w:rPrChange>
                    </w:rPr>
                  </w:pPr>
                </w:p>
              </w:tc>
              <w:tc>
                <w:tcPr>
                  <w:tcW w:w="366" w:type="dxa"/>
                </w:tcPr>
                <w:p w14:paraId="24DDFAA5" w14:textId="77777777" w:rsidR="009E06BF" w:rsidRPr="00971ACE" w:rsidRDefault="009E06BF">
                  <w:pPr>
                    <w:rPr>
                      <w:ins w:id="4274" w:author="James, Christin (DCYF)" w:date="2026-07-01T15:03:00Z" w16du:dateUtc="2026-07-01T22:03:00Z"/>
                      <w:sz w:val="16"/>
                      <w:szCs w:val="16"/>
                      <w:rPrChange w:id="4275" w:author="James, Christin (DCYF)" w:date="2026-07-01T15:09:00Z" w16du:dateUtc="2026-07-01T22:09:00Z">
                        <w:rPr>
                          <w:ins w:id="4276" w:author="James, Christin (DCYF)" w:date="2026-07-01T15:03:00Z" w16du:dateUtc="2026-07-01T22:03:00Z"/>
                          <w:sz w:val="14"/>
                          <w:szCs w:val="14"/>
                        </w:rPr>
                      </w:rPrChange>
                    </w:rPr>
                  </w:pPr>
                </w:p>
              </w:tc>
              <w:tc>
                <w:tcPr>
                  <w:tcW w:w="366" w:type="dxa"/>
                </w:tcPr>
                <w:p w14:paraId="72E55D29" w14:textId="77777777" w:rsidR="009E06BF" w:rsidRPr="00971ACE" w:rsidRDefault="009E06BF">
                  <w:pPr>
                    <w:rPr>
                      <w:ins w:id="4277" w:author="James, Christin (DCYF)" w:date="2026-07-01T15:03:00Z" w16du:dateUtc="2026-07-01T22:03:00Z"/>
                      <w:sz w:val="16"/>
                      <w:szCs w:val="16"/>
                      <w:rPrChange w:id="4278" w:author="James, Christin (DCYF)" w:date="2026-07-01T15:09:00Z" w16du:dateUtc="2026-07-01T22:09:00Z">
                        <w:rPr>
                          <w:ins w:id="4279" w:author="James, Christin (DCYF)" w:date="2026-07-01T15:03:00Z" w16du:dateUtc="2026-07-01T22:03:00Z"/>
                          <w:sz w:val="14"/>
                          <w:szCs w:val="14"/>
                        </w:rPr>
                      </w:rPrChange>
                    </w:rPr>
                  </w:pPr>
                </w:p>
              </w:tc>
              <w:tc>
                <w:tcPr>
                  <w:tcW w:w="366" w:type="dxa"/>
                </w:tcPr>
                <w:p w14:paraId="6433EA33" w14:textId="77777777" w:rsidR="009E06BF" w:rsidRPr="00971ACE" w:rsidRDefault="009E06BF">
                  <w:pPr>
                    <w:rPr>
                      <w:ins w:id="4280" w:author="James, Christin (DCYF)" w:date="2026-07-01T15:03:00Z" w16du:dateUtc="2026-07-01T22:03:00Z"/>
                      <w:sz w:val="16"/>
                      <w:szCs w:val="16"/>
                      <w:rPrChange w:id="4281" w:author="James, Christin (DCYF)" w:date="2026-07-01T15:09:00Z" w16du:dateUtc="2026-07-01T22:09:00Z">
                        <w:rPr>
                          <w:ins w:id="4282" w:author="James, Christin (DCYF)" w:date="2026-07-01T15:03:00Z" w16du:dateUtc="2026-07-01T22:03:00Z"/>
                          <w:sz w:val="14"/>
                          <w:szCs w:val="14"/>
                        </w:rPr>
                      </w:rPrChange>
                    </w:rPr>
                  </w:pPr>
                </w:p>
              </w:tc>
            </w:tr>
          </w:tbl>
          <w:p w14:paraId="14BF5110" w14:textId="77777777" w:rsidR="009E06BF" w:rsidRPr="009E06BF" w:rsidRDefault="009E06BF">
            <w:pPr>
              <w:textAlignment w:val="baseline"/>
              <w:rPr>
                <w:ins w:id="4283" w:author="James, Christin (DCYF)" w:date="2026-07-01T15:03:00Z" w16du:dateUtc="2026-07-01T22:03:00Z"/>
                <w:rFonts w:ascii="Calibri" w:hAnsi="Calibri" w:cs="Calibri"/>
                <w:sz w:val="18"/>
                <w:szCs w:val="18"/>
                <w:rPrChange w:id="4284" w:author="James, Christin (DCYF)" w:date="2026-07-01T15:06:00Z" w16du:dateUtc="2026-07-01T22:06:00Z">
                  <w:rPr>
                    <w:ins w:id="4285" w:author="James, Christin (DCYF)" w:date="2026-07-01T15:03:00Z" w16du:dateUtc="2026-07-01T22:03:00Z"/>
                    <w:rFonts w:ascii="Calibri" w:hAnsi="Calibri" w:cs="Calibri"/>
                  </w:rPr>
                </w:rPrChange>
              </w:rPr>
            </w:pPr>
          </w:p>
        </w:tc>
      </w:tr>
      <w:tr w:rsidR="009E06BF" w:rsidRPr="009E06BF" w14:paraId="335B7070" w14:textId="77777777" w:rsidTr="23F26365">
        <w:trPr>
          <w:gridAfter w:val="1"/>
          <w:wAfter w:w="12" w:type="dxa"/>
          <w:trHeight w:val="70"/>
          <w:ins w:id="4286" w:author="James, Christin (DCYF)" w:date="2026-07-01T15:03:00Z"/>
          <w:trPrChange w:id="4287" w:author="James, Christin (DCYF)" w:date="2026-07-07T14:04:00Z" w16du:dateUtc="2026-07-07T21:04:00Z">
            <w:trPr>
              <w:gridBefore w:val="1"/>
              <w:gridAfter w:val="1"/>
              <w:trHeight w:val="70"/>
            </w:trPr>
          </w:trPrChange>
        </w:trPr>
        <w:tc>
          <w:tcPr>
            <w:tcW w:w="1369" w:type="dxa"/>
            <w:tcPrChange w:id="4288" w:author="James, Christin (DCYF)" w:date="2026-07-07T14:04:00Z" w16du:dateUtc="2026-07-07T21:04:00Z">
              <w:tcPr>
                <w:tcW w:w="1800" w:type="dxa"/>
              </w:tcPr>
            </w:tcPrChange>
          </w:tcPr>
          <w:p w14:paraId="25C65120" w14:textId="77777777" w:rsidR="009E06BF" w:rsidRPr="009E06BF" w:rsidRDefault="009E06BF">
            <w:pPr>
              <w:contextualSpacing/>
              <w:rPr>
                <w:ins w:id="4289" w:author="James, Christin (DCYF)" w:date="2026-07-01T15:03:00Z" w16du:dateUtc="2026-07-01T22:03:00Z"/>
                <w:rFonts w:ascii="Aptos" w:hAnsi="Aptos" w:cs="Calibri"/>
                <w:sz w:val="18"/>
                <w:szCs w:val="18"/>
                <w:rPrChange w:id="4290" w:author="James, Christin (DCYF)" w:date="2026-07-01T15:06:00Z" w16du:dateUtc="2026-07-01T22:06:00Z">
                  <w:rPr>
                    <w:ins w:id="4291" w:author="James, Christin (DCYF)" w:date="2026-07-01T15:03:00Z" w16du:dateUtc="2026-07-01T22:03:00Z"/>
                    <w:rFonts w:ascii="Aptos" w:hAnsi="Aptos" w:cs="Calibri"/>
                  </w:rPr>
                </w:rPrChange>
              </w:rPr>
            </w:pPr>
            <w:ins w:id="4292" w:author="James, Christin (DCYF)" w:date="2026-07-01T15:03:00Z" w16du:dateUtc="2026-07-01T22:03:00Z">
              <w:r w:rsidRPr="009E06BF">
                <w:rPr>
                  <w:rFonts w:ascii="Aptos" w:hAnsi="Aptos" w:cs="Calibri"/>
                  <w:sz w:val="18"/>
                  <w:szCs w:val="18"/>
                  <w:rPrChange w:id="4293" w:author="James, Christin (DCYF)" w:date="2026-07-01T15:06:00Z" w16du:dateUtc="2026-07-01T22:06:00Z">
                    <w:rPr>
                      <w:rFonts w:ascii="Aptos" w:hAnsi="Aptos" w:cs="Calibri"/>
                    </w:rPr>
                  </w:rPrChange>
                </w:rPr>
                <w:lastRenderedPageBreak/>
                <w:t>30 half day units</w:t>
              </w:r>
            </w:ins>
          </w:p>
          <w:p w14:paraId="4422FE62" w14:textId="77777777" w:rsidR="009E06BF" w:rsidRPr="009E06BF" w:rsidRDefault="009E06BF">
            <w:pPr>
              <w:contextualSpacing/>
              <w:rPr>
                <w:ins w:id="4294" w:author="James, Christin (DCYF)" w:date="2026-07-01T15:03:00Z" w16du:dateUtc="2026-07-01T22:03:00Z"/>
                <w:rFonts w:ascii="Aptos" w:hAnsi="Aptos" w:cs="Calibri"/>
                <w:sz w:val="18"/>
                <w:szCs w:val="18"/>
                <w:rPrChange w:id="4295" w:author="James, Christin (DCYF)" w:date="2026-07-01T15:06:00Z" w16du:dateUtc="2026-07-01T22:06:00Z">
                  <w:rPr>
                    <w:ins w:id="4296" w:author="James, Christin (DCYF)" w:date="2026-07-01T15:03:00Z" w16du:dateUtc="2026-07-01T22:03:00Z"/>
                    <w:rFonts w:ascii="Aptos" w:hAnsi="Aptos" w:cs="Calibri"/>
                  </w:rPr>
                </w:rPrChange>
              </w:rPr>
            </w:pPr>
            <w:ins w:id="4297" w:author="James, Christin (DCYF)" w:date="2026-07-01T15:03:00Z" w16du:dateUtc="2026-07-01T22:03:00Z">
              <w:r w:rsidRPr="009E06BF">
                <w:rPr>
                  <w:rFonts w:ascii="Aptos" w:hAnsi="Aptos" w:cs="Calibri"/>
                  <w:sz w:val="18"/>
                  <w:szCs w:val="18"/>
                  <w:rPrChange w:id="4298" w:author="James, Christin (DCYF)" w:date="2026-07-01T15:06:00Z" w16du:dateUtc="2026-07-01T22:06:00Z">
                    <w:rPr>
                      <w:rFonts w:ascii="Aptos" w:hAnsi="Aptos" w:cs="Calibri"/>
                    </w:rPr>
                  </w:rPrChange>
                </w:rPr>
                <w:t>5 full day units</w:t>
              </w:r>
            </w:ins>
          </w:p>
        </w:tc>
        <w:tc>
          <w:tcPr>
            <w:tcW w:w="1580" w:type="dxa"/>
            <w:tcPrChange w:id="4299" w:author="James, Christin (DCYF)" w:date="2026-07-07T14:04:00Z" w16du:dateUtc="2026-07-07T21:04:00Z">
              <w:tcPr>
                <w:tcW w:w="2160" w:type="dxa"/>
              </w:tcPr>
            </w:tcPrChange>
          </w:tcPr>
          <w:p w14:paraId="0D85D391" w14:textId="77777777" w:rsidR="009E06BF" w:rsidRPr="009E06BF" w:rsidRDefault="009E06BF">
            <w:pPr>
              <w:contextualSpacing/>
              <w:rPr>
                <w:ins w:id="4300" w:author="James, Christin (DCYF)" w:date="2026-07-01T15:03:00Z" w16du:dateUtc="2026-07-01T22:03:00Z"/>
                <w:rFonts w:ascii="Aptos" w:hAnsi="Aptos" w:cs="Calibri"/>
                <w:sz w:val="18"/>
                <w:szCs w:val="18"/>
                <w:rPrChange w:id="4301" w:author="James, Christin (DCYF)" w:date="2026-07-01T15:06:00Z" w16du:dateUtc="2026-07-01T22:06:00Z">
                  <w:rPr>
                    <w:ins w:id="4302" w:author="James, Christin (DCYF)" w:date="2026-07-01T15:03:00Z" w16du:dateUtc="2026-07-01T22:03:00Z"/>
                    <w:rFonts w:ascii="Aptos" w:hAnsi="Aptos" w:cs="Calibri"/>
                  </w:rPr>
                </w:rPrChange>
              </w:rPr>
            </w:pPr>
            <w:ins w:id="4303" w:author="James, Christin (DCYF)" w:date="2026-07-01T15:03:00Z" w16du:dateUtc="2026-07-01T22:03:00Z">
              <w:r w:rsidRPr="009E06BF">
                <w:rPr>
                  <w:rFonts w:ascii="Aptos" w:hAnsi="Aptos" w:cs="Calibri"/>
                  <w:sz w:val="18"/>
                  <w:szCs w:val="18"/>
                  <w:rPrChange w:id="4304" w:author="James, Christin (DCYF)" w:date="2026-07-01T15:06:00Z" w16du:dateUtc="2026-07-01T22:06:00Z">
                    <w:rPr>
                      <w:rFonts w:ascii="Aptos" w:hAnsi="Aptos" w:cs="Calibri"/>
                    </w:rPr>
                  </w:rPrChange>
                </w:rPr>
                <w:t>Monday through Friday: 3 hours each day, except for non-school days. Saturday: 8 hours each day.</w:t>
              </w:r>
            </w:ins>
          </w:p>
        </w:tc>
        <w:tc>
          <w:tcPr>
            <w:tcW w:w="1764" w:type="dxa"/>
            <w:tcPrChange w:id="4305" w:author="James, Christin (DCYF)" w:date="2026-07-07T14:04:00Z" w16du:dateUtc="2026-07-07T21:04:00Z">
              <w:tcPr>
                <w:tcW w:w="1890" w:type="dxa"/>
              </w:tcPr>
            </w:tcPrChange>
          </w:tcPr>
          <w:p w14:paraId="62120C9C" w14:textId="77777777" w:rsidR="009E06BF" w:rsidRPr="009E06BF" w:rsidRDefault="009E06BF">
            <w:pPr>
              <w:contextualSpacing/>
              <w:rPr>
                <w:ins w:id="4306" w:author="James, Christin (DCYF)" w:date="2026-07-01T15:03:00Z" w16du:dateUtc="2026-07-01T22:03:00Z"/>
                <w:rFonts w:ascii="Aptos" w:hAnsi="Aptos" w:cs="Calibri"/>
                <w:sz w:val="18"/>
                <w:szCs w:val="18"/>
                <w:rPrChange w:id="4307" w:author="James, Christin (DCYF)" w:date="2026-07-01T15:06:00Z" w16du:dateUtc="2026-07-01T22:06:00Z">
                  <w:rPr>
                    <w:ins w:id="4308" w:author="James, Christin (DCYF)" w:date="2026-07-01T15:03:00Z" w16du:dateUtc="2026-07-01T22:03:00Z"/>
                    <w:rFonts w:ascii="Aptos" w:hAnsi="Aptos" w:cs="Calibri"/>
                  </w:rPr>
                </w:rPrChange>
              </w:rPr>
            </w:pPr>
            <w:ins w:id="4309" w:author="James, Christin (DCYF)" w:date="2026-07-01T15:03:00Z" w16du:dateUtc="2026-07-01T22:03:00Z">
              <w:r w:rsidRPr="009E06BF">
                <w:rPr>
                  <w:rFonts w:ascii="Aptos" w:hAnsi="Aptos" w:cs="Calibri"/>
                  <w:sz w:val="18"/>
                  <w:szCs w:val="18"/>
                  <w:rPrChange w:id="4310" w:author="James, Christin (DCYF)" w:date="2026-07-01T15:06:00Z" w16du:dateUtc="2026-07-01T22:06:00Z">
                    <w:rPr>
                      <w:rFonts w:ascii="Aptos" w:hAnsi="Aptos" w:cs="Calibri"/>
                    </w:rPr>
                  </w:rPrChange>
                </w:rPr>
                <w:t xml:space="preserve">16 days total. </w:t>
              </w:r>
            </w:ins>
          </w:p>
          <w:p w14:paraId="697A9995" w14:textId="77777777" w:rsidR="009E06BF" w:rsidRPr="009E06BF" w:rsidRDefault="009E06BF">
            <w:pPr>
              <w:contextualSpacing/>
              <w:rPr>
                <w:ins w:id="4311" w:author="James, Christin (DCYF)" w:date="2026-07-01T15:03:00Z" w16du:dateUtc="2026-07-01T22:03:00Z"/>
                <w:rFonts w:ascii="Aptos" w:hAnsi="Aptos" w:cs="Calibri"/>
                <w:sz w:val="18"/>
                <w:szCs w:val="18"/>
                <w:rPrChange w:id="4312" w:author="James, Christin (DCYF)" w:date="2026-07-01T15:06:00Z" w16du:dateUtc="2026-07-01T22:06:00Z">
                  <w:rPr>
                    <w:ins w:id="4313" w:author="James, Christin (DCYF)" w:date="2026-07-01T15:03:00Z" w16du:dateUtc="2026-07-01T22:03:00Z"/>
                    <w:rFonts w:ascii="Aptos" w:hAnsi="Aptos" w:cs="Calibri"/>
                  </w:rPr>
                </w:rPrChange>
              </w:rPr>
            </w:pPr>
            <w:ins w:id="4314" w:author="James, Christin (DCYF)" w:date="2026-07-01T15:03:00Z" w16du:dateUtc="2026-07-01T22:03:00Z">
              <w:r w:rsidRPr="009E06BF">
                <w:rPr>
                  <w:rFonts w:ascii="Aptos" w:hAnsi="Aptos" w:cs="Calibri"/>
                  <w:sz w:val="18"/>
                  <w:szCs w:val="18"/>
                  <w:rPrChange w:id="4315" w:author="James, Christin (DCYF)" w:date="2026-07-01T15:06:00Z" w16du:dateUtc="2026-07-01T22:06:00Z">
                    <w:rPr>
                      <w:rFonts w:ascii="Aptos" w:hAnsi="Aptos" w:cs="Calibri"/>
                    </w:rPr>
                  </w:rPrChange>
                </w:rPr>
                <w:t>13 days were 3 hours.</w:t>
              </w:r>
            </w:ins>
          </w:p>
          <w:p w14:paraId="1F62CBF6" w14:textId="77777777" w:rsidR="009E06BF" w:rsidRPr="009E06BF" w:rsidRDefault="009E06BF">
            <w:pPr>
              <w:contextualSpacing/>
              <w:rPr>
                <w:ins w:id="4316" w:author="James, Christin (DCYF)" w:date="2026-07-01T15:03:00Z" w16du:dateUtc="2026-07-01T22:03:00Z"/>
                <w:rFonts w:ascii="Aptos" w:hAnsi="Aptos" w:cs="Calibri"/>
                <w:sz w:val="18"/>
                <w:szCs w:val="18"/>
                <w:rPrChange w:id="4317" w:author="James, Christin (DCYF)" w:date="2026-07-01T15:06:00Z" w16du:dateUtc="2026-07-01T22:06:00Z">
                  <w:rPr>
                    <w:ins w:id="4318" w:author="James, Christin (DCYF)" w:date="2026-07-01T15:03:00Z" w16du:dateUtc="2026-07-01T22:03:00Z"/>
                    <w:rFonts w:ascii="Aptos" w:hAnsi="Aptos" w:cs="Calibri"/>
                  </w:rPr>
                </w:rPrChange>
              </w:rPr>
            </w:pPr>
            <w:ins w:id="4319" w:author="James, Christin (DCYF)" w:date="2026-07-01T15:03:00Z" w16du:dateUtc="2026-07-01T22:03:00Z">
              <w:r w:rsidRPr="009E06BF">
                <w:rPr>
                  <w:rFonts w:ascii="Aptos" w:hAnsi="Aptos" w:cs="Calibri"/>
                  <w:sz w:val="18"/>
                  <w:szCs w:val="18"/>
                  <w:rPrChange w:id="4320" w:author="James, Christin (DCYF)" w:date="2026-07-01T15:06:00Z" w16du:dateUtc="2026-07-01T22:06:00Z">
                    <w:rPr>
                      <w:rFonts w:ascii="Aptos" w:hAnsi="Aptos" w:cs="Calibri"/>
                    </w:rPr>
                  </w:rPrChange>
                </w:rPr>
                <w:t xml:space="preserve">3 of the Saturdays were 8 hours. </w:t>
              </w:r>
            </w:ins>
          </w:p>
        </w:tc>
        <w:tc>
          <w:tcPr>
            <w:tcW w:w="1317" w:type="dxa"/>
            <w:tcPrChange w:id="4321" w:author="James, Christin (DCYF)" w:date="2026-07-07T14:04:00Z" w16du:dateUtc="2026-07-07T21:04:00Z">
              <w:tcPr>
                <w:tcW w:w="1170" w:type="dxa"/>
              </w:tcPr>
            </w:tcPrChange>
          </w:tcPr>
          <w:p w14:paraId="2C37663F" w14:textId="229E9CB1" w:rsidR="009E06BF" w:rsidRPr="00795E40" w:rsidRDefault="000B4EB8">
            <w:pPr>
              <w:contextualSpacing/>
              <w:rPr>
                <w:ins w:id="4322" w:author="James, Christin (DCYF)" w:date="2026-07-01T15:03:00Z" w16du:dateUtc="2026-07-01T22:03:00Z"/>
                <w:rFonts w:cs="Calibri"/>
                <w:sz w:val="18"/>
                <w:szCs w:val="18"/>
                <w:rPrChange w:id="4323" w:author="James, Christin (DCYF)" w:date="2026-07-07T14:07:00Z" w16du:dateUtc="2026-07-07T21:07:00Z">
                  <w:rPr>
                    <w:ins w:id="4324" w:author="James, Christin (DCYF)" w:date="2026-07-01T15:03:00Z" w16du:dateUtc="2026-07-01T22:03:00Z"/>
                    <w:rFonts w:ascii="Aptos" w:hAnsi="Aptos" w:cs="Calibri"/>
                  </w:rPr>
                </w:rPrChange>
              </w:rPr>
            </w:pPr>
            <w:ins w:id="4325" w:author="James, Christin (DCYF)" w:date="2026-07-07T14:04:00Z" w16du:dateUtc="2026-07-07T21:04:00Z">
              <w:r w:rsidRPr="00795E40">
                <w:rPr>
                  <w:rFonts w:eastAsia="Segoe UI" w:cs="Segoe UI"/>
                  <w:color w:val="242424"/>
                  <w:sz w:val="18"/>
                  <w:szCs w:val="18"/>
                  <w:rPrChange w:id="4326" w:author="James, Christin (DCYF)" w:date="2026-07-07T14:07:00Z" w16du:dateUtc="2026-07-07T21:07:00Z">
                    <w:rPr>
                      <w:rFonts w:ascii="Segoe UI" w:eastAsia="Segoe UI" w:hAnsi="Segoe UI" w:cs="Segoe UI"/>
                      <w:color w:val="242424"/>
                      <w:sz w:val="18"/>
                      <w:szCs w:val="18"/>
                    </w:rPr>
                  </w:rPrChange>
                </w:rPr>
                <w:t xml:space="preserve">Child attends 16 days or more, you may claim </w:t>
              </w:r>
              <w:r w:rsidRPr="00795E40">
                <w:rPr>
                  <w:rFonts w:eastAsia="Segoe UI" w:cs="Segoe UI"/>
                  <w:b/>
                  <w:bCs/>
                  <w:color w:val="242424"/>
                  <w:sz w:val="18"/>
                  <w:szCs w:val="18"/>
                  <w:rPrChange w:id="4327" w:author="James, Christin (DCYF)" w:date="2026-07-07T14:07:00Z" w16du:dateUtc="2026-07-07T21:07:00Z">
                    <w:rPr>
                      <w:rFonts w:ascii="Segoe UI" w:eastAsia="Segoe UI" w:hAnsi="Segoe UI" w:cs="Segoe UI"/>
                      <w:b/>
                      <w:bCs/>
                      <w:color w:val="242424"/>
                      <w:sz w:val="18"/>
                      <w:szCs w:val="18"/>
                    </w:rPr>
                  </w:rPrChange>
                </w:rPr>
                <w:t>up to</w:t>
              </w:r>
              <w:r w:rsidRPr="00795E40">
                <w:rPr>
                  <w:rFonts w:eastAsia="Segoe UI" w:cs="Segoe UI"/>
                  <w:color w:val="242424"/>
                  <w:sz w:val="18"/>
                  <w:szCs w:val="18"/>
                  <w:rPrChange w:id="4328" w:author="James, Christin (DCYF)" w:date="2026-07-07T14:07:00Z" w16du:dateUtc="2026-07-07T21:07:00Z">
                    <w:rPr>
                      <w:rFonts w:ascii="Segoe UI" w:eastAsia="Segoe UI" w:hAnsi="Segoe UI" w:cs="Segoe UI"/>
                      <w:color w:val="242424"/>
                      <w:sz w:val="18"/>
                      <w:szCs w:val="18"/>
                    </w:rPr>
                  </w:rPrChange>
                </w:rPr>
                <w:t xml:space="preserve"> the full number of eligible days</w:t>
              </w:r>
            </w:ins>
            <w:ins w:id="4329" w:author="James, Christin (DCYF)" w:date="2026-07-07T14:07:00Z" w16du:dateUtc="2026-07-07T21:07:00Z">
              <w:r w:rsidR="00795E40" w:rsidRPr="00795E40">
                <w:rPr>
                  <w:rFonts w:eastAsia="Segoe UI" w:cs="Segoe UI"/>
                  <w:color w:val="242424"/>
                  <w:sz w:val="18"/>
                  <w:szCs w:val="18"/>
                  <w:rPrChange w:id="4330" w:author="James, Christin (DCYF)" w:date="2026-07-07T14:07:00Z" w16du:dateUtc="2026-07-07T21:07:00Z">
                    <w:rPr>
                      <w:rFonts w:ascii="Segoe UI" w:eastAsia="Segoe UI" w:hAnsi="Segoe UI" w:cs="Segoe UI"/>
                      <w:color w:val="242424"/>
                      <w:sz w:val="18"/>
                      <w:szCs w:val="18"/>
                    </w:rPr>
                  </w:rPrChange>
                </w:rPr>
                <w:t>.</w:t>
              </w:r>
            </w:ins>
            <w:ins w:id="4331" w:author="James, Christin (DCYF)" w:date="2026-07-07T14:04:00Z" w16du:dateUtc="2026-07-07T21:04:00Z">
              <w:r w:rsidRPr="00795E40">
                <w:rPr>
                  <w:rFonts w:eastAsia="Segoe UI" w:cs="Segoe UI"/>
                  <w:color w:val="242424"/>
                  <w:sz w:val="18"/>
                  <w:szCs w:val="18"/>
                  <w:rPrChange w:id="4332" w:author="James, Christin (DCYF)" w:date="2026-07-07T14:07:00Z" w16du:dateUtc="2026-07-07T21:07:00Z">
                    <w:rPr>
                      <w:rFonts w:ascii="Segoe UI" w:eastAsia="Segoe UI" w:hAnsi="Segoe UI" w:cs="Segoe UI"/>
                      <w:color w:val="242424"/>
                      <w:sz w:val="18"/>
                      <w:szCs w:val="18"/>
                    </w:rPr>
                  </w:rPrChange>
                </w:rPr>
                <w:t xml:space="preserve"> </w:t>
              </w:r>
              <w:r w:rsidRPr="00795E40">
                <w:rPr>
                  <w:sz w:val="18"/>
                  <w:szCs w:val="18"/>
                </w:rPr>
                <w:t xml:space="preserve"> </w:t>
              </w:r>
            </w:ins>
          </w:p>
        </w:tc>
        <w:tc>
          <w:tcPr>
            <w:tcW w:w="2520" w:type="dxa"/>
            <w:tcPrChange w:id="4333" w:author="James, Christin (DCYF)" w:date="2026-07-07T14:04:00Z" w16du:dateUtc="2026-07-07T21:04:00Z">
              <w:tcPr>
                <w:tcW w:w="3780" w:type="dxa"/>
              </w:tcPr>
            </w:tcPrChange>
          </w:tcPr>
          <w:p w14:paraId="645A5C78" w14:textId="77777777" w:rsidR="009E06BF" w:rsidRPr="009E06BF" w:rsidRDefault="009E06BF">
            <w:pPr>
              <w:pStyle w:val="NormalWeb"/>
              <w:spacing w:before="0" w:beforeAutospacing="0" w:after="0" w:afterAutospacing="0"/>
              <w:rPr>
                <w:ins w:id="4334" w:author="James, Christin (DCYF)" w:date="2026-07-01T15:03:00Z" w16du:dateUtc="2026-07-01T22:03:00Z"/>
                <w:rFonts w:ascii="Aptos" w:hAnsi="Aptos"/>
                <w:sz w:val="18"/>
                <w:szCs w:val="18"/>
                <w:rPrChange w:id="4335" w:author="James, Christin (DCYF)" w:date="2026-07-01T15:06:00Z" w16du:dateUtc="2026-07-01T22:06:00Z">
                  <w:rPr>
                    <w:ins w:id="4336" w:author="James, Christin (DCYF)" w:date="2026-07-01T15:03:00Z" w16du:dateUtc="2026-07-01T22:03:00Z"/>
                    <w:rFonts w:ascii="Aptos" w:hAnsi="Aptos"/>
                  </w:rPr>
                </w:rPrChange>
              </w:rPr>
            </w:pPr>
            <w:ins w:id="4337" w:author="James, Christin (DCYF)" w:date="2026-07-01T15:03:00Z" w16du:dateUtc="2026-07-01T22:03:00Z">
              <w:r w:rsidRPr="009E06BF">
                <w:rPr>
                  <w:rFonts w:ascii="Aptos" w:hAnsi="Aptos"/>
                  <w:sz w:val="18"/>
                  <w:szCs w:val="18"/>
                  <w:rPrChange w:id="4338" w:author="James, Christin (DCYF)" w:date="2026-07-01T15:06:00Z" w16du:dateUtc="2026-07-01T22:06:00Z">
                    <w:rPr>
                      <w:rFonts w:ascii="Aptos" w:hAnsi="Aptos"/>
                    </w:rPr>
                  </w:rPrChange>
                </w:rPr>
                <w:t>26 days </w:t>
              </w:r>
            </w:ins>
          </w:p>
          <w:p w14:paraId="799A62C6" w14:textId="6A96F2D7" w:rsidR="009E06BF" w:rsidRPr="009E06BF" w:rsidRDefault="009E06BF" w:rsidP="23F26365">
            <w:pPr>
              <w:pStyle w:val="NormalWeb"/>
              <w:spacing w:before="0" w:beforeAutospacing="0" w:after="0" w:afterAutospacing="0"/>
              <w:rPr>
                <w:ins w:id="4339" w:author="James, Christin (DCYF)" w:date="2026-07-01T15:03:00Z" w16du:dateUtc="2026-07-01T22:03:00Z"/>
                <w:rFonts w:ascii="Aptos" w:hAnsi="Aptos"/>
                <w:sz w:val="18"/>
                <w:szCs w:val="18"/>
                <w:rPrChange w:id="4340" w:author="James, Christin (DCYF)" w:date="2026-07-01T15:06:00Z" w16du:dateUtc="2026-07-01T22:06:00Z">
                  <w:rPr>
                    <w:ins w:id="4341" w:author="James, Christin (DCYF)" w:date="2026-07-01T15:03:00Z" w16du:dateUtc="2026-07-01T22:03:00Z"/>
                    <w:rFonts w:ascii="Aptos" w:hAnsi="Aptos"/>
                  </w:rPr>
                </w:rPrChange>
              </w:rPr>
            </w:pPr>
            <w:ins w:id="4342" w:author="James, Christin (DCYF)" w:date="2026-07-01T15:03:00Z" w16du:dateUtc="2026-07-01T22:03:00Z">
              <w:r w:rsidRPr="23F26365">
                <w:rPr>
                  <w:rFonts w:ascii="Aptos" w:hAnsi="Aptos"/>
                  <w:sz w:val="18"/>
                  <w:szCs w:val="18"/>
                  <w:rPrChange w:id="4343" w:author="James, Christin (DCYF)" w:date="2026-07-01T15:06:00Z" w16du:dateUtc="2026-07-01T22:06:00Z">
                    <w:rPr>
                      <w:rFonts w:ascii="Aptos" w:hAnsi="Aptos"/>
                    </w:rPr>
                  </w:rPrChange>
                </w:rPr>
                <w:t xml:space="preserve">You can claim between </w:t>
              </w:r>
            </w:ins>
            <w:ins w:id="4344" w:author="James, Christin (DCYF)" w:date="2026-08-24T17:46:00Z" w16du:dateUtc="2026-08-24T17:46:47Z">
              <w:r w:rsidR="28CA7DEF" w:rsidRPr="23F26365">
                <w:rPr>
                  <w:rFonts w:ascii="Aptos" w:hAnsi="Aptos"/>
                  <w:sz w:val="18"/>
                  <w:szCs w:val="18"/>
                </w:rPr>
                <w:t>5</w:t>
              </w:r>
            </w:ins>
            <w:ins w:id="4345" w:author="James, Christin (DCYF)" w:date="2026-07-01T15:03:00Z" w16du:dateUtc="2026-07-01T22:03:00Z">
              <w:r w:rsidRPr="23F26365">
                <w:rPr>
                  <w:rFonts w:ascii="Aptos" w:hAnsi="Aptos"/>
                  <w:sz w:val="18"/>
                  <w:szCs w:val="18"/>
                  <w:rPrChange w:id="4346" w:author="James, Christin (DCYF)" w:date="2026-07-01T15:06:00Z" w16du:dateUtc="2026-07-01T22:06:00Z">
                    <w:rPr>
                      <w:rFonts w:ascii="Aptos" w:hAnsi="Aptos"/>
                    </w:rPr>
                  </w:rPrChange>
                </w:rPr>
                <w:t xml:space="preserve"> full days and </w:t>
              </w:r>
            </w:ins>
            <w:ins w:id="4347" w:author="James, Christin (DCYF)" w:date="2026-08-24T17:46:00Z" w16du:dateUtc="2026-08-24T17:46:54Z">
              <w:r w:rsidR="06DEECED" w:rsidRPr="23F26365">
                <w:rPr>
                  <w:rFonts w:ascii="Aptos" w:hAnsi="Aptos"/>
                  <w:sz w:val="18"/>
                  <w:szCs w:val="18"/>
                </w:rPr>
                <w:t>19</w:t>
              </w:r>
            </w:ins>
            <w:ins w:id="4348" w:author="James, Christin (DCYF)" w:date="2026-07-01T15:03:00Z" w16du:dateUtc="2026-07-01T22:03:00Z">
              <w:r w:rsidRPr="23F26365">
                <w:rPr>
                  <w:rFonts w:ascii="Aptos" w:hAnsi="Aptos"/>
                  <w:sz w:val="18"/>
                  <w:szCs w:val="18"/>
                  <w:rPrChange w:id="4349" w:author="James, Christin (DCYF)" w:date="2026-07-01T15:06:00Z" w16du:dateUtc="2026-07-01T22:06:00Z">
                    <w:rPr>
                      <w:rFonts w:ascii="Aptos" w:hAnsi="Aptos"/>
                    </w:rPr>
                  </w:rPrChange>
                </w:rPr>
                <w:t xml:space="preserve"> half day units and 5 full days and </w:t>
              </w:r>
            </w:ins>
            <w:ins w:id="4350" w:author="James, Christin (DCYF)" w:date="2026-08-24T17:46:00Z" w16du:dateUtc="2026-08-24T17:46:07Z">
              <w:r w:rsidR="0EC7E31D" w:rsidRPr="23F26365">
                <w:rPr>
                  <w:rFonts w:ascii="Aptos" w:hAnsi="Aptos"/>
                  <w:sz w:val="18"/>
                  <w:szCs w:val="18"/>
                </w:rPr>
                <w:t>29</w:t>
              </w:r>
            </w:ins>
            <w:ins w:id="4351" w:author="James, Christin (DCYF)" w:date="2026-07-01T15:03:00Z" w16du:dateUtc="2026-07-01T22:03:00Z">
              <w:r w:rsidRPr="23F26365">
                <w:rPr>
                  <w:rFonts w:ascii="Aptos" w:hAnsi="Aptos"/>
                  <w:sz w:val="18"/>
                  <w:szCs w:val="18"/>
                  <w:rPrChange w:id="4352" w:author="James, Christin (DCYF)" w:date="2026-07-01T15:06:00Z" w16du:dateUtc="2026-07-01T22:06:00Z">
                    <w:rPr>
                      <w:rFonts w:ascii="Aptos" w:hAnsi="Aptos"/>
                    </w:rPr>
                  </w:rPrChange>
                </w:rPr>
                <w:t xml:space="preserve"> half days, depending on when the child was scheduled to attend</w:t>
              </w:r>
            </w:ins>
          </w:p>
          <w:p w14:paraId="32CC3772" w14:textId="77777777" w:rsidR="009E06BF" w:rsidRPr="009E06BF" w:rsidRDefault="009E06BF">
            <w:pPr>
              <w:pStyle w:val="NormalWeb"/>
              <w:spacing w:before="0" w:beforeAutospacing="0" w:after="0" w:afterAutospacing="0"/>
              <w:rPr>
                <w:ins w:id="4353" w:author="James, Christin (DCYF)" w:date="2026-07-01T15:03:00Z" w16du:dateUtc="2026-07-01T22:03:00Z"/>
                <w:rFonts w:ascii="Aptos" w:hAnsi="Aptos"/>
                <w:sz w:val="18"/>
                <w:szCs w:val="18"/>
                <w:rPrChange w:id="4354" w:author="James, Christin (DCYF)" w:date="2026-07-01T15:06:00Z" w16du:dateUtc="2026-07-01T22:06:00Z">
                  <w:rPr>
                    <w:ins w:id="4355" w:author="James, Christin (DCYF)" w:date="2026-07-01T15:03:00Z" w16du:dateUtc="2026-07-01T22:03:00Z"/>
                    <w:rFonts w:ascii="Aptos" w:hAnsi="Aptos"/>
                  </w:rPr>
                </w:rPrChange>
              </w:rPr>
            </w:pPr>
          </w:p>
          <w:p w14:paraId="5F77F172" w14:textId="77777777" w:rsidR="009E06BF" w:rsidRPr="009E06BF" w:rsidRDefault="009E06BF">
            <w:pPr>
              <w:pStyle w:val="NormalWeb"/>
              <w:spacing w:before="0" w:beforeAutospacing="0" w:after="0" w:afterAutospacing="0"/>
              <w:rPr>
                <w:ins w:id="4356" w:author="James, Christin (DCYF)" w:date="2026-07-01T15:03:00Z" w16du:dateUtc="2026-07-01T22:03:00Z"/>
                <w:rFonts w:ascii="Aptos" w:hAnsi="Aptos"/>
                <w:sz w:val="18"/>
                <w:szCs w:val="18"/>
                <w:rPrChange w:id="4357" w:author="James, Christin (DCYF)" w:date="2026-07-01T15:06:00Z" w16du:dateUtc="2026-07-01T22:06:00Z">
                  <w:rPr>
                    <w:ins w:id="4358" w:author="James, Christin (DCYF)" w:date="2026-07-01T15:03:00Z" w16du:dateUtc="2026-07-01T22:03:00Z"/>
                    <w:rFonts w:ascii="Aptos" w:hAnsi="Aptos"/>
                  </w:rPr>
                </w:rPrChange>
              </w:rPr>
            </w:pPr>
            <w:ins w:id="4359" w:author="James, Christin (DCYF)" w:date="2026-07-01T15:03:00Z" w16du:dateUtc="2026-07-01T22:03:00Z">
              <w:r w:rsidRPr="009E06BF">
                <w:rPr>
                  <w:rFonts w:ascii="Aptos" w:hAnsi="Aptos"/>
                  <w:sz w:val="18"/>
                  <w:szCs w:val="18"/>
                  <w:rPrChange w:id="4360" w:author="James, Christin (DCYF)" w:date="2026-07-01T15:06:00Z" w16du:dateUtc="2026-07-01T22:06:00Z">
                    <w:rPr>
                      <w:rFonts w:ascii="Aptos" w:hAnsi="Aptos"/>
                    </w:rPr>
                  </w:rPrChange>
                </w:rPr>
                <w:t>Days attended: 3 full days and 13 half days</w:t>
              </w:r>
            </w:ins>
          </w:p>
          <w:p w14:paraId="177684DF" w14:textId="77777777" w:rsidR="009E06BF" w:rsidRPr="009E06BF" w:rsidRDefault="009E06BF">
            <w:pPr>
              <w:pStyle w:val="NormalWeb"/>
              <w:spacing w:before="0" w:beforeAutospacing="0" w:after="0" w:afterAutospacing="0"/>
              <w:rPr>
                <w:ins w:id="4361" w:author="James, Christin (DCYF)" w:date="2026-07-01T15:03:00Z" w16du:dateUtc="2026-07-01T22:03:00Z"/>
                <w:rFonts w:ascii="Aptos" w:hAnsi="Aptos"/>
                <w:sz w:val="18"/>
                <w:szCs w:val="18"/>
                <w:rPrChange w:id="4362" w:author="James, Christin (DCYF)" w:date="2026-07-01T15:06:00Z" w16du:dateUtc="2026-07-01T22:06:00Z">
                  <w:rPr>
                    <w:ins w:id="4363" w:author="James, Christin (DCYF)" w:date="2026-07-01T15:03:00Z" w16du:dateUtc="2026-07-01T22:03:00Z"/>
                    <w:rFonts w:ascii="Aptos" w:hAnsi="Aptos"/>
                  </w:rPr>
                </w:rPrChange>
              </w:rPr>
            </w:pPr>
            <w:ins w:id="4364" w:author="James, Christin (DCYF)" w:date="2026-07-01T15:03:00Z" w16du:dateUtc="2026-07-01T22:03:00Z">
              <w:r w:rsidRPr="009E06BF">
                <w:rPr>
                  <w:rFonts w:ascii="Aptos" w:hAnsi="Aptos"/>
                  <w:sz w:val="18"/>
                  <w:szCs w:val="18"/>
                  <w:rPrChange w:id="4365" w:author="James, Christin (DCYF)" w:date="2026-07-01T15:06:00Z" w16du:dateUtc="2026-07-01T22:06:00Z">
                    <w:rPr>
                      <w:rFonts w:ascii="Aptos" w:hAnsi="Aptos"/>
                    </w:rPr>
                  </w:rPrChange>
                </w:rPr>
                <w:t>Holidays: 0 days</w:t>
              </w:r>
            </w:ins>
          </w:p>
          <w:p w14:paraId="38D42C6A" w14:textId="77777777" w:rsidR="009E06BF" w:rsidRPr="009E06BF" w:rsidRDefault="009E06BF">
            <w:pPr>
              <w:pStyle w:val="NormalWeb"/>
              <w:spacing w:before="0" w:beforeAutospacing="0" w:after="0" w:afterAutospacing="0"/>
              <w:rPr>
                <w:ins w:id="4366" w:author="James, Christin (DCYF)" w:date="2026-07-01T15:03:00Z" w16du:dateUtc="2026-07-01T22:03:00Z"/>
                <w:rFonts w:ascii="Aptos" w:hAnsi="Aptos"/>
                <w:sz w:val="18"/>
                <w:szCs w:val="18"/>
                <w:rPrChange w:id="4367" w:author="James, Christin (DCYF)" w:date="2026-07-01T15:06:00Z" w16du:dateUtc="2026-07-01T22:06:00Z">
                  <w:rPr>
                    <w:ins w:id="4368" w:author="James, Christin (DCYF)" w:date="2026-07-01T15:03:00Z" w16du:dateUtc="2026-07-01T22:03:00Z"/>
                    <w:rFonts w:ascii="Aptos" w:hAnsi="Aptos"/>
                  </w:rPr>
                </w:rPrChange>
              </w:rPr>
            </w:pPr>
            <w:ins w:id="4369" w:author="James, Christin (DCYF)" w:date="2026-07-01T15:03:00Z" w16du:dateUtc="2026-07-01T22:03:00Z">
              <w:r w:rsidRPr="009E06BF">
                <w:rPr>
                  <w:rFonts w:ascii="Aptos" w:hAnsi="Aptos"/>
                  <w:sz w:val="18"/>
                  <w:szCs w:val="18"/>
                  <w:rPrChange w:id="4370" w:author="James, Christin (DCYF)" w:date="2026-07-01T15:06:00Z" w16du:dateUtc="2026-07-01T22:06:00Z">
                    <w:rPr>
                      <w:rFonts w:ascii="Aptos" w:hAnsi="Aptos"/>
                    </w:rPr>
                  </w:rPrChange>
                </w:rPr>
                <w:t>Professional training days: 0 days</w:t>
              </w:r>
            </w:ins>
          </w:p>
          <w:p w14:paraId="3EB8AA56" w14:textId="77777777" w:rsidR="009E06BF" w:rsidRPr="009E06BF" w:rsidRDefault="009E06BF">
            <w:pPr>
              <w:pStyle w:val="NormalWeb"/>
              <w:spacing w:before="0" w:beforeAutospacing="0" w:after="0" w:afterAutospacing="0"/>
              <w:rPr>
                <w:ins w:id="4371" w:author="James, Christin (DCYF)" w:date="2026-07-01T15:03:00Z" w16du:dateUtc="2026-07-01T22:03:00Z"/>
                <w:rFonts w:ascii="Aptos" w:hAnsi="Aptos"/>
                <w:sz w:val="18"/>
                <w:szCs w:val="18"/>
                <w:rPrChange w:id="4372" w:author="James, Christin (DCYF)" w:date="2026-07-01T15:06:00Z" w16du:dateUtc="2026-07-01T22:06:00Z">
                  <w:rPr>
                    <w:ins w:id="4373" w:author="James, Christin (DCYF)" w:date="2026-07-01T15:03:00Z" w16du:dateUtc="2026-07-01T22:03:00Z"/>
                    <w:rFonts w:ascii="Aptos" w:hAnsi="Aptos"/>
                  </w:rPr>
                </w:rPrChange>
              </w:rPr>
            </w:pPr>
            <w:ins w:id="4374" w:author="James, Christin (DCYF)" w:date="2026-07-01T15:03:00Z" w16du:dateUtc="2026-07-01T22:03:00Z">
              <w:r w:rsidRPr="009E06BF">
                <w:rPr>
                  <w:rFonts w:ascii="Aptos" w:hAnsi="Aptos"/>
                  <w:sz w:val="18"/>
                  <w:szCs w:val="18"/>
                  <w:rPrChange w:id="4375" w:author="James, Christin (DCYF)" w:date="2026-07-01T15:06:00Z" w16du:dateUtc="2026-07-01T22:06:00Z">
                    <w:rPr>
                      <w:rFonts w:ascii="Aptos" w:hAnsi="Aptos"/>
                    </w:rPr>
                  </w:rPrChange>
                </w:rPr>
                <w:t>Additional eligible days: 10 days. You can claim either 1 full day, 1 half day or 2 half days, depending on when the child was expected to attend.</w:t>
              </w:r>
            </w:ins>
          </w:p>
        </w:tc>
        <w:tc>
          <w:tcPr>
            <w:tcW w:w="2869" w:type="dxa"/>
            <w:tcPrChange w:id="4376" w:author="James, Christin (DCYF)" w:date="2026-07-07T14:04:00Z" w16du:dateUtc="2026-07-07T21:04:00Z">
              <w:tcPr>
                <w:tcW w:w="3338" w:type="dxa"/>
                <w:gridSpan w:val="2"/>
              </w:tcPr>
            </w:tcPrChange>
          </w:tcPr>
          <w:p w14:paraId="4D6B7830" w14:textId="77777777" w:rsidR="009E06BF" w:rsidRPr="009E06BF" w:rsidRDefault="009E06BF">
            <w:pPr>
              <w:contextualSpacing/>
              <w:rPr>
                <w:ins w:id="4377" w:author="James, Christin (DCYF)" w:date="2026-07-01T15:03:00Z" w16du:dateUtc="2026-07-01T22:03:00Z"/>
                <w:rFonts w:ascii="Calibri" w:hAnsi="Calibri" w:cs="Calibri"/>
                <w:sz w:val="18"/>
                <w:szCs w:val="18"/>
                <w:rPrChange w:id="4378" w:author="James, Christin (DCYF)" w:date="2026-07-01T15:06:00Z" w16du:dateUtc="2026-07-01T22:06:00Z">
                  <w:rPr>
                    <w:ins w:id="4379" w:author="James, Christin (DCYF)" w:date="2026-07-01T15:03:00Z" w16du:dateUtc="2026-07-01T22:03:00Z"/>
                    <w:rFonts w:ascii="Calibri" w:hAnsi="Calibri" w:cs="Calibri"/>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71ACE" w14:paraId="146AC76D" w14:textId="77777777" w:rsidTr="70006B5F">
              <w:trPr>
                <w:ins w:id="4380" w:author="James, Christin (DCYF)" w:date="2026-07-01T15:03:00Z"/>
              </w:trPr>
              <w:tc>
                <w:tcPr>
                  <w:tcW w:w="2562" w:type="dxa"/>
                  <w:gridSpan w:val="7"/>
                </w:tcPr>
                <w:p w14:paraId="2EEEA633" w14:textId="77777777" w:rsidR="009E06BF" w:rsidRPr="00971ACE" w:rsidRDefault="009E06BF">
                  <w:pPr>
                    <w:rPr>
                      <w:ins w:id="4381" w:author="James, Christin (DCYF)" w:date="2026-07-01T15:03:00Z" w16du:dateUtc="2026-07-01T22:03:00Z"/>
                      <w:sz w:val="16"/>
                      <w:szCs w:val="16"/>
                      <w:rPrChange w:id="4382" w:author="James, Christin (DCYF)" w:date="2026-07-01T15:09:00Z" w16du:dateUtc="2026-07-01T22:09:00Z">
                        <w:rPr>
                          <w:ins w:id="4383" w:author="James, Christin (DCYF)" w:date="2026-07-01T15:03:00Z" w16du:dateUtc="2026-07-01T22:03:00Z"/>
                          <w:sz w:val="14"/>
                          <w:szCs w:val="14"/>
                        </w:rPr>
                      </w:rPrChange>
                    </w:rPr>
                  </w:pPr>
                  <w:ins w:id="4384" w:author="James, Christin (DCYF)" w:date="2026-07-01T15:03:00Z" w16du:dateUtc="2026-07-01T22:03:00Z">
                    <w:r w:rsidRPr="00971ACE">
                      <w:rPr>
                        <w:sz w:val="16"/>
                        <w:szCs w:val="16"/>
                        <w:rPrChange w:id="4385" w:author="James, Christin (DCYF)" w:date="2026-07-01T15:09:00Z" w16du:dateUtc="2026-07-01T22:09:00Z">
                          <w:rPr>
                            <w:sz w:val="14"/>
                            <w:szCs w:val="14"/>
                          </w:rPr>
                        </w:rPrChange>
                      </w:rPr>
                      <w:t>March 2026</w:t>
                    </w:r>
                  </w:ins>
                </w:p>
              </w:tc>
            </w:tr>
            <w:tr w:rsidR="009E06BF" w:rsidRPr="00971ACE" w14:paraId="085F5CE3" w14:textId="77777777" w:rsidTr="70006B5F">
              <w:trPr>
                <w:ins w:id="4386" w:author="James, Christin (DCYF)" w:date="2026-07-01T15:03:00Z"/>
              </w:trPr>
              <w:tc>
                <w:tcPr>
                  <w:tcW w:w="366" w:type="dxa"/>
                  <w:shd w:val="clear" w:color="auto" w:fill="DAEEF3" w:themeFill="accent5" w:themeFillTint="33"/>
                </w:tcPr>
                <w:p w14:paraId="5F714C5B" w14:textId="77777777" w:rsidR="009E06BF" w:rsidRPr="00971ACE" w:rsidRDefault="009E06BF">
                  <w:pPr>
                    <w:rPr>
                      <w:ins w:id="4387" w:author="James, Christin (DCYF)" w:date="2026-07-01T15:03:00Z" w16du:dateUtc="2026-07-01T22:03:00Z"/>
                      <w:sz w:val="16"/>
                      <w:szCs w:val="16"/>
                      <w:rPrChange w:id="4388" w:author="James, Christin (DCYF)" w:date="2026-07-01T15:09:00Z" w16du:dateUtc="2026-07-01T22:09:00Z">
                        <w:rPr>
                          <w:ins w:id="4389" w:author="James, Christin (DCYF)" w:date="2026-07-01T15:03:00Z" w16du:dateUtc="2026-07-01T22:03:00Z"/>
                          <w:sz w:val="14"/>
                          <w:szCs w:val="14"/>
                        </w:rPr>
                      </w:rPrChange>
                    </w:rPr>
                  </w:pPr>
                  <w:ins w:id="4390" w:author="James, Christin (DCYF)" w:date="2026-07-01T15:03:00Z" w16du:dateUtc="2026-07-01T22:03:00Z">
                    <w:r w:rsidRPr="00971ACE">
                      <w:rPr>
                        <w:sz w:val="16"/>
                        <w:szCs w:val="16"/>
                        <w:rPrChange w:id="4391" w:author="James, Christin (DCYF)" w:date="2026-07-01T15:09:00Z" w16du:dateUtc="2026-07-01T22:09:00Z">
                          <w:rPr>
                            <w:sz w:val="14"/>
                            <w:szCs w:val="14"/>
                          </w:rPr>
                        </w:rPrChange>
                      </w:rPr>
                      <w:t>S</w:t>
                    </w:r>
                  </w:ins>
                </w:p>
              </w:tc>
              <w:tc>
                <w:tcPr>
                  <w:tcW w:w="366" w:type="dxa"/>
                  <w:shd w:val="clear" w:color="auto" w:fill="DAEEF3" w:themeFill="accent5" w:themeFillTint="33"/>
                </w:tcPr>
                <w:p w14:paraId="188B1BE6" w14:textId="77777777" w:rsidR="009E06BF" w:rsidRPr="00971ACE" w:rsidRDefault="009E06BF">
                  <w:pPr>
                    <w:rPr>
                      <w:ins w:id="4392" w:author="James, Christin (DCYF)" w:date="2026-07-01T15:03:00Z" w16du:dateUtc="2026-07-01T22:03:00Z"/>
                      <w:sz w:val="16"/>
                      <w:szCs w:val="16"/>
                      <w:rPrChange w:id="4393" w:author="James, Christin (DCYF)" w:date="2026-07-01T15:09:00Z" w16du:dateUtc="2026-07-01T22:09:00Z">
                        <w:rPr>
                          <w:ins w:id="4394" w:author="James, Christin (DCYF)" w:date="2026-07-01T15:03:00Z" w16du:dateUtc="2026-07-01T22:03:00Z"/>
                          <w:sz w:val="14"/>
                          <w:szCs w:val="14"/>
                        </w:rPr>
                      </w:rPrChange>
                    </w:rPr>
                  </w:pPr>
                  <w:ins w:id="4395" w:author="James, Christin (DCYF)" w:date="2026-07-01T15:03:00Z" w16du:dateUtc="2026-07-01T22:03:00Z">
                    <w:r w:rsidRPr="00971ACE">
                      <w:rPr>
                        <w:sz w:val="16"/>
                        <w:szCs w:val="16"/>
                        <w:rPrChange w:id="4396" w:author="James, Christin (DCYF)" w:date="2026-07-01T15:09:00Z" w16du:dateUtc="2026-07-01T22:09:00Z">
                          <w:rPr>
                            <w:sz w:val="14"/>
                            <w:szCs w:val="14"/>
                          </w:rPr>
                        </w:rPrChange>
                      </w:rPr>
                      <w:t>M</w:t>
                    </w:r>
                  </w:ins>
                </w:p>
              </w:tc>
              <w:tc>
                <w:tcPr>
                  <w:tcW w:w="366" w:type="dxa"/>
                  <w:shd w:val="clear" w:color="auto" w:fill="DAEEF3" w:themeFill="accent5" w:themeFillTint="33"/>
                </w:tcPr>
                <w:p w14:paraId="2BB9FC0E" w14:textId="77777777" w:rsidR="009E06BF" w:rsidRPr="00971ACE" w:rsidRDefault="009E06BF">
                  <w:pPr>
                    <w:rPr>
                      <w:ins w:id="4397" w:author="James, Christin (DCYF)" w:date="2026-07-01T15:03:00Z" w16du:dateUtc="2026-07-01T22:03:00Z"/>
                      <w:sz w:val="16"/>
                      <w:szCs w:val="16"/>
                      <w:rPrChange w:id="4398" w:author="James, Christin (DCYF)" w:date="2026-07-01T15:09:00Z" w16du:dateUtc="2026-07-01T22:09:00Z">
                        <w:rPr>
                          <w:ins w:id="4399" w:author="James, Christin (DCYF)" w:date="2026-07-01T15:03:00Z" w16du:dateUtc="2026-07-01T22:03:00Z"/>
                          <w:sz w:val="14"/>
                          <w:szCs w:val="14"/>
                        </w:rPr>
                      </w:rPrChange>
                    </w:rPr>
                  </w:pPr>
                  <w:ins w:id="4400" w:author="James, Christin (DCYF)" w:date="2026-07-01T15:03:00Z" w16du:dateUtc="2026-07-01T22:03:00Z">
                    <w:r w:rsidRPr="00971ACE">
                      <w:rPr>
                        <w:sz w:val="16"/>
                        <w:szCs w:val="16"/>
                        <w:rPrChange w:id="4401" w:author="James, Christin (DCYF)" w:date="2026-07-01T15:09:00Z" w16du:dateUtc="2026-07-01T22:09:00Z">
                          <w:rPr>
                            <w:sz w:val="14"/>
                            <w:szCs w:val="14"/>
                          </w:rPr>
                        </w:rPrChange>
                      </w:rPr>
                      <w:t>T</w:t>
                    </w:r>
                  </w:ins>
                </w:p>
              </w:tc>
              <w:tc>
                <w:tcPr>
                  <w:tcW w:w="366" w:type="dxa"/>
                  <w:shd w:val="clear" w:color="auto" w:fill="DAEEF3" w:themeFill="accent5" w:themeFillTint="33"/>
                </w:tcPr>
                <w:p w14:paraId="19077317" w14:textId="77777777" w:rsidR="009E06BF" w:rsidRPr="00971ACE" w:rsidRDefault="009E06BF">
                  <w:pPr>
                    <w:rPr>
                      <w:ins w:id="4402" w:author="James, Christin (DCYF)" w:date="2026-07-01T15:03:00Z" w16du:dateUtc="2026-07-01T22:03:00Z"/>
                      <w:sz w:val="16"/>
                      <w:szCs w:val="16"/>
                      <w:rPrChange w:id="4403" w:author="James, Christin (DCYF)" w:date="2026-07-01T15:09:00Z" w16du:dateUtc="2026-07-01T22:09:00Z">
                        <w:rPr>
                          <w:ins w:id="4404" w:author="James, Christin (DCYF)" w:date="2026-07-01T15:03:00Z" w16du:dateUtc="2026-07-01T22:03:00Z"/>
                          <w:sz w:val="14"/>
                          <w:szCs w:val="14"/>
                        </w:rPr>
                      </w:rPrChange>
                    </w:rPr>
                  </w:pPr>
                  <w:ins w:id="4405" w:author="James, Christin (DCYF)" w:date="2026-07-01T15:03:00Z" w16du:dateUtc="2026-07-01T22:03:00Z">
                    <w:r w:rsidRPr="00971ACE">
                      <w:rPr>
                        <w:sz w:val="16"/>
                        <w:szCs w:val="16"/>
                        <w:rPrChange w:id="4406" w:author="James, Christin (DCYF)" w:date="2026-07-01T15:09:00Z" w16du:dateUtc="2026-07-01T22:09:00Z">
                          <w:rPr>
                            <w:sz w:val="14"/>
                            <w:szCs w:val="14"/>
                          </w:rPr>
                        </w:rPrChange>
                      </w:rPr>
                      <w:t>W</w:t>
                    </w:r>
                  </w:ins>
                </w:p>
              </w:tc>
              <w:tc>
                <w:tcPr>
                  <w:tcW w:w="366" w:type="dxa"/>
                  <w:shd w:val="clear" w:color="auto" w:fill="DAEEF3" w:themeFill="accent5" w:themeFillTint="33"/>
                </w:tcPr>
                <w:p w14:paraId="4DD6F034" w14:textId="77777777" w:rsidR="009E06BF" w:rsidRPr="00971ACE" w:rsidRDefault="009E06BF">
                  <w:pPr>
                    <w:rPr>
                      <w:ins w:id="4407" w:author="James, Christin (DCYF)" w:date="2026-07-01T15:03:00Z" w16du:dateUtc="2026-07-01T22:03:00Z"/>
                      <w:sz w:val="16"/>
                      <w:szCs w:val="16"/>
                      <w:rPrChange w:id="4408" w:author="James, Christin (DCYF)" w:date="2026-07-01T15:09:00Z" w16du:dateUtc="2026-07-01T22:09:00Z">
                        <w:rPr>
                          <w:ins w:id="4409" w:author="James, Christin (DCYF)" w:date="2026-07-01T15:03:00Z" w16du:dateUtc="2026-07-01T22:03:00Z"/>
                          <w:sz w:val="14"/>
                          <w:szCs w:val="14"/>
                        </w:rPr>
                      </w:rPrChange>
                    </w:rPr>
                  </w:pPr>
                  <w:ins w:id="4410" w:author="James, Christin (DCYF)" w:date="2026-07-01T15:03:00Z" w16du:dateUtc="2026-07-01T22:03:00Z">
                    <w:r w:rsidRPr="00971ACE">
                      <w:rPr>
                        <w:sz w:val="16"/>
                        <w:szCs w:val="16"/>
                        <w:rPrChange w:id="4411" w:author="James, Christin (DCYF)" w:date="2026-07-01T15:09:00Z" w16du:dateUtc="2026-07-01T22:09:00Z">
                          <w:rPr>
                            <w:sz w:val="14"/>
                            <w:szCs w:val="14"/>
                          </w:rPr>
                        </w:rPrChange>
                      </w:rPr>
                      <w:t>T</w:t>
                    </w:r>
                  </w:ins>
                </w:p>
              </w:tc>
              <w:tc>
                <w:tcPr>
                  <w:tcW w:w="366" w:type="dxa"/>
                  <w:shd w:val="clear" w:color="auto" w:fill="DAEEF3" w:themeFill="accent5" w:themeFillTint="33"/>
                </w:tcPr>
                <w:p w14:paraId="49C9D33B" w14:textId="77777777" w:rsidR="009E06BF" w:rsidRPr="00971ACE" w:rsidRDefault="009E06BF">
                  <w:pPr>
                    <w:rPr>
                      <w:ins w:id="4412" w:author="James, Christin (DCYF)" w:date="2026-07-01T15:03:00Z" w16du:dateUtc="2026-07-01T22:03:00Z"/>
                      <w:sz w:val="16"/>
                      <w:szCs w:val="16"/>
                      <w:rPrChange w:id="4413" w:author="James, Christin (DCYF)" w:date="2026-07-01T15:09:00Z" w16du:dateUtc="2026-07-01T22:09:00Z">
                        <w:rPr>
                          <w:ins w:id="4414" w:author="James, Christin (DCYF)" w:date="2026-07-01T15:03:00Z" w16du:dateUtc="2026-07-01T22:03:00Z"/>
                          <w:sz w:val="14"/>
                          <w:szCs w:val="14"/>
                        </w:rPr>
                      </w:rPrChange>
                    </w:rPr>
                  </w:pPr>
                  <w:ins w:id="4415" w:author="James, Christin (DCYF)" w:date="2026-07-01T15:03:00Z" w16du:dateUtc="2026-07-01T22:03:00Z">
                    <w:r w:rsidRPr="00971ACE">
                      <w:rPr>
                        <w:sz w:val="16"/>
                        <w:szCs w:val="16"/>
                        <w:rPrChange w:id="4416" w:author="James, Christin (DCYF)" w:date="2026-07-01T15:09:00Z" w16du:dateUtc="2026-07-01T22:09:00Z">
                          <w:rPr>
                            <w:sz w:val="14"/>
                            <w:szCs w:val="14"/>
                          </w:rPr>
                        </w:rPrChange>
                      </w:rPr>
                      <w:t>F</w:t>
                    </w:r>
                  </w:ins>
                </w:p>
              </w:tc>
              <w:tc>
                <w:tcPr>
                  <w:tcW w:w="366" w:type="dxa"/>
                  <w:shd w:val="clear" w:color="auto" w:fill="DAEEF3" w:themeFill="accent5" w:themeFillTint="33"/>
                </w:tcPr>
                <w:p w14:paraId="5EB95E31" w14:textId="77777777" w:rsidR="009E06BF" w:rsidRPr="00971ACE" w:rsidRDefault="009E06BF">
                  <w:pPr>
                    <w:rPr>
                      <w:ins w:id="4417" w:author="James, Christin (DCYF)" w:date="2026-07-01T15:03:00Z" w16du:dateUtc="2026-07-01T22:03:00Z"/>
                      <w:sz w:val="16"/>
                      <w:szCs w:val="16"/>
                      <w:rPrChange w:id="4418" w:author="James, Christin (DCYF)" w:date="2026-07-01T15:09:00Z" w16du:dateUtc="2026-07-01T22:09:00Z">
                        <w:rPr>
                          <w:ins w:id="4419" w:author="James, Christin (DCYF)" w:date="2026-07-01T15:03:00Z" w16du:dateUtc="2026-07-01T22:03:00Z"/>
                          <w:sz w:val="14"/>
                          <w:szCs w:val="14"/>
                        </w:rPr>
                      </w:rPrChange>
                    </w:rPr>
                  </w:pPr>
                  <w:ins w:id="4420" w:author="James, Christin (DCYF)" w:date="2026-07-01T15:03:00Z" w16du:dateUtc="2026-07-01T22:03:00Z">
                    <w:r w:rsidRPr="00971ACE">
                      <w:rPr>
                        <w:sz w:val="16"/>
                        <w:szCs w:val="16"/>
                        <w:rPrChange w:id="4421" w:author="James, Christin (DCYF)" w:date="2026-07-01T15:09:00Z" w16du:dateUtc="2026-07-01T22:09:00Z">
                          <w:rPr>
                            <w:sz w:val="14"/>
                            <w:szCs w:val="14"/>
                          </w:rPr>
                        </w:rPrChange>
                      </w:rPr>
                      <w:t>S</w:t>
                    </w:r>
                  </w:ins>
                </w:p>
              </w:tc>
            </w:tr>
            <w:tr w:rsidR="009E06BF" w:rsidRPr="00971ACE" w14:paraId="215E186A" w14:textId="77777777" w:rsidTr="70006B5F">
              <w:trPr>
                <w:ins w:id="4422" w:author="James, Christin (DCYF)" w:date="2026-07-01T15:03:00Z"/>
              </w:trPr>
              <w:tc>
                <w:tcPr>
                  <w:tcW w:w="366" w:type="dxa"/>
                </w:tcPr>
                <w:p w14:paraId="4D7B3732" w14:textId="77777777" w:rsidR="009E06BF" w:rsidRPr="00971ACE" w:rsidRDefault="009E06BF">
                  <w:pPr>
                    <w:rPr>
                      <w:ins w:id="4423" w:author="James, Christin (DCYF)" w:date="2026-07-01T15:03:00Z" w16du:dateUtc="2026-07-01T22:03:00Z"/>
                      <w:sz w:val="16"/>
                      <w:szCs w:val="16"/>
                      <w:rPrChange w:id="4424" w:author="James, Christin (DCYF)" w:date="2026-07-01T15:09:00Z" w16du:dateUtc="2026-07-01T22:09:00Z">
                        <w:rPr>
                          <w:ins w:id="4425" w:author="James, Christin (DCYF)" w:date="2026-07-01T15:03:00Z" w16du:dateUtc="2026-07-01T22:03:00Z"/>
                          <w:sz w:val="14"/>
                          <w:szCs w:val="14"/>
                        </w:rPr>
                      </w:rPrChange>
                    </w:rPr>
                  </w:pPr>
                  <w:ins w:id="4426" w:author="James, Christin (DCYF)" w:date="2026-07-01T15:03:00Z" w16du:dateUtc="2026-07-01T22:03:00Z">
                    <w:r w:rsidRPr="00971ACE">
                      <w:rPr>
                        <w:sz w:val="16"/>
                        <w:szCs w:val="16"/>
                        <w:rPrChange w:id="4427" w:author="James, Christin (DCYF)" w:date="2026-07-01T15:09:00Z" w16du:dateUtc="2026-07-01T22:09:00Z">
                          <w:rPr>
                            <w:sz w:val="14"/>
                            <w:szCs w:val="14"/>
                          </w:rPr>
                        </w:rPrChange>
                      </w:rPr>
                      <w:t>1</w:t>
                    </w:r>
                  </w:ins>
                </w:p>
              </w:tc>
              <w:tc>
                <w:tcPr>
                  <w:tcW w:w="366" w:type="dxa"/>
                </w:tcPr>
                <w:p w14:paraId="0B0164FD" w14:textId="77777777" w:rsidR="009E06BF" w:rsidRPr="00971ACE" w:rsidRDefault="009E06BF">
                  <w:pPr>
                    <w:rPr>
                      <w:ins w:id="4428" w:author="James, Christin (DCYF)" w:date="2026-07-01T15:03:00Z" w16du:dateUtc="2026-07-01T22:03:00Z"/>
                      <w:sz w:val="16"/>
                      <w:szCs w:val="16"/>
                      <w:rPrChange w:id="4429" w:author="James, Christin (DCYF)" w:date="2026-07-01T15:09:00Z" w16du:dateUtc="2026-07-01T22:09:00Z">
                        <w:rPr>
                          <w:ins w:id="4430" w:author="James, Christin (DCYF)" w:date="2026-07-01T15:03:00Z" w16du:dateUtc="2026-07-01T22:03:00Z"/>
                          <w:sz w:val="14"/>
                          <w:szCs w:val="14"/>
                        </w:rPr>
                      </w:rPrChange>
                    </w:rPr>
                  </w:pPr>
                  <w:ins w:id="4431" w:author="James, Christin (DCYF)" w:date="2026-07-01T15:03:00Z" w16du:dateUtc="2026-07-01T22:03:00Z">
                    <w:r w:rsidRPr="00971ACE">
                      <w:rPr>
                        <w:sz w:val="16"/>
                        <w:szCs w:val="16"/>
                        <w:rPrChange w:id="4432" w:author="James, Christin (DCYF)" w:date="2026-07-01T15:09:00Z" w16du:dateUtc="2026-07-01T22:09:00Z">
                          <w:rPr>
                            <w:sz w:val="14"/>
                            <w:szCs w:val="14"/>
                          </w:rPr>
                        </w:rPrChange>
                      </w:rPr>
                      <w:t>2</w:t>
                    </w:r>
                  </w:ins>
                </w:p>
              </w:tc>
              <w:tc>
                <w:tcPr>
                  <w:tcW w:w="366" w:type="dxa"/>
                </w:tcPr>
                <w:p w14:paraId="4F8BFFFF" w14:textId="77777777" w:rsidR="009E06BF" w:rsidRPr="00971ACE" w:rsidRDefault="009E06BF">
                  <w:pPr>
                    <w:rPr>
                      <w:ins w:id="4433" w:author="James, Christin (DCYF)" w:date="2026-07-01T15:03:00Z" w16du:dateUtc="2026-07-01T22:03:00Z"/>
                      <w:sz w:val="16"/>
                      <w:szCs w:val="16"/>
                      <w:rPrChange w:id="4434" w:author="James, Christin (DCYF)" w:date="2026-07-01T15:09:00Z" w16du:dateUtc="2026-07-01T22:09:00Z">
                        <w:rPr>
                          <w:ins w:id="4435" w:author="James, Christin (DCYF)" w:date="2026-07-01T15:03:00Z" w16du:dateUtc="2026-07-01T22:03:00Z"/>
                          <w:sz w:val="14"/>
                          <w:szCs w:val="14"/>
                        </w:rPr>
                      </w:rPrChange>
                    </w:rPr>
                  </w:pPr>
                  <w:ins w:id="4436" w:author="James, Christin (DCYF)" w:date="2026-07-01T15:03:00Z" w16du:dateUtc="2026-07-01T22:03:00Z">
                    <w:r w:rsidRPr="00971ACE">
                      <w:rPr>
                        <w:sz w:val="16"/>
                        <w:szCs w:val="16"/>
                        <w:rPrChange w:id="4437" w:author="James, Christin (DCYF)" w:date="2026-07-01T15:09:00Z" w16du:dateUtc="2026-07-01T22:09:00Z">
                          <w:rPr>
                            <w:sz w:val="14"/>
                            <w:szCs w:val="14"/>
                          </w:rPr>
                        </w:rPrChange>
                      </w:rPr>
                      <w:t>3</w:t>
                    </w:r>
                  </w:ins>
                </w:p>
              </w:tc>
              <w:tc>
                <w:tcPr>
                  <w:tcW w:w="366" w:type="dxa"/>
                </w:tcPr>
                <w:p w14:paraId="48E8BB6B" w14:textId="77777777" w:rsidR="009E06BF" w:rsidRPr="00971ACE" w:rsidRDefault="009E06BF">
                  <w:pPr>
                    <w:rPr>
                      <w:ins w:id="4438" w:author="James, Christin (DCYF)" w:date="2026-07-01T15:03:00Z" w16du:dateUtc="2026-07-01T22:03:00Z"/>
                      <w:sz w:val="16"/>
                      <w:szCs w:val="16"/>
                      <w:rPrChange w:id="4439" w:author="James, Christin (DCYF)" w:date="2026-07-01T15:09:00Z" w16du:dateUtc="2026-07-01T22:09:00Z">
                        <w:rPr>
                          <w:ins w:id="4440" w:author="James, Christin (DCYF)" w:date="2026-07-01T15:03:00Z" w16du:dateUtc="2026-07-01T22:03:00Z"/>
                          <w:sz w:val="14"/>
                          <w:szCs w:val="14"/>
                        </w:rPr>
                      </w:rPrChange>
                    </w:rPr>
                  </w:pPr>
                  <w:ins w:id="4441" w:author="James, Christin (DCYF)" w:date="2026-07-01T15:03:00Z" w16du:dateUtc="2026-07-01T22:03:00Z">
                    <w:r w:rsidRPr="00971ACE">
                      <w:rPr>
                        <w:sz w:val="16"/>
                        <w:szCs w:val="16"/>
                        <w:rPrChange w:id="4442" w:author="James, Christin (DCYF)" w:date="2026-07-01T15:09:00Z" w16du:dateUtc="2026-07-01T22:09:00Z">
                          <w:rPr>
                            <w:sz w:val="14"/>
                            <w:szCs w:val="14"/>
                          </w:rPr>
                        </w:rPrChange>
                      </w:rPr>
                      <w:t>4</w:t>
                    </w:r>
                  </w:ins>
                </w:p>
              </w:tc>
              <w:tc>
                <w:tcPr>
                  <w:tcW w:w="366" w:type="dxa"/>
                </w:tcPr>
                <w:p w14:paraId="236AD349" w14:textId="77777777" w:rsidR="009E06BF" w:rsidRPr="00971ACE" w:rsidRDefault="009E06BF">
                  <w:pPr>
                    <w:rPr>
                      <w:ins w:id="4443" w:author="James, Christin (DCYF)" w:date="2026-07-01T15:03:00Z" w16du:dateUtc="2026-07-01T22:03:00Z"/>
                      <w:sz w:val="16"/>
                      <w:szCs w:val="16"/>
                      <w:rPrChange w:id="4444" w:author="James, Christin (DCYF)" w:date="2026-07-01T15:09:00Z" w16du:dateUtc="2026-07-01T22:09:00Z">
                        <w:rPr>
                          <w:ins w:id="4445" w:author="James, Christin (DCYF)" w:date="2026-07-01T15:03:00Z" w16du:dateUtc="2026-07-01T22:03:00Z"/>
                          <w:sz w:val="14"/>
                          <w:szCs w:val="14"/>
                        </w:rPr>
                      </w:rPrChange>
                    </w:rPr>
                  </w:pPr>
                  <w:ins w:id="4446" w:author="James, Christin (DCYF)" w:date="2026-07-01T15:03:00Z" w16du:dateUtc="2026-07-01T22:03:00Z">
                    <w:r w:rsidRPr="00971ACE">
                      <w:rPr>
                        <w:sz w:val="16"/>
                        <w:szCs w:val="16"/>
                        <w:rPrChange w:id="4447" w:author="James, Christin (DCYF)" w:date="2026-07-01T15:09:00Z" w16du:dateUtc="2026-07-01T22:09:00Z">
                          <w:rPr>
                            <w:sz w:val="14"/>
                            <w:szCs w:val="14"/>
                          </w:rPr>
                        </w:rPrChange>
                      </w:rPr>
                      <w:t>5</w:t>
                    </w:r>
                  </w:ins>
                </w:p>
              </w:tc>
              <w:tc>
                <w:tcPr>
                  <w:tcW w:w="366" w:type="dxa"/>
                </w:tcPr>
                <w:p w14:paraId="54386213" w14:textId="77777777" w:rsidR="009E06BF" w:rsidRPr="00971ACE" w:rsidRDefault="009E06BF">
                  <w:pPr>
                    <w:rPr>
                      <w:ins w:id="4448" w:author="James, Christin (DCYF)" w:date="2026-07-01T15:03:00Z" w16du:dateUtc="2026-07-01T22:03:00Z"/>
                      <w:sz w:val="16"/>
                      <w:szCs w:val="16"/>
                      <w:rPrChange w:id="4449" w:author="James, Christin (DCYF)" w:date="2026-07-01T15:09:00Z" w16du:dateUtc="2026-07-01T22:09:00Z">
                        <w:rPr>
                          <w:ins w:id="4450" w:author="James, Christin (DCYF)" w:date="2026-07-01T15:03:00Z" w16du:dateUtc="2026-07-01T22:03:00Z"/>
                          <w:sz w:val="14"/>
                          <w:szCs w:val="14"/>
                        </w:rPr>
                      </w:rPrChange>
                    </w:rPr>
                  </w:pPr>
                  <w:ins w:id="4451" w:author="James, Christin (DCYF)" w:date="2026-07-01T15:03:00Z" w16du:dateUtc="2026-07-01T22:03:00Z">
                    <w:r w:rsidRPr="00971ACE">
                      <w:rPr>
                        <w:sz w:val="16"/>
                        <w:szCs w:val="16"/>
                        <w:rPrChange w:id="4452" w:author="James, Christin (DCYF)" w:date="2026-07-01T15:09:00Z" w16du:dateUtc="2026-07-01T22:09:00Z">
                          <w:rPr>
                            <w:sz w:val="14"/>
                            <w:szCs w:val="14"/>
                          </w:rPr>
                        </w:rPrChange>
                      </w:rPr>
                      <w:t>6</w:t>
                    </w:r>
                  </w:ins>
                </w:p>
              </w:tc>
              <w:tc>
                <w:tcPr>
                  <w:tcW w:w="366" w:type="dxa"/>
                </w:tcPr>
                <w:p w14:paraId="1217427B" w14:textId="77777777" w:rsidR="009E06BF" w:rsidRPr="00971ACE" w:rsidRDefault="009E06BF">
                  <w:pPr>
                    <w:rPr>
                      <w:ins w:id="4453" w:author="James, Christin (DCYF)" w:date="2026-07-01T15:03:00Z" w16du:dateUtc="2026-07-01T22:03:00Z"/>
                      <w:sz w:val="16"/>
                      <w:szCs w:val="16"/>
                      <w:rPrChange w:id="4454" w:author="James, Christin (DCYF)" w:date="2026-07-01T15:09:00Z" w16du:dateUtc="2026-07-01T22:09:00Z">
                        <w:rPr>
                          <w:ins w:id="4455" w:author="James, Christin (DCYF)" w:date="2026-07-01T15:03:00Z" w16du:dateUtc="2026-07-01T22:03:00Z"/>
                          <w:sz w:val="14"/>
                          <w:szCs w:val="14"/>
                        </w:rPr>
                      </w:rPrChange>
                    </w:rPr>
                  </w:pPr>
                  <w:ins w:id="4456" w:author="James, Christin (DCYF)" w:date="2026-07-01T15:03:00Z" w16du:dateUtc="2026-07-01T22:03:00Z">
                    <w:r w:rsidRPr="00971ACE">
                      <w:rPr>
                        <w:sz w:val="16"/>
                        <w:szCs w:val="16"/>
                        <w:rPrChange w:id="4457" w:author="James, Christin (DCYF)" w:date="2026-07-01T15:09:00Z" w16du:dateUtc="2026-07-01T22:09:00Z">
                          <w:rPr>
                            <w:sz w:val="14"/>
                            <w:szCs w:val="14"/>
                          </w:rPr>
                        </w:rPrChange>
                      </w:rPr>
                      <w:t>7</w:t>
                    </w:r>
                  </w:ins>
                </w:p>
              </w:tc>
            </w:tr>
            <w:tr w:rsidR="009E06BF" w:rsidRPr="00971ACE" w14:paraId="54658085" w14:textId="77777777" w:rsidTr="70006B5F">
              <w:trPr>
                <w:ins w:id="4458" w:author="James, Christin (DCYF)" w:date="2026-07-01T15:03:00Z"/>
              </w:trPr>
              <w:tc>
                <w:tcPr>
                  <w:tcW w:w="366" w:type="dxa"/>
                </w:tcPr>
                <w:p w14:paraId="31DB6909" w14:textId="77777777" w:rsidR="009E06BF" w:rsidRPr="00971ACE" w:rsidRDefault="009E06BF">
                  <w:pPr>
                    <w:rPr>
                      <w:ins w:id="4459" w:author="James, Christin (DCYF)" w:date="2026-07-01T15:03:00Z" w16du:dateUtc="2026-07-01T22:03:00Z"/>
                      <w:sz w:val="16"/>
                      <w:szCs w:val="16"/>
                      <w:rPrChange w:id="4460" w:author="James, Christin (DCYF)" w:date="2026-07-01T15:09:00Z" w16du:dateUtc="2026-07-01T22:09:00Z">
                        <w:rPr>
                          <w:ins w:id="4461" w:author="James, Christin (DCYF)" w:date="2026-07-01T15:03:00Z" w16du:dateUtc="2026-07-01T22:03:00Z"/>
                          <w:sz w:val="14"/>
                          <w:szCs w:val="14"/>
                        </w:rPr>
                      </w:rPrChange>
                    </w:rPr>
                  </w:pPr>
                  <w:ins w:id="4462" w:author="James, Christin (DCYF)" w:date="2026-07-01T15:03:00Z" w16du:dateUtc="2026-07-01T22:03:00Z">
                    <w:r w:rsidRPr="00971ACE">
                      <w:rPr>
                        <w:sz w:val="16"/>
                        <w:szCs w:val="16"/>
                        <w:rPrChange w:id="4463" w:author="James, Christin (DCYF)" w:date="2026-07-01T15:09:00Z" w16du:dateUtc="2026-07-01T22:09:00Z">
                          <w:rPr>
                            <w:sz w:val="14"/>
                            <w:szCs w:val="14"/>
                          </w:rPr>
                        </w:rPrChange>
                      </w:rPr>
                      <w:t>8</w:t>
                    </w:r>
                  </w:ins>
                </w:p>
              </w:tc>
              <w:tc>
                <w:tcPr>
                  <w:tcW w:w="366" w:type="dxa"/>
                </w:tcPr>
                <w:p w14:paraId="49593F88" w14:textId="77777777" w:rsidR="009E06BF" w:rsidRPr="00971ACE" w:rsidRDefault="009E06BF">
                  <w:pPr>
                    <w:rPr>
                      <w:ins w:id="4464" w:author="James, Christin (DCYF)" w:date="2026-07-01T15:03:00Z" w16du:dateUtc="2026-07-01T22:03:00Z"/>
                      <w:sz w:val="16"/>
                      <w:szCs w:val="16"/>
                      <w:rPrChange w:id="4465" w:author="James, Christin (DCYF)" w:date="2026-07-01T15:09:00Z" w16du:dateUtc="2026-07-01T22:09:00Z">
                        <w:rPr>
                          <w:ins w:id="4466" w:author="James, Christin (DCYF)" w:date="2026-07-01T15:03:00Z" w16du:dateUtc="2026-07-01T22:03:00Z"/>
                          <w:sz w:val="14"/>
                          <w:szCs w:val="14"/>
                        </w:rPr>
                      </w:rPrChange>
                    </w:rPr>
                  </w:pPr>
                  <w:ins w:id="4467" w:author="James, Christin (DCYF)" w:date="2026-07-01T15:03:00Z" w16du:dateUtc="2026-07-01T22:03:00Z">
                    <w:r w:rsidRPr="00971ACE">
                      <w:rPr>
                        <w:sz w:val="16"/>
                        <w:szCs w:val="16"/>
                        <w:rPrChange w:id="4468" w:author="James, Christin (DCYF)" w:date="2026-07-01T15:09:00Z" w16du:dateUtc="2026-07-01T22:09:00Z">
                          <w:rPr>
                            <w:sz w:val="14"/>
                            <w:szCs w:val="14"/>
                          </w:rPr>
                        </w:rPrChange>
                      </w:rPr>
                      <w:t>9</w:t>
                    </w:r>
                  </w:ins>
                </w:p>
              </w:tc>
              <w:tc>
                <w:tcPr>
                  <w:tcW w:w="366" w:type="dxa"/>
                </w:tcPr>
                <w:p w14:paraId="7FE72642" w14:textId="77777777" w:rsidR="009E06BF" w:rsidRPr="00971ACE" w:rsidRDefault="009E06BF">
                  <w:pPr>
                    <w:rPr>
                      <w:ins w:id="4469" w:author="James, Christin (DCYF)" w:date="2026-07-01T15:03:00Z" w16du:dateUtc="2026-07-01T22:03:00Z"/>
                      <w:sz w:val="16"/>
                      <w:szCs w:val="16"/>
                      <w:rPrChange w:id="4470" w:author="James, Christin (DCYF)" w:date="2026-07-01T15:09:00Z" w16du:dateUtc="2026-07-01T22:09:00Z">
                        <w:rPr>
                          <w:ins w:id="4471" w:author="James, Christin (DCYF)" w:date="2026-07-01T15:03:00Z" w16du:dateUtc="2026-07-01T22:03:00Z"/>
                          <w:sz w:val="14"/>
                          <w:szCs w:val="14"/>
                        </w:rPr>
                      </w:rPrChange>
                    </w:rPr>
                  </w:pPr>
                  <w:ins w:id="4472" w:author="James, Christin (DCYF)" w:date="2026-07-01T15:03:00Z" w16du:dateUtc="2026-07-01T22:03:00Z">
                    <w:r w:rsidRPr="00971ACE">
                      <w:rPr>
                        <w:sz w:val="16"/>
                        <w:szCs w:val="16"/>
                        <w:rPrChange w:id="4473" w:author="James, Christin (DCYF)" w:date="2026-07-01T15:09:00Z" w16du:dateUtc="2026-07-01T22:09:00Z">
                          <w:rPr>
                            <w:sz w:val="14"/>
                            <w:szCs w:val="14"/>
                          </w:rPr>
                        </w:rPrChange>
                      </w:rPr>
                      <w:t>10</w:t>
                    </w:r>
                  </w:ins>
                </w:p>
              </w:tc>
              <w:tc>
                <w:tcPr>
                  <w:tcW w:w="366" w:type="dxa"/>
                </w:tcPr>
                <w:p w14:paraId="61B3BAB8" w14:textId="77777777" w:rsidR="009E06BF" w:rsidRPr="00971ACE" w:rsidRDefault="009E06BF">
                  <w:pPr>
                    <w:rPr>
                      <w:ins w:id="4474" w:author="James, Christin (DCYF)" w:date="2026-07-01T15:03:00Z" w16du:dateUtc="2026-07-01T22:03:00Z"/>
                      <w:sz w:val="16"/>
                      <w:szCs w:val="16"/>
                      <w:rPrChange w:id="4475" w:author="James, Christin (DCYF)" w:date="2026-07-01T15:09:00Z" w16du:dateUtc="2026-07-01T22:09:00Z">
                        <w:rPr>
                          <w:ins w:id="4476" w:author="James, Christin (DCYF)" w:date="2026-07-01T15:03:00Z" w16du:dateUtc="2026-07-01T22:03:00Z"/>
                          <w:sz w:val="14"/>
                          <w:szCs w:val="14"/>
                        </w:rPr>
                      </w:rPrChange>
                    </w:rPr>
                  </w:pPr>
                  <w:ins w:id="4477" w:author="James, Christin (DCYF)" w:date="2026-07-01T15:03:00Z" w16du:dateUtc="2026-07-01T22:03:00Z">
                    <w:r w:rsidRPr="00971ACE">
                      <w:rPr>
                        <w:sz w:val="16"/>
                        <w:szCs w:val="16"/>
                        <w:rPrChange w:id="4478" w:author="James, Christin (DCYF)" w:date="2026-07-01T15:09:00Z" w16du:dateUtc="2026-07-01T22:09:00Z">
                          <w:rPr>
                            <w:sz w:val="14"/>
                            <w:szCs w:val="14"/>
                          </w:rPr>
                        </w:rPrChange>
                      </w:rPr>
                      <w:t>11</w:t>
                    </w:r>
                  </w:ins>
                </w:p>
              </w:tc>
              <w:tc>
                <w:tcPr>
                  <w:tcW w:w="366" w:type="dxa"/>
                </w:tcPr>
                <w:p w14:paraId="470F11B7" w14:textId="77777777" w:rsidR="009E06BF" w:rsidRPr="00971ACE" w:rsidRDefault="009E06BF">
                  <w:pPr>
                    <w:rPr>
                      <w:ins w:id="4479" w:author="James, Christin (DCYF)" w:date="2026-07-01T15:03:00Z" w16du:dateUtc="2026-07-01T22:03:00Z"/>
                      <w:sz w:val="16"/>
                      <w:szCs w:val="16"/>
                      <w:rPrChange w:id="4480" w:author="James, Christin (DCYF)" w:date="2026-07-01T15:09:00Z" w16du:dateUtc="2026-07-01T22:09:00Z">
                        <w:rPr>
                          <w:ins w:id="4481" w:author="James, Christin (DCYF)" w:date="2026-07-01T15:03:00Z" w16du:dateUtc="2026-07-01T22:03:00Z"/>
                          <w:sz w:val="14"/>
                          <w:szCs w:val="14"/>
                        </w:rPr>
                      </w:rPrChange>
                    </w:rPr>
                  </w:pPr>
                  <w:ins w:id="4482" w:author="James, Christin (DCYF)" w:date="2026-07-01T15:03:00Z" w16du:dateUtc="2026-07-01T22:03:00Z">
                    <w:r w:rsidRPr="00971ACE">
                      <w:rPr>
                        <w:sz w:val="16"/>
                        <w:szCs w:val="16"/>
                        <w:rPrChange w:id="4483" w:author="James, Christin (DCYF)" w:date="2026-07-01T15:09:00Z" w16du:dateUtc="2026-07-01T22:09:00Z">
                          <w:rPr>
                            <w:sz w:val="14"/>
                            <w:szCs w:val="14"/>
                          </w:rPr>
                        </w:rPrChange>
                      </w:rPr>
                      <w:t>12</w:t>
                    </w:r>
                  </w:ins>
                </w:p>
              </w:tc>
              <w:tc>
                <w:tcPr>
                  <w:tcW w:w="366" w:type="dxa"/>
                </w:tcPr>
                <w:p w14:paraId="28277066" w14:textId="77777777" w:rsidR="009E06BF" w:rsidRPr="00971ACE" w:rsidRDefault="009E06BF">
                  <w:pPr>
                    <w:rPr>
                      <w:ins w:id="4484" w:author="James, Christin (DCYF)" w:date="2026-07-01T15:03:00Z" w16du:dateUtc="2026-07-01T22:03:00Z"/>
                      <w:sz w:val="16"/>
                      <w:szCs w:val="16"/>
                      <w:rPrChange w:id="4485" w:author="James, Christin (DCYF)" w:date="2026-07-01T15:09:00Z" w16du:dateUtc="2026-07-01T22:09:00Z">
                        <w:rPr>
                          <w:ins w:id="4486" w:author="James, Christin (DCYF)" w:date="2026-07-01T15:03:00Z" w16du:dateUtc="2026-07-01T22:03:00Z"/>
                          <w:sz w:val="14"/>
                          <w:szCs w:val="14"/>
                        </w:rPr>
                      </w:rPrChange>
                    </w:rPr>
                  </w:pPr>
                  <w:ins w:id="4487" w:author="James, Christin (DCYF)" w:date="2026-07-01T15:03:00Z" w16du:dateUtc="2026-07-01T22:03:00Z">
                    <w:r w:rsidRPr="00971ACE">
                      <w:rPr>
                        <w:sz w:val="16"/>
                        <w:szCs w:val="16"/>
                        <w:rPrChange w:id="4488" w:author="James, Christin (DCYF)" w:date="2026-07-01T15:09:00Z" w16du:dateUtc="2026-07-01T22:09:00Z">
                          <w:rPr>
                            <w:sz w:val="14"/>
                            <w:szCs w:val="14"/>
                          </w:rPr>
                        </w:rPrChange>
                      </w:rPr>
                      <w:t>13</w:t>
                    </w:r>
                  </w:ins>
                </w:p>
              </w:tc>
              <w:tc>
                <w:tcPr>
                  <w:tcW w:w="366" w:type="dxa"/>
                </w:tcPr>
                <w:p w14:paraId="0C0FC782" w14:textId="77777777" w:rsidR="009E06BF" w:rsidRPr="00971ACE" w:rsidRDefault="009E06BF">
                  <w:pPr>
                    <w:rPr>
                      <w:ins w:id="4489" w:author="James, Christin (DCYF)" w:date="2026-07-01T15:03:00Z" w16du:dateUtc="2026-07-01T22:03:00Z"/>
                      <w:sz w:val="16"/>
                      <w:szCs w:val="16"/>
                      <w:rPrChange w:id="4490" w:author="James, Christin (DCYF)" w:date="2026-07-01T15:09:00Z" w16du:dateUtc="2026-07-01T22:09:00Z">
                        <w:rPr>
                          <w:ins w:id="4491" w:author="James, Christin (DCYF)" w:date="2026-07-01T15:03:00Z" w16du:dateUtc="2026-07-01T22:03:00Z"/>
                          <w:sz w:val="14"/>
                          <w:szCs w:val="14"/>
                        </w:rPr>
                      </w:rPrChange>
                    </w:rPr>
                  </w:pPr>
                  <w:ins w:id="4492" w:author="James, Christin (DCYF)" w:date="2026-07-01T15:03:00Z" w16du:dateUtc="2026-07-01T22:03:00Z">
                    <w:r w:rsidRPr="00971ACE">
                      <w:rPr>
                        <w:sz w:val="16"/>
                        <w:szCs w:val="16"/>
                        <w:rPrChange w:id="4493" w:author="James, Christin (DCYF)" w:date="2026-07-01T15:09:00Z" w16du:dateUtc="2026-07-01T22:09:00Z">
                          <w:rPr>
                            <w:sz w:val="14"/>
                            <w:szCs w:val="14"/>
                          </w:rPr>
                        </w:rPrChange>
                      </w:rPr>
                      <w:t>14</w:t>
                    </w:r>
                  </w:ins>
                </w:p>
              </w:tc>
            </w:tr>
            <w:tr w:rsidR="009E06BF" w:rsidRPr="00971ACE" w14:paraId="6525DE3A" w14:textId="77777777" w:rsidTr="70006B5F">
              <w:trPr>
                <w:ins w:id="4494" w:author="James, Christin (DCYF)" w:date="2026-07-01T15:03:00Z"/>
              </w:trPr>
              <w:tc>
                <w:tcPr>
                  <w:tcW w:w="366" w:type="dxa"/>
                </w:tcPr>
                <w:p w14:paraId="5500544B" w14:textId="77777777" w:rsidR="009E06BF" w:rsidRPr="00971ACE" w:rsidRDefault="009E06BF">
                  <w:pPr>
                    <w:rPr>
                      <w:ins w:id="4495" w:author="James, Christin (DCYF)" w:date="2026-07-01T15:03:00Z" w16du:dateUtc="2026-07-01T22:03:00Z"/>
                      <w:sz w:val="16"/>
                      <w:szCs w:val="16"/>
                      <w:rPrChange w:id="4496" w:author="James, Christin (DCYF)" w:date="2026-07-01T15:09:00Z" w16du:dateUtc="2026-07-01T22:09:00Z">
                        <w:rPr>
                          <w:ins w:id="4497" w:author="James, Christin (DCYF)" w:date="2026-07-01T15:03:00Z" w16du:dateUtc="2026-07-01T22:03:00Z"/>
                          <w:sz w:val="14"/>
                          <w:szCs w:val="14"/>
                        </w:rPr>
                      </w:rPrChange>
                    </w:rPr>
                  </w:pPr>
                  <w:ins w:id="4498" w:author="James, Christin (DCYF)" w:date="2026-07-01T15:03:00Z" w16du:dateUtc="2026-07-01T22:03:00Z">
                    <w:r w:rsidRPr="00971ACE">
                      <w:rPr>
                        <w:sz w:val="16"/>
                        <w:szCs w:val="16"/>
                        <w:rPrChange w:id="4499" w:author="James, Christin (DCYF)" w:date="2026-07-01T15:09:00Z" w16du:dateUtc="2026-07-01T22:09:00Z">
                          <w:rPr>
                            <w:sz w:val="14"/>
                            <w:szCs w:val="14"/>
                          </w:rPr>
                        </w:rPrChange>
                      </w:rPr>
                      <w:t>15</w:t>
                    </w:r>
                  </w:ins>
                </w:p>
              </w:tc>
              <w:tc>
                <w:tcPr>
                  <w:tcW w:w="366" w:type="dxa"/>
                </w:tcPr>
                <w:p w14:paraId="08AEA342" w14:textId="77777777" w:rsidR="009E06BF" w:rsidRPr="00971ACE" w:rsidRDefault="009E06BF">
                  <w:pPr>
                    <w:rPr>
                      <w:ins w:id="4500" w:author="James, Christin (DCYF)" w:date="2026-07-01T15:03:00Z" w16du:dateUtc="2026-07-01T22:03:00Z"/>
                      <w:sz w:val="16"/>
                      <w:szCs w:val="16"/>
                      <w:rPrChange w:id="4501" w:author="James, Christin (DCYF)" w:date="2026-07-01T15:09:00Z" w16du:dateUtc="2026-07-01T22:09:00Z">
                        <w:rPr>
                          <w:ins w:id="4502" w:author="James, Christin (DCYF)" w:date="2026-07-01T15:03:00Z" w16du:dateUtc="2026-07-01T22:03:00Z"/>
                          <w:sz w:val="14"/>
                          <w:szCs w:val="14"/>
                        </w:rPr>
                      </w:rPrChange>
                    </w:rPr>
                  </w:pPr>
                  <w:ins w:id="4503" w:author="James, Christin (DCYF)" w:date="2026-07-01T15:03:00Z" w16du:dateUtc="2026-07-01T22:03:00Z">
                    <w:r w:rsidRPr="00971ACE">
                      <w:rPr>
                        <w:sz w:val="16"/>
                        <w:szCs w:val="16"/>
                        <w:rPrChange w:id="4504" w:author="James, Christin (DCYF)" w:date="2026-07-01T15:09:00Z" w16du:dateUtc="2026-07-01T22:09:00Z">
                          <w:rPr>
                            <w:sz w:val="14"/>
                            <w:szCs w:val="14"/>
                          </w:rPr>
                        </w:rPrChange>
                      </w:rPr>
                      <w:t>16</w:t>
                    </w:r>
                  </w:ins>
                </w:p>
              </w:tc>
              <w:tc>
                <w:tcPr>
                  <w:tcW w:w="366" w:type="dxa"/>
                </w:tcPr>
                <w:p w14:paraId="2EB9BE92" w14:textId="77777777" w:rsidR="009E06BF" w:rsidRPr="00971ACE" w:rsidRDefault="009E06BF">
                  <w:pPr>
                    <w:rPr>
                      <w:ins w:id="4505" w:author="James, Christin (DCYF)" w:date="2026-07-01T15:03:00Z" w16du:dateUtc="2026-07-01T22:03:00Z"/>
                      <w:sz w:val="16"/>
                      <w:szCs w:val="16"/>
                      <w:rPrChange w:id="4506" w:author="James, Christin (DCYF)" w:date="2026-07-01T15:09:00Z" w16du:dateUtc="2026-07-01T22:09:00Z">
                        <w:rPr>
                          <w:ins w:id="4507" w:author="James, Christin (DCYF)" w:date="2026-07-01T15:03:00Z" w16du:dateUtc="2026-07-01T22:03:00Z"/>
                          <w:sz w:val="14"/>
                          <w:szCs w:val="14"/>
                        </w:rPr>
                      </w:rPrChange>
                    </w:rPr>
                  </w:pPr>
                  <w:ins w:id="4508" w:author="James, Christin (DCYF)" w:date="2026-07-01T15:03:00Z" w16du:dateUtc="2026-07-01T22:03:00Z">
                    <w:r w:rsidRPr="00971ACE">
                      <w:rPr>
                        <w:sz w:val="16"/>
                        <w:szCs w:val="16"/>
                        <w:rPrChange w:id="4509" w:author="James, Christin (DCYF)" w:date="2026-07-01T15:09:00Z" w16du:dateUtc="2026-07-01T22:09:00Z">
                          <w:rPr>
                            <w:sz w:val="14"/>
                            <w:szCs w:val="14"/>
                          </w:rPr>
                        </w:rPrChange>
                      </w:rPr>
                      <w:t>17</w:t>
                    </w:r>
                  </w:ins>
                </w:p>
              </w:tc>
              <w:tc>
                <w:tcPr>
                  <w:tcW w:w="366" w:type="dxa"/>
                </w:tcPr>
                <w:p w14:paraId="26D0A53B" w14:textId="77777777" w:rsidR="009E06BF" w:rsidRPr="00971ACE" w:rsidRDefault="009E06BF">
                  <w:pPr>
                    <w:rPr>
                      <w:ins w:id="4510" w:author="James, Christin (DCYF)" w:date="2026-07-01T15:03:00Z" w16du:dateUtc="2026-07-01T22:03:00Z"/>
                      <w:sz w:val="16"/>
                      <w:szCs w:val="16"/>
                      <w:rPrChange w:id="4511" w:author="James, Christin (DCYF)" w:date="2026-07-01T15:09:00Z" w16du:dateUtc="2026-07-01T22:09:00Z">
                        <w:rPr>
                          <w:ins w:id="4512" w:author="James, Christin (DCYF)" w:date="2026-07-01T15:03:00Z" w16du:dateUtc="2026-07-01T22:03:00Z"/>
                          <w:sz w:val="14"/>
                          <w:szCs w:val="14"/>
                        </w:rPr>
                      </w:rPrChange>
                    </w:rPr>
                  </w:pPr>
                  <w:ins w:id="4513" w:author="James, Christin (DCYF)" w:date="2026-07-01T15:03:00Z" w16du:dateUtc="2026-07-01T22:03:00Z">
                    <w:r w:rsidRPr="00971ACE">
                      <w:rPr>
                        <w:sz w:val="16"/>
                        <w:szCs w:val="16"/>
                        <w:rPrChange w:id="4514" w:author="James, Christin (DCYF)" w:date="2026-07-01T15:09:00Z" w16du:dateUtc="2026-07-01T22:09:00Z">
                          <w:rPr>
                            <w:sz w:val="14"/>
                            <w:szCs w:val="14"/>
                          </w:rPr>
                        </w:rPrChange>
                      </w:rPr>
                      <w:t>18</w:t>
                    </w:r>
                  </w:ins>
                </w:p>
              </w:tc>
              <w:tc>
                <w:tcPr>
                  <w:tcW w:w="366" w:type="dxa"/>
                </w:tcPr>
                <w:p w14:paraId="2D5F9922" w14:textId="77777777" w:rsidR="009E06BF" w:rsidRPr="00971ACE" w:rsidRDefault="009E06BF">
                  <w:pPr>
                    <w:rPr>
                      <w:ins w:id="4515" w:author="James, Christin (DCYF)" w:date="2026-07-01T15:03:00Z" w16du:dateUtc="2026-07-01T22:03:00Z"/>
                      <w:sz w:val="16"/>
                      <w:szCs w:val="16"/>
                      <w:rPrChange w:id="4516" w:author="James, Christin (DCYF)" w:date="2026-07-01T15:09:00Z" w16du:dateUtc="2026-07-01T22:09:00Z">
                        <w:rPr>
                          <w:ins w:id="4517" w:author="James, Christin (DCYF)" w:date="2026-07-01T15:03:00Z" w16du:dateUtc="2026-07-01T22:03:00Z"/>
                          <w:sz w:val="14"/>
                          <w:szCs w:val="14"/>
                        </w:rPr>
                      </w:rPrChange>
                    </w:rPr>
                  </w:pPr>
                  <w:ins w:id="4518" w:author="James, Christin (DCYF)" w:date="2026-07-01T15:03:00Z" w16du:dateUtc="2026-07-01T22:03:00Z">
                    <w:r w:rsidRPr="00971ACE">
                      <w:rPr>
                        <w:sz w:val="16"/>
                        <w:szCs w:val="16"/>
                        <w:rPrChange w:id="4519" w:author="James, Christin (DCYF)" w:date="2026-07-01T15:09:00Z" w16du:dateUtc="2026-07-01T22:09:00Z">
                          <w:rPr>
                            <w:sz w:val="14"/>
                            <w:szCs w:val="14"/>
                          </w:rPr>
                        </w:rPrChange>
                      </w:rPr>
                      <w:t>19</w:t>
                    </w:r>
                  </w:ins>
                </w:p>
              </w:tc>
              <w:tc>
                <w:tcPr>
                  <w:tcW w:w="366" w:type="dxa"/>
                </w:tcPr>
                <w:p w14:paraId="478278E1" w14:textId="77777777" w:rsidR="009E06BF" w:rsidRPr="00971ACE" w:rsidRDefault="009E06BF">
                  <w:pPr>
                    <w:rPr>
                      <w:ins w:id="4520" w:author="James, Christin (DCYF)" w:date="2026-07-01T15:03:00Z" w16du:dateUtc="2026-07-01T22:03:00Z"/>
                      <w:sz w:val="16"/>
                      <w:szCs w:val="16"/>
                      <w:rPrChange w:id="4521" w:author="James, Christin (DCYF)" w:date="2026-07-01T15:09:00Z" w16du:dateUtc="2026-07-01T22:09:00Z">
                        <w:rPr>
                          <w:ins w:id="4522" w:author="James, Christin (DCYF)" w:date="2026-07-01T15:03:00Z" w16du:dateUtc="2026-07-01T22:03:00Z"/>
                          <w:sz w:val="14"/>
                          <w:szCs w:val="14"/>
                        </w:rPr>
                      </w:rPrChange>
                    </w:rPr>
                  </w:pPr>
                  <w:ins w:id="4523" w:author="James, Christin (DCYF)" w:date="2026-07-01T15:03:00Z" w16du:dateUtc="2026-07-01T22:03:00Z">
                    <w:r w:rsidRPr="00971ACE">
                      <w:rPr>
                        <w:sz w:val="16"/>
                        <w:szCs w:val="16"/>
                        <w:rPrChange w:id="4524" w:author="James, Christin (DCYF)" w:date="2026-07-01T15:09:00Z" w16du:dateUtc="2026-07-01T22:09:00Z">
                          <w:rPr>
                            <w:sz w:val="14"/>
                            <w:szCs w:val="14"/>
                          </w:rPr>
                        </w:rPrChange>
                      </w:rPr>
                      <w:t>20</w:t>
                    </w:r>
                  </w:ins>
                </w:p>
              </w:tc>
              <w:tc>
                <w:tcPr>
                  <w:tcW w:w="366" w:type="dxa"/>
                </w:tcPr>
                <w:p w14:paraId="73642D2C" w14:textId="77777777" w:rsidR="009E06BF" w:rsidRPr="00971ACE" w:rsidRDefault="009E06BF">
                  <w:pPr>
                    <w:rPr>
                      <w:ins w:id="4525" w:author="James, Christin (DCYF)" w:date="2026-07-01T15:03:00Z" w16du:dateUtc="2026-07-01T22:03:00Z"/>
                      <w:sz w:val="16"/>
                      <w:szCs w:val="16"/>
                      <w:rPrChange w:id="4526" w:author="James, Christin (DCYF)" w:date="2026-07-01T15:09:00Z" w16du:dateUtc="2026-07-01T22:09:00Z">
                        <w:rPr>
                          <w:ins w:id="4527" w:author="James, Christin (DCYF)" w:date="2026-07-01T15:03:00Z" w16du:dateUtc="2026-07-01T22:03:00Z"/>
                          <w:sz w:val="14"/>
                          <w:szCs w:val="14"/>
                        </w:rPr>
                      </w:rPrChange>
                    </w:rPr>
                  </w:pPr>
                  <w:ins w:id="4528" w:author="James, Christin (DCYF)" w:date="2026-07-01T15:03:00Z" w16du:dateUtc="2026-07-01T22:03:00Z">
                    <w:r w:rsidRPr="00971ACE">
                      <w:rPr>
                        <w:sz w:val="16"/>
                        <w:szCs w:val="16"/>
                        <w:rPrChange w:id="4529" w:author="James, Christin (DCYF)" w:date="2026-07-01T15:09:00Z" w16du:dateUtc="2026-07-01T22:09:00Z">
                          <w:rPr>
                            <w:sz w:val="14"/>
                            <w:szCs w:val="14"/>
                          </w:rPr>
                        </w:rPrChange>
                      </w:rPr>
                      <w:t>21</w:t>
                    </w:r>
                  </w:ins>
                </w:p>
              </w:tc>
            </w:tr>
            <w:tr w:rsidR="009E06BF" w:rsidRPr="00971ACE" w14:paraId="4B34B86B" w14:textId="77777777" w:rsidTr="70006B5F">
              <w:trPr>
                <w:ins w:id="4530" w:author="James, Christin (DCYF)" w:date="2026-07-01T15:03:00Z"/>
              </w:trPr>
              <w:tc>
                <w:tcPr>
                  <w:tcW w:w="366" w:type="dxa"/>
                </w:tcPr>
                <w:p w14:paraId="78CB50FA" w14:textId="77777777" w:rsidR="009E06BF" w:rsidRPr="00971ACE" w:rsidRDefault="009E06BF">
                  <w:pPr>
                    <w:rPr>
                      <w:ins w:id="4531" w:author="James, Christin (DCYF)" w:date="2026-07-01T15:03:00Z" w16du:dateUtc="2026-07-01T22:03:00Z"/>
                      <w:sz w:val="16"/>
                      <w:szCs w:val="16"/>
                      <w:rPrChange w:id="4532" w:author="James, Christin (DCYF)" w:date="2026-07-01T15:09:00Z" w16du:dateUtc="2026-07-01T22:09:00Z">
                        <w:rPr>
                          <w:ins w:id="4533" w:author="James, Christin (DCYF)" w:date="2026-07-01T15:03:00Z" w16du:dateUtc="2026-07-01T22:03:00Z"/>
                          <w:sz w:val="14"/>
                          <w:szCs w:val="14"/>
                        </w:rPr>
                      </w:rPrChange>
                    </w:rPr>
                  </w:pPr>
                  <w:ins w:id="4534" w:author="James, Christin (DCYF)" w:date="2026-07-01T15:03:00Z" w16du:dateUtc="2026-07-01T22:03:00Z">
                    <w:r w:rsidRPr="00971ACE">
                      <w:rPr>
                        <w:sz w:val="16"/>
                        <w:szCs w:val="16"/>
                        <w:rPrChange w:id="4535" w:author="James, Christin (DCYF)" w:date="2026-07-01T15:09:00Z" w16du:dateUtc="2026-07-01T22:09:00Z">
                          <w:rPr>
                            <w:sz w:val="14"/>
                            <w:szCs w:val="14"/>
                          </w:rPr>
                        </w:rPrChange>
                      </w:rPr>
                      <w:t>22</w:t>
                    </w:r>
                  </w:ins>
                </w:p>
              </w:tc>
              <w:tc>
                <w:tcPr>
                  <w:tcW w:w="366" w:type="dxa"/>
                </w:tcPr>
                <w:p w14:paraId="2AEE74F7" w14:textId="77777777" w:rsidR="009E06BF" w:rsidRPr="00971ACE" w:rsidRDefault="009E06BF">
                  <w:pPr>
                    <w:rPr>
                      <w:ins w:id="4536" w:author="James, Christin (DCYF)" w:date="2026-07-01T15:03:00Z" w16du:dateUtc="2026-07-01T22:03:00Z"/>
                      <w:sz w:val="16"/>
                      <w:szCs w:val="16"/>
                      <w:rPrChange w:id="4537" w:author="James, Christin (DCYF)" w:date="2026-07-01T15:09:00Z" w16du:dateUtc="2026-07-01T22:09:00Z">
                        <w:rPr>
                          <w:ins w:id="4538" w:author="James, Christin (DCYF)" w:date="2026-07-01T15:03:00Z" w16du:dateUtc="2026-07-01T22:03:00Z"/>
                          <w:sz w:val="14"/>
                          <w:szCs w:val="14"/>
                        </w:rPr>
                      </w:rPrChange>
                    </w:rPr>
                  </w:pPr>
                  <w:ins w:id="4539" w:author="James, Christin (DCYF)" w:date="2026-07-01T15:03:00Z" w16du:dateUtc="2026-07-01T22:03:00Z">
                    <w:r w:rsidRPr="00971ACE">
                      <w:rPr>
                        <w:sz w:val="16"/>
                        <w:szCs w:val="16"/>
                        <w:rPrChange w:id="4540" w:author="James, Christin (DCYF)" w:date="2026-07-01T15:09:00Z" w16du:dateUtc="2026-07-01T22:09:00Z">
                          <w:rPr>
                            <w:sz w:val="14"/>
                            <w:szCs w:val="14"/>
                          </w:rPr>
                        </w:rPrChange>
                      </w:rPr>
                      <w:t>23</w:t>
                    </w:r>
                  </w:ins>
                </w:p>
              </w:tc>
              <w:tc>
                <w:tcPr>
                  <w:tcW w:w="366" w:type="dxa"/>
                </w:tcPr>
                <w:p w14:paraId="190A022C" w14:textId="77777777" w:rsidR="009E06BF" w:rsidRPr="00971ACE" w:rsidRDefault="009E06BF">
                  <w:pPr>
                    <w:rPr>
                      <w:ins w:id="4541" w:author="James, Christin (DCYF)" w:date="2026-07-01T15:03:00Z" w16du:dateUtc="2026-07-01T22:03:00Z"/>
                      <w:sz w:val="16"/>
                      <w:szCs w:val="16"/>
                      <w:rPrChange w:id="4542" w:author="James, Christin (DCYF)" w:date="2026-07-01T15:09:00Z" w16du:dateUtc="2026-07-01T22:09:00Z">
                        <w:rPr>
                          <w:ins w:id="4543" w:author="James, Christin (DCYF)" w:date="2026-07-01T15:03:00Z" w16du:dateUtc="2026-07-01T22:03:00Z"/>
                          <w:sz w:val="14"/>
                          <w:szCs w:val="14"/>
                        </w:rPr>
                      </w:rPrChange>
                    </w:rPr>
                  </w:pPr>
                  <w:ins w:id="4544" w:author="James, Christin (DCYF)" w:date="2026-07-01T15:03:00Z" w16du:dateUtc="2026-07-01T22:03:00Z">
                    <w:r w:rsidRPr="00971ACE">
                      <w:rPr>
                        <w:sz w:val="16"/>
                        <w:szCs w:val="16"/>
                        <w:rPrChange w:id="4545" w:author="James, Christin (DCYF)" w:date="2026-07-01T15:09:00Z" w16du:dateUtc="2026-07-01T22:09:00Z">
                          <w:rPr>
                            <w:sz w:val="14"/>
                            <w:szCs w:val="14"/>
                          </w:rPr>
                        </w:rPrChange>
                      </w:rPr>
                      <w:t>24</w:t>
                    </w:r>
                  </w:ins>
                </w:p>
              </w:tc>
              <w:tc>
                <w:tcPr>
                  <w:tcW w:w="366" w:type="dxa"/>
                </w:tcPr>
                <w:p w14:paraId="30020EAD" w14:textId="77777777" w:rsidR="009E06BF" w:rsidRPr="00971ACE" w:rsidRDefault="009E06BF">
                  <w:pPr>
                    <w:rPr>
                      <w:ins w:id="4546" w:author="James, Christin (DCYF)" w:date="2026-07-01T15:03:00Z" w16du:dateUtc="2026-07-01T22:03:00Z"/>
                      <w:sz w:val="16"/>
                      <w:szCs w:val="16"/>
                      <w:rPrChange w:id="4547" w:author="James, Christin (DCYF)" w:date="2026-07-01T15:09:00Z" w16du:dateUtc="2026-07-01T22:09:00Z">
                        <w:rPr>
                          <w:ins w:id="4548" w:author="James, Christin (DCYF)" w:date="2026-07-01T15:03:00Z" w16du:dateUtc="2026-07-01T22:03:00Z"/>
                          <w:sz w:val="14"/>
                          <w:szCs w:val="14"/>
                        </w:rPr>
                      </w:rPrChange>
                    </w:rPr>
                  </w:pPr>
                  <w:ins w:id="4549" w:author="James, Christin (DCYF)" w:date="2026-07-01T15:03:00Z" w16du:dateUtc="2026-07-01T22:03:00Z">
                    <w:r w:rsidRPr="00971ACE">
                      <w:rPr>
                        <w:sz w:val="16"/>
                        <w:szCs w:val="16"/>
                        <w:rPrChange w:id="4550" w:author="James, Christin (DCYF)" w:date="2026-07-01T15:09:00Z" w16du:dateUtc="2026-07-01T22:09:00Z">
                          <w:rPr>
                            <w:sz w:val="14"/>
                            <w:szCs w:val="14"/>
                          </w:rPr>
                        </w:rPrChange>
                      </w:rPr>
                      <w:t>25</w:t>
                    </w:r>
                  </w:ins>
                </w:p>
              </w:tc>
              <w:tc>
                <w:tcPr>
                  <w:tcW w:w="366" w:type="dxa"/>
                </w:tcPr>
                <w:p w14:paraId="59F9E1A1" w14:textId="77777777" w:rsidR="009E06BF" w:rsidRPr="00971ACE" w:rsidRDefault="009E06BF">
                  <w:pPr>
                    <w:rPr>
                      <w:ins w:id="4551" w:author="James, Christin (DCYF)" w:date="2026-07-01T15:03:00Z" w16du:dateUtc="2026-07-01T22:03:00Z"/>
                      <w:sz w:val="16"/>
                      <w:szCs w:val="16"/>
                      <w:rPrChange w:id="4552" w:author="James, Christin (DCYF)" w:date="2026-07-01T15:09:00Z" w16du:dateUtc="2026-07-01T22:09:00Z">
                        <w:rPr>
                          <w:ins w:id="4553" w:author="James, Christin (DCYF)" w:date="2026-07-01T15:03:00Z" w16du:dateUtc="2026-07-01T22:03:00Z"/>
                          <w:sz w:val="14"/>
                          <w:szCs w:val="14"/>
                        </w:rPr>
                      </w:rPrChange>
                    </w:rPr>
                  </w:pPr>
                  <w:ins w:id="4554" w:author="James, Christin (DCYF)" w:date="2026-07-01T15:03:00Z" w16du:dateUtc="2026-07-01T22:03:00Z">
                    <w:r w:rsidRPr="00971ACE">
                      <w:rPr>
                        <w:sz w:val="16"/>
                        <w:szCs w:val="16"/>
                        <w:rPrChange w:id="4555" w:author="James, Christin (DCYF)" w:date="2026-07-01T15:09:00Z" w16du:dateUtc="2026-07-01T22:09:00Z">
                          <w:rPr>
                            <w:sz w:val="14"/>
                            <w:szCs w:val="14"/>
                          </w:rPr>
                        </w:rPrChange>
                      </w:rPr>
                      <w:t>26</w:t>
                    </w:r>
                  </w:ins>
                </w:p>
              </w:tc>
              <w:tc>
                <w:tcPr>
                  <w:tcW w:w="366" w:type="dxa"/>
                </w:tcPr>
                <w:p w14:paraId="101B7206" w14:textId="226E6933" w:rsidR="70006B5F" w:rsidRDefault="70006B5F" w:rsidP="70006B5F">
                  <w:pPr>
                    <w:rPr>
                      <w:sz w:val="16"/>
                      <w:szCs w:val="16"/>
                      <w:rPrChange w:id="4556" w:author="Unknown" w16du:dateUtc="2026-07-01T22:09:00Z">
                        <w:rPr/>
                      </w:rPrChange>
                    </w:rPr>
                  </w:pPr>
                  <w:r w:rsidRPr="70006B5F">
                    <w:rPr>
                      <w:sz w:val="16"/>
                      <w:szCs w:val="16"/>
                    </w:rPr>
                    <w:t>27</w:t>
                  </w:r>
                </w:p>
              </w:tc>
              <w:tc>
                <w:tcPr>
                  <w:tcW w:w="366" w:type="dxa"/>
                </w:tcPr>
                <w:p w14:paraId="52D34794" w14:textId="1DA3D443" w:rsidR="70006B5F" w:rsidRDefault="70006B5F" w:rsidP="70006B5F">
                  <w:pPr>
                    <w:rPr>
                      <w:sz w:val="16"/>
                      <w:szCs w:val="16"/>
                      <w:rPrChange w:id="4557" w:author="Unknown" w16du:dateUtc="2026-07-01T22:09:00Z">
                        <w:rPr/>
                      </w:rPrChange>
                    </w:rPr>
                  </w:pPr>
                  <w:r w:rsidRPr="70006B5F">
                    <w:rPr>
                      <w:sz w:val="16"/>
                      <w:szCs w:val="16"/>
                    </w:rPr>
                    <w:t>28</w:t>
                  </w:r>
                </w:p>
              </w:tc>
            </w:tr>
            <w:tr w:rsidR="009E06BF" w:rsidRPr="00971ACE" w14:paraId="7F9D1819" w14:textId="77777777" w:rsidTr="70006B5F">
              <w:trPr>
                <w:ins w:id="4558" w:author="James, Christin (DCYF)" w:date="2026-07-01T15:03:00Z"/>
              </w:trPr>
              <w:tc>
                <w:tcPr>
                  <w:tcW w:w="366" w:type="dxa"/>
                </w:tcPr>
                <w:p w14:paraId="4093D0E4" w14:textId="77777777" w:rsidR="009E06BF" w:rsidRPr="00971ACE" w:rsidRDefault="009E06BF">
                  <w:pPr>
                    <w:rPr>
                      <w:ins w:id="4559" w:author="James, Christin (DCYF)" w:date="2026-07-01T15:03:00Z" w16du:dateUtc="2026-07-01T22:03:00Z"/>
                      <w:sz w:val="16"/>
                      <w:szCs w:val="16"/>
                      <w:rPrChange w:id="4560" w:author="James, Christin (DCYF)" w:date="2026-07-01T15:09:00Z" w16du:dateUtc="2026-07-01T22:09:00Z">
                        <w:rPr>
                          <w:ins w:id="4561" w:author="James, Christin (DCYF)" w:date="2026-07-01T15:03:00Z" w16du:dateUtc="2026-07-01T22:03:00Z"/>
                          <w:sz w:val="14"/>
                          <w:szCs w:val="14"/>
                        </w:rPr>
                      </w:rPrChange>
                    </w:rPr>
                  </w:pPr>
                  <w:ins w:id="4562" w:author="James, Christin (DCYF)" w:date="2026-07-01T15:03:00Z" w16du:dateUtc="2026-07-01T22:03:00Z">
                    <w:r w:rsidRPr="00971ACE">
                      <w:rPr>
                        <w:sz w:val="16"/>
                        <w:szCs w:val="16"/>
                        <w:rPrChange w:id="4563" w:author="James, Christin (DCYF)" w:date="2026-07-01T15:09:00Z" w16du:dateUtc="2026-07-01T22:09:00Z">
                          <w:rPr>
                            <w:sz w:val="14"/>
                            <w:szCs w:val="14"/>
                          </w:rPr>
                        </w:rPrChange>
                      </w:rPr>
                      <w:t>29</w:t>
                    </w:r>
                  </w:ins>
                </w:p>
              </w:tc>
              <w:tc>
                <w:tcPr>
                  <w:tcW w:w="366" w:type="dxa"/>
                </w:tcPr>
                <w:p w14:paraId="01C18383" w14:textId="77777777" w:rsidR="009E06BF" w:rsidRPr="00971ACE" w:rsidRDefault="009E06BF">
                  <w:pPr>
                    <w:rPr>
                      <w:ins w:id="4564" w:author="James, Christin (DCYF)" w:date="2026-07-01T15:03:00Z" w16du:dateUtc="2026-07-01T22:03:00Z"/>
                      <w:sz w:val="16"/>
                      <w:szCs w:val="16"/>
                      <w:rPrChange w:id="4565" w:author="James, Christin (DCYF)" w:date="2026-07-01T15:09:00Z" w16du:dateUtc="2026-07-01T22:09:00Z">
                        <w:rPr>
                          <w:ins w:id="4566" w:author="James, Christin (DCYF)" w:date="2026-07-01T15:03:00Z" w16du:dateUtc="2026-07-01T22:03:00Z"/>
                          <w:sz w:val="14"/>
                          <w:szCs w:val="14"/>
                        </w:rPr>
                      </w:rPrChange>
                    </w:rPr>
                  </w:pPr>
                  <w:ins w:id="4567" w:author="James, Christin (DCYF)" w:date="2026-07-01T15:03:00Z" w16du:dateUtc="2026-07-01T22:03:00Z">
                    <w:r w:rsidRPr="00971ACE">
                      <w:rPr>
                        <w:sz w:val="16"/>
                        <w:szCs w:val="16"/>
                        <w:rPrChange w:id="4568" w:author="James, Christin (DCYF)" w:date="2026-07-01T15:09:00Z" w16du:dateUtc="2026-07-01T22:09:00Z">
                          <w:rPr>
                            <w:sz w:val="14"/>
                            <w:szCs w:val="14"/>
                          </w:rPr>
                        </w:rPrChange>
                      </w:rPr>
                      <w:t>30</w:t>
                    </w:r>
                  </w:ins>
                </w:p>
              </w:tc>
              <w:tc>
                <w:tcPr>
                  <w:tcW w:w="366" w:type="dxa"/>
                </w:tcPr>
                <w:p w14:paraId="77DEF368" w14:textId="77777777" w:rsidR="009E06BF" w:rsidRPr="00971ACE" w:rsidRDefault="009E06BF">
                  <w:pPr>
                    <w:rPr>
                      <w:ins w:id="4569" w:author="James, Christin (DCYF)" w:date="2026-07-01T15:03:00Z" w16du:dateUtc="2026-07-01T22:03:00Z"/>
                      <w:sz w:val="16"/>
                      <w:szCs w:val="16"/>
                      <w:rPrChange w:id="4570" w:author="James, Christin (DCYF)" w:date="2026-07-01T15:09:00Z" w16du:dateUtc="2026-07-01T22:09:00Z">
                        <w:rPr>
                          <w:ins w:id="4571" w:author="James, Christin (DCYF)" w:date="2026-07-01T15:03:00Z" w16du:dateUtc="2026-07-01T22:03:00Z"/>
                          <w:sz w:val="14"/>
                          <w:szCs w:val="14"/>
                        </w:rPr>
                      </w:rPrChange>
                    </w:rPr>
                  </w:pPr>
                  <w:ins w:id="4572" w:author="James, Christin (DCYF)" w:date="2026-07-01T15:03:00Z" w16du:dateUtc="2026-07-01T22:03:00Z">
                    <w:r w:rsidRPr="00971ACE">
                      <w:rPr>
                        <w:sz w:val="16"/>
                        <w:szCs w:val="16"/>
                        <w:rPrChange w:id="4573" w:author="James, Christin (DCYF)" w:date="2026-07-01T15:09:00Z" w16du:dateUtc="2026-07-01T22:09:00Z">
                          <w:rPr>
                            <w:sz w:val="14"/>
                            <w:szCs w:val="14"/>
                          </w:rPr>
                        </w:rPrChange>
                      </w:rPr>
                      <w:t>31</w:t>
                    </w:r>
                  </w:ins>
                </w:p>
              </w:tc>
              <w:tc>
                <w:tcPr>
                  <w:tcW w:w="366" w:type="dxa"/>
                </w:tcPr>
                <w:p w14:paraId="3F2CCD2D" w14:textId="77777777" w:rsidR="009E06BF" w:rsidRPr="00971ACE" w:rsidRDefault="009E06BF">
                  <w:pPr>
                    <w:rPr>
                      <w:ins w:id="4574" w:author="James, Christin (DCYF)" w:date="2026-07-01T15:03:00Z" w16du:dateUtc="2026-07-01T22:03:00Z"/>
                      <w:sz w:val="16"/>
                      <w:szCs w:val="16"/>
                      <w:rPrChange w:id="4575" w:author="James, Christin (DCYF)" w:date="2026-07-01T15:09:00Z" w16du:dateUtc="2026-07-01T22:09:00Z">
                        <w:rPr>
                          <w:ins w:id="4576" w:author="James, Christin (DCYF)" w:date="2026-07-01T15:03:00Z" w16du:dateUtc="2026-07-01T22:03:00Z"/>
                          <w:sz w:val="14"/>
                          <w:szCs w:val="14"/>
                        </w:rPr>
                      </w:rPrChange>
                    </w:rPr>
                  </w:pPr>
                </w:p>
              </w:tc>
              <w:tc>
                <w:tcPr>
                  <w:tcW w:w="366" w:type="dxa"/>
                </w:tcPr>
                <w:p w14:paraId="34C81396" w14:textId="77777777" w:rsidR="009E06BF" w:rsidRPr="00971ACE" w:rsidRDefault="009E06BF">
                  <w:pPr>
                    <w:rPr>
                      <w:ins w:id="4577" w:author="James, Christin (DCYF)" w:date="2026-07-01T15:03:00Z" w16du:dateUtc="2026-07-01T22:03:00Z"/>
                      <w:sz w:val="16"/>
                      <w:szCs w:val="16"/>
                      <w:rPrChange w:id="4578" w:author="James, Christin (DCYF)" w:date="2026-07-01T15:09:00Z" w16du:dateUtc="2026-07-01T22:09:00Z">
                        <w:rPr>
                          <w:ins w:id="4579" w:author="James, Christin (DCYF)" w:date="2026-07-01T15:03:00Z" w16du:dateUtc="2026-07-01T22:03:00Z"/>
                          <w:sz w:val="14"/>
                          <w:szCs w:val="14"/>
                        </w:rPr>
                      </w:rPrChange>
                    </w:rPr>
                  </w:pPr>
                </w:p>
              </w:tc>
              <w:tc>
                <w:tcPr>
                  <w:tcW w:w="366" w:type="dxa"/>
                </w:tcPr>
                <w:p w14:paraId="7AA42BF8" w14:textId="77777777" w:rsidR="009E06BF" w:rsidRPr="00971ACE" w:rsidRDefault="009E06BF">
                  <w:pPr>
                    <w:rPr>
                      <w:ins w:id="4580" w:author="James, Christin (DCYF)" w:date="2026-07-01T15:03:00Z" w16du:dateUtc="2026-07-01T22:03:00Z"/>
                      <w:sz w:val="16"/>
                      <w:szCs w:val="16"/>
                      <w:rPrChange w:id="4581" w:author="James, Christin (DCYF)" w:date="2026-07-01T15:09:00Z" w16du:dateUtc="2026-07-01T22:09:00Z">
                        <w:rPr>
                          <w:ins w:id="4582" w:author="James, Christin (DCYF)" w:date="2026-07-01T15:03:00Z" w16du:dateUtc="2026-07-01T22:03:00Z"/>
                          <w:sz w:val="14"/>
                          <w:szCs w:val="14"/>
                        </w:rPr>
                      </w:rPrChange>
                    </w:rPr>
                  </w:pPr>
                </w:p>
              </w:tc>
              <w:tc>
                <w:tcPr>
                  <w:tcW w:w="366" w:type="dxa"/>
                </w:tcPr>
                <w:p w14:paraId="0737B811" w14:textId="77777777" w:rsidR="009E06BF" w:rsidRPr="00971ACE" w:rsidRDefault="009E06BF">
                  <w:pPr>
                    <w:rPr>
                      <w:ins w:id="4583" w:author="James, Christin (DCYF)" w:date="2026-07-01T15:03:00Z" w16du:dateUtc="2026-07-01T22:03:00Z"/>
                      <w:sz w:val="16"/>
                      <w:szCs w:val="16"/>
                      <w:rPrChange w:id="4584" w:author="James, Christin (DCYF)" w:date="2026-07-01T15:09:00Z" w16du:dateUtc="2026-07-01T22:09:00Z">
                        <w:rPr>
                          <w:ins w:id="4585" w:author="James, Christin (DCYF)" w:date="2026-07-01T15:03:00Z" w16du:dateUtc="2026-07-01T22:03:00Z"/>
                          <w:sz w:val="14"/>
                          <w:szCs w:val="14"/>
                        </w:rPr>
                      </w:rPrChange>
                    </w:rPr>
                  </w:pPr>
                </w:p>
              </w:tc>
            </w:tr>
          </w:tbl>
          <w:p w14:paraId="48B27290" w14:textId="77777777" w:rsidR="009E06BF" w:rsidRPr="009E06BF" w:rsidRDefault="009E06BF">
            <w:pPr>
              <w:contextualSpacing/>
              <w:rPr>
                <w:ins w:id="4586" w:author="James, Christin (DCYF)" w:date="2026-07-01T15:03:00Z" w16du:dateUtc="2026-07-01T22:03:00Z"/>
                <w:rFonts w:ascii="Calibri" w:hAnsi="Calibri" w:cs="Calibri"/>
                <w:sz w:val="18"/>
                <w:szCs w:val="18"/>
                <w:rPrChange w:id="4587" w:author="James, Christin (DCYF)" w:date="2026-07-01T15:06:00Z" w16du:dateUtc="2026-07-01T22:06:00Z">
                  <w:rPr>
                    <w:ins w:id="4588" w:author="James, Christin (DCYF)" w:date="2026-07-01T15:03:00Z" w16du:dateUtc="2026-07-01T22:03:00Z"/>
                    <w:rFonts w:ascii="Calibri" w:hAnsi="Calibri" w:cs="Calibri"/>
                  </w:rPr>
                </w:rPrChange>
              </w:rPr>
            </w:pPr>
          </w:p>
          <w:p w14:paraId="00E1E558" w14:textId="77777777" w:rsidR="009E06BF" w:rsidRPr="009E06BF" w:rsidRDefault="009E06BF">
            <w:pPr>
              <w:contextualSpacing/>
              <w:rPr>
                <w:ins w:id="4589" w:author="James, Christin (DCYF)" w:date="2026-07-01T15:03:00Z" w16du:dateUtc="2026-07-01T22:03:00Z"/>
                <w:rFonts w:ascii="Calibri" w:hAnsi="Calibri" w:cs="Calibri"/>
                <w:sz w:val="18"/>
                <w:szCs w:val="18"/>
                <w:rPrChange w:id="4590" w:author="James, Christin (DCYF)" w:date="2026-07-01T15:06:00Z" w16du:dateUtc="2026-07-01T22:06:00Z">
                  <w:rPr>
                    <w:ins w:id="4591" w:author="James, Christin (DCYF)" w:date="2026-07-01T15:03:00Z" w16du:dateUtc="2026-07-01T22:03:00Z"/>
                    <w:rFonts w:ascii="Calibri" w:hAnsi="Calibri" w:cs="Calibri"/>
                  </w:rPr>
                </w:rPrChange>
              </w:rPr>
            </w:pPr>
          </w:p>
          <w:p w14:paraId="75280B13" w14:textId="77777777" w:rsidR="009E06BF" w:rsidRPr="009E06BF" w:rsidRDefault="009E06BF">
            <w:pPr>
              <w:contextualSpacing/>
              <w:rPr>
                <w:ins w:id="4592" w:author="James, Christin (DCYF)" w:date="2026-07-01T15:03:00Z" w16du:dateUtc="2026-07-01T22:03:00Z"/>
                <w:rFonts w:ascii="Calibri" w:hAnsi="Calibri" w:cs="Calibri"/>
                <w:sz w:val="18"/>
                <w:szCs w:val="18"/>
                <w:rPrChange w:id="4593" w:author="James, Christin (DCYF)" w:date="2026-07-01T15:06:00Z" w16du:dateUtc="2026-07-01T22:06:00Z">
                  <w:rPr>
                    <w:ins w:id="4594" w:author="James, Christin (DCYF)" w:date="2026-07-01T15:03:00Z" w16du:dateUtc="2026-07-01T22:03:00Z"/>
                    <w:rFonts w:ascii="Calibri" w:hAnsi="Calibri" w:cs="Calibri"/>
                  </w:rPr>
                </w:rPrChange>
              </w:rPr>
            </w:pPr>
          </w:p>
          <w:p w14:paraId="1C3DDB41" w14:textId="77777777" w:rsidR="009E06BF" w:rsidRPr="009E06BF" w:rsidRDefault="009E06BF">
            <w:pPr>
              <w:contextualSpacing/>
              <w:rPr>
                <w:ins w:id="4595" w:author="James, Christin (DCYF)" w:date="2026-07-01T15:03:00Z" w16du:dateUtc="2026-07-01T22:03:00Z"/>
                <w:rFonts w:ascii="Calibri" w:hAnsi="Calibri" w:cs="Calibri"/>
                <w:sz w:val="18"/>
                <w:szCs w:val="18"/>
                <w:rPrChange w:id="4596" w:author="James, Christin (DCYF)" w:date="2026-07-01T15:06:00Z" w16du:dateUtc="2026-07-01T22:06:00Z">
                  <w:rPr>
                    <w:ins w:id="4597" w:author="James, Christin (DCYF)" w:date="2026-07-01T15:03:00Z" w16du:dateUtc="2026-07-01T22:03:00Z"/>
                    <w:rFonts w:ascii="Calibri" w:hAnsi="Calibri" w:cs="Calibri"/>
                  </w:rPr>
                </w:rPrChange>
              </w:rPr>
            </w:pPr>
          </w:p>
          <w:p w14:paraId="0C111BAB" w14:textId="77777777" w:rsidR="009E06BF" w:rsidRPr="009E06BF" w:rsidRDefault="009E06BF">
            <w:pPr>
              <w:contextualSpacing/>
              <w:rPr>
                <w:ins w:id="4598" w:author="James, Christin (DCYF)" w:date="2026-07-01T15:03:00Z" w16du:dateUtc="2026-07-01T22:03:00Z"/>
                <w:rFonts w:ascii="Calibri" w:hAnsi="Calibri" w:cs="Calibri"/>
                <w:sz w:val="18"/>
                <w:szCs w:val="18"/>
                <w:rPrChange w:id="4599" w:author="James, Christin (DCYF)" w:date="2026-07-01T15:06:00Z" w16du:dateUtc="2026-07-01T22:06:00Z">
                  <w:rPr>
                    <w:ins w:id="4600" w:author="James, Christin (DCYF)" w:date="2026-07-01T15:03:00Z" w16du:dateUtc="2026-07-01T22:03:00Z"/>
                    <w:rFonts w:ascii="Calibri" w:hAnsi="Calibri" w:cs="Calibri"/>
                  </w:rPr>
                </w:rPrChange>
              </w:rPr>
            </w:pPr>
          </w:p>
          <w:p w14:paraId="075F1470" w14:textId="77777777" w:rsidR="009E06BF" w:rsidRPr="009E06BF" w:rsidRDefault="009E06BF">
            <w:pPr>
              <w:contextualSpacing/>
              <w:rPr>
                <w:ins w:id="4601" w:author="James, Christin (DCYF)" w:date="2026-07-01T15:03:00Z" w16du:dateUtc="2026-07-01T22:03:00Z"/>
                <w:rFonts w:ascii="Calibri" w:hAnsi="Calibri" w:cs="Calibri"/>
                <w:sz w:val="18"/>
                <w:szCs w:val="18"/>
                <w:rPrChange w:id="4602" w:author="James, Christin (DCYF)" w:date="2026-07-01T15:06:00Z" w16du:dateUtc="2026-07-01T22:06:00Z">
                  <w:rPr>
                    <w:ins w:id="4603" w:author="James, Christin (DCYF)" w:date="2026-07-01T15:03:00Z" w16du:dateUtc="2026-07-01T22:03:00Z"/>
                    <w:rFonts w:ascii="Calibri" w:hAnsi="Calibri" w:cs="Calibri"/>
                  </w:rPr>
                </w:rPrChange>
              </w:rPr>
            </w:pPr>
          </w:p>
          <w:p w14:paraId="659FD1B2" w14:textId="77777777" w:rsidR="009E06BF" w:rsidRPr="009E06BF" w:rsidRDefault="009E06BF">
            <w:pPr>
              <w:contextualSpacing/>
              <w:rPr>
                <w:ins w:id="4604" w:author="James, Christin (DCYF)" w:date="2026-07-01T15:03:00Z" w16du:dateUtc="2026-07-01T22:03:00Z"/>
                <w:rFonts w:ascii="Calibri" w:hAnsi="Calibri" w:cs="Calibri"/>
                <w:sz w:val="18"/>
                <w:szCs w:val="18"/>
                <w:rPrChange w:id="4605" w:author="James, Christin (DCYF)" w:date="2026-07-01T15:06:00Z" w16du:dateUtc="2026-07-01T22:06:00Z">
                  <w:rPr>
                    <w:ins w:id="4606" w:author="James, Christin (DCYF)" w:date="2026-07-01T15:03:00Z" w16du:dateUtc="2026-07-01T22:03:00Z"/>
                    <w:rFonts w:ascii="Calibri" w:hAnsi="Calibri" w:cs="Calibri"/>
                  </w:rPr>
                </w:rPrChange>
              </w:rPr>
            </w:pPr>
          </w:p>
          <w:p w14:paraId="3F3C7EAB" w14:textId="77777777" w:rsidR="009E06BF" w:rsidRPr="009E06BF" w:rsidRDefault="009E06BF">
            <w:pPr>
              <w:contextualSpacing/>
              <w:rPr>
                <w:ins w:id="4607" w:author="James, Christin (DCYF)" w:date="2026-07-01T15:03:00Z" w16du:dateUtc="2026-07-01T22:03:00Z"/>
                <w:rFonts w:ascii="Calibri" w:hAnsi="Calibri" w:cs="Calibri"/>
                <w:sz w:val="18"/>
                <w:szCs w:val="18"/>
                <w:rPrChange w:id="4608" w:author="James, Christin (DCYF)" w:date="2026-07-01T15:06:00Z" w16du:dateUtc="2026-07-01T22:06:00Z">
                  <w:rPr>
                    <w:ins w:id="4609" w:author="James, Christin (DCYF)" w:date="2026-07-01T15:03:00Z" w16du:dateUtc="2026-07-01T22:03:00Z"/>
                    <w:rFonts w:ascii="Calibri" w:hAnsi="Calibri" w:cs="Calibri"/>
                  </w:rPr>
                </w:rPrChange>
              </w:rPr>
            </w:pPr>
          </w:p>
          <w:p w14:paraId="0ED43A45" w14:textId="77777777" w:rsidR="009E06BF" w:rsidRPr="009E06BF" w:rsidRDefault="009E06BF">
            <w:pPr>
              <w:contextualSpacing/>
              <w:rPr>
                <w:ins w:id="4610" w:author="James, Christin (DCYF)" w:date="2026-07-01T15:03:00Z" w16du:dateUtc="2026-07-01T22:03:00Z"/>
                <w:rFonts w:ascii="Calibri" w:hAnsi="Calibri" w:cs="Calibri"/>
                <w:sz w:val="18"/>
                <w:szCs w:val="18"/>
                <w:rPrChange w:id="4611" w:author="James, Christin (DCYF)" w:date="2026-07-01T15:06:00Z" w16du:dateUtc="2026-07-01T22:06:00Z">
                  <w:rPr>
                    <w:ins w:id="4612" w:author="James, Christin (DCYF)" w:date="2026-07-01T15:03:00Z" w16du:dateUtc="2026-07-01T22:03:00Z"/>
                    <w:rFonts w:ascii="Calibri" w:hAnsi="Calibri" w:cs="Calibri"/>
                  </w:rPr>
                </w:rPrChange>
              </w:rPr>
            </w:pPr>
          </w:p>
          <w:p w14:paraId="7ECC1BDD" w14:textId="77777777" w:rsidR="009E06BF" w:rsidRPr="009E06BF" w:rsidRDefault="009E06BF">
            <w:pPr>
              <w:contextualSpacing/>
              <w:rPr>
                <w:ins w:id="4613" w:author="James, Christin (DCYF)" w:date="2026-07-01T15:03:00Z" w16du:dateUtc="2026-07-01T22:03:00Z"/>
                <w:rFonts w:ascii="Calibri" w:hAnsi="Calibri" w:cs="Calibri"/>
                <w:sz w:val="18"/>
                <w:szCs w:val="18"/>
                <w:rPrChange w:id="4614" w:author="James, Christin (DCYF)" w:date="2026-07-01T15:06:00Z" w16du:dateUtc="2026-07-01T22:06:00Z">
                  <w:rPr>
                    <w:ins w:id="4615" w:author="James, Christin (DCYF)" w:date="2026-07-01T15:03:00Z" w16du:dateUtc="2026-07-01T22:03:00Z"/>
                    <w:rFonts w:ascii="Calibri" w:hAnsi="Calibri" w:cs="Calibri"/>
                  </w:rPr>
                </w:rPrChange>
              </w:rPr>
            </w:pPr>
          </w:p>
          <w:p w14:paraId="7755F354" w14:textId="77777777" w:rsidR="009E06BF" w:rsidRPr="009E06BF" w:rsidRDefault="009E06BF">
            <w:pPr>
              <w:contextualSpacing/>
              <w:rPr>
                <w:ins w:id="4616" w:author="James, Christin (DCYF)" w:date="2026-07-01T15:03:00Z" w16du:dateUtc="2026-07-01T22:03:00Z"/>
                <w:rFonts w:ascii="Calibri" w:hAnsi="Calibri" w:cs="Calibri"/>
                <w:sz w:val="18"/>
                <w:szCs w:val="18"/>
                <w:rPrChange w:id="4617" w:author="James, Christin (DCYF)" w:date="2026-07-01T15:06:00Z" w16du:dateUtc="2026-07-01T22:06:00Z">
                  <w:rPr>
                    <w:ins w:id="4618" w:author="James, Christin (DCYF)" w:date="2026-07-01T15:03:00Z" w16du:dateUtc="2026-07-01T22:03:00Z"/>
                    <w:rFonts w:ascii="Calibri" w:hAnsi="Calibri" w:cs="Calibri"/>
                  </w:rPr>
                </w:rPrChange>
              </w:rPr>
            </w:pPr>
          </w:p>
          <w:p w14:paraId="3764DC12" w14:textId="77777777" w:rsidR="009E06BF" w:rsidRPr="009E06BF" w:rsidRDefault="009E06BF">
            <w:pPr>
              <w:contextualSpacing/>
              <w:rPr>
                <w:ins w:id="4619" w:author="James, Christin (DCYF)" w:date="2026-07-01T15:03:00Z" w16du:dateUtc="2026-07-01T22:03:00Z"/>
                <w:rFonts w:ascii="Calibri" w:hAnsi="Calibri" w:cs="Calibri"/>
                <w:sz w:val="18"/>
                <w:szCs w:val="18"/>
                <w:rPrChange w:id="4620" w:author="James, Christin (DCYF)" w:date="2026-07-01T15:06:00Z" w16du:dateUtc="2026-07-01T22:06:00Z">
                  <w:rPr>
                    <w:ins w:id="4621" w:author="James, Christin (DCYF)" w:date="2026-07-01T15:03:00Z" w16du:dateUtc="2026-07-01T22:03:00Z"/>
                    <w:rFonts w:ascii="Calibri" w:hAnsi="Calibri" w:cs="Calibri"/>
                  </w:rPr>
                </w:rPrChange>
              </w:rPr>
            </w:pPr>
          </w:p>
        </w:tc>
      </w:tr>
      <w:tr w:rsidR="009E06BF" w:rsidRPr="009E06BF" w14:paraId="55494936" w14:textId="77777777" w:rsidTr="23F26365">
        <w:trPr>
          <w:gridAfter w:val="1"/>
          <w:wAfter w:w="12" w:type="dxa"/>
          <w:ins w:id="4622" w:author="James, Christin (DCYF)" w:date="2026-07-01T15:03:00Z"/>
          <w:trPrChange w:id="4623" w:author="James, Christin (DCYF)" w:date="2026-07-07T14:04:00Z" w16du:dateUtc="2026-07-07T21:04:00Z">
            <w:trPr>
              <w:gridBefore w:val="1"/>
              <w:gridAfter w:val="1"/>
            </w:trPr>
          </w:trPrChange>
        </w:trPr>
        <w:tc>
          <w:tcPr>
            <w:tcW w:w="1369" w:type="dxa"/>
            <w:tcPrChange w:id="4624" w:author="James, Christin (DCYF)" w:date="2026-07-07T14:04:00Z" w16du:dateUtc="2026-07-07T21:04:00Z">
              <w:tcPr>
                <w:tcW w:w="1800" w:type="dxa"/>
              </w:tcPr>
            </w:tcPrChange>
          </w:tcPr>
          <w:p w14:paraId="55F5409E" w14:textId="77777777" w:rsidR="009E06BF" w:rsidRPr="009E06BF" w:rsidRDefault="009E06BF">
            <w:pPr>
              <w:contextualSpacing/>
              <w:rPr>
                <w:ins w:id="4625" w:author="James, Christin (DCYF)" w:date="2026-07-01T15:03:00Z" w16du:dateUtc="2026-07-01T22:03:00Z"/>
                <w:rFonts w:ascii="Aptos" w:hAnsi="Aptos" w:cs="Calibri"/>
                <w:sz w:val="18"/>
                <w:szCs w:val="18"/>
                <w:rPrChange w:id="4626" w:author="James, Christin (DCYF)" w:date="2026-07-01T15:06:00Z" w16du:dateUtc="2026-07-01T22:06:00Z">
                  <w:rPr>
                    <w:ins w:id="4627" w:author="James, Christin (DCYF)" w:date="2026-07-01T15:03:00Z" w16du:dateUtc="2026-07-01T22:03:00Z"/>
                    <w:rFonts w:ascii="Aptos" w:hAnsi="Aptos" w:cs="Calibri"/>
                  </w:rPr>
                </w:rPrChange>
              </w:rPr>
            </w:pPr>
            <w:ins w:id="4628" w:author="James, Christin (DCYF)" w:date="2026-07-01T15:03:00Z" w16du:dateUtc="2026-07-01T22:03:00Z">
              <w:r w:rsidRPr="009E06BF">
                <w:rPr>
                  <w:rFonts w:ascii="Aptos" w:hAnsi="Aptos" w:cs="Calibri"/>
                  <w:sz w:val="18"/>
                  <w:szCs w:val="18"/>
                  <w:rPrChange w:id="4629" w:author="James, Christin (DCYF)" w:date="2026-07-01T15:06:00Z" w16du:dateUtc="2026-07-01T22:06:00Z">
                    <w:rPr>
                      <w:rFonts w:ascii="Aptos" w:hAnsi="Aptos" w:cs="Calibri"/>
                    </w:rPr>
                  </w:rPrChange>
                </w:rPr>
                <w:t>30 half days units</w:t>
              </w:r>
            </w:ins>
          </w:p>
        </w:tc>
        <w:tc>
          <w:tcPr>
            <w:tcW w:w="1580" w:type="dxa"/>
            <w:tcPrChange w:id="4630" w:author="James, Christin (DCYF)" w:date="2026-07-07T14:04:00Z" w16du:dateUtc="2026-07-07T21:04:00Z">
              <w:tcPr>
                <w:tcW w:w="2160" w:type="dxa"/>
              </w:tcPr>
            </w:tcPrChange>
          </w:tcPr>
          <w:p w14:paraId="3CBCD5A0" w14:textId="77777777" w:rsidR="009E06BF" w:rsidRPr="009E06BF" w:rsidRDefault="009E06BF">
            <w:pPr>
              <w:contextualSpacing/>
              <w:rPr>
                <w:ins w:id="4631" w:author="James, Christin (DCYF)" w:date="2026-07-01T15:03:00Z" w16du:dateUtc="2026-07-01T22:03:00Z"/>
                <w:rFonts w:ascii="Aptos" w:hAnsi="Aptos" w:cs="Calibri"/>
                <w:sz w:val="18"/>
                <w:szCs w:val="18"/>
                <w:rPrChange w:id="4632" w:author="James, Christin (DCYF)" w:date="2026-07-01T15:06:00Z" w16du:dateUtc="2026-07-01T22:06:00Z">
                  <w:rPr>
                    <w:ins w:id="4633" w:author="James, Christin (DCYF)" w:date="2026-07-01T15:03:00Z" w16du:dateUtc="2026-07-01T22:03:00Z"/>
                    <w:rFonts w:ascii="Aptos" w:hAnsi="Aptos" w:cs="Calibri"/>
                  </w:rPr>
                </w:rPrChange>
              </w:rPr>
            </w:pPr>
            <w:ins w:id="4634" w:author="James, Christin (DCYF)" w:date="2026-07-01T15:03:00Z" w16du:dateUtc="2026-07-01T22:03:00Z">
              <w:r w:rsidRPr="009E06BF">
                <w:rPr>
                  <w:rFonts w:ascii="Aptos" w:hAnsi="Aptos" w:cs="Calibri"/>
                  <w:sz w:val="18"/>
                  <w:szCs w:val="18"/>
                  <w:rPrChange w:id="4635" w:author="James, Christin (DCYF)" w:date="2026-07-01T15:06:00Z" w16du:dateUtc="2026-07-01T22:06:00Z">
                    <w:rPr>
                      <w:rFonts w:ascii="Aptos" w:hAnsi="Aptos" w:cs="Calibri"/>
                    </w:rPr>
                  </w:rPrChange>
                </w:rPr>
                <w:t>Monday through Friday:</w:t>
              </w:r>
            </w:ins>
          </w:p>
          <w:p w14:paraId="335C2801" w14:textId="77777777" w:rsidR="009E06BF" w:rsidRPr="009E06BF" w:rsidRDefault="009E06BF">
            <w:pPr>
              <w:contextualSpacing/>
              <w:rPr>
                <w:ins w:id="4636" w:author="James, Christin (DCYF)" w:date="2026-07-01T15:03:00Z" w16du:dateUtc="2026-07-01T22:03:00Z"/>
                <w:rFonts w:ascii="Aptos" w:hAnsi="Aptos" w:cs="Calibri"/>
                <w:sz w:val="18"/>
                <w:szCs w:val="18"/>
                <w:rPrChange w:id="4637" w:author="James, Christin (DCYF)" w:date="2026-07-01T15:06:00Z" w16du:dateUtc="2026-07-01T22:06:00Z">
                  <w:rPr>
                    <w:ins w:id="4638" w:author="James, Christin (DCYF)" w:date="2026-07-01T15:03:00Z" w16du:dateUtc="2026-07-01T22:03:00Z"/>
                    <w:rFonts w:ascii="Aptos" w:hAnsi="Aptos" w:cs="Calibri"/>
                  </w:rPr>
                </w:rPrChange>
              </w:rPr>
            </w:pPr>
            <w:ins w:id="4639" w:author="James, Christin (DCYF)" w:date="2026-07-01T15:03:00Z" w16du:dateUtc="2026-07-01T22:03:00Z">
              <w:r w:rsidRPr="009E06BF">
                <w:rPr>
                  <w:rFonts w:ascii="Aptos" w:hAnsi="Aptos" w:cs="Calibri"/>
                  <w:sz w:val="18"/>
                  <w:szCs w:val="18"/>
                  <w:rPrChange w:id="4640" w:author="James, Christin (DCYF)" w:date="2026-07-01T15:06:00Z" w16du:dateUtc="2026-07-01T22:06:00Z">
                    <w:rPr>
                      <w:rFonts w:ascii="Aptos" w:hAnsi="Aptos" w:cs="Calibri"/>
                    </w:rPr>
                  </w:rPrChange>
                </w:rPr>
                <w:t>2 hours each day, except for non-school days</w:t>
              </w:r>
            </w:ins>
          </w:p>
          <w:p w14:paraId="71776FC6" w14:textId="77777777" w:rsidR="009E06BF" w:rsidRPr="009E06BF" w:rsidRDefault="009E06BF">
            <w:pPr>
              <w:contextualSpacing/>
              <w:rPr>
                <w:ins w:id="4641" w:author="James, Christin (DCYF)" w:date="2026-07-01T15:03:00Z" w16du:dateUtc="2026-07-01T22:03:00Z"/>
                <w:rFonts w:ascii="Aptos" w:hAnsi="Aptos" w:cs="Calibri"/>
                <w:sz w:val="18"/>
                <w:szCs w:val="18"/>
                <w:rPrChange w:id="4642" w:author="James, Christin (DCYF)" w:date="2026-07-01T15:06:00Z" w16du:dateUtc="2026-07-01T22:06:00Z">
                  <w:rPr>
                    <w:ins w:id="4643" w:author="James, Christin (DCYF)" w:date="2026-07-01T15:03:00Z" w16du:dateUtc="2026-07-01T22:03:00Z"/>
                    <w:rFonts w:ascii="Aptos" w:hAnsi="Aptos" w:cs="Calibri"/>
                  </w:rPr>
                </w:rPrChange>
              </w:rPr>
            </w:pPr>
          </w:p>
        </w:tc>
        <w:tc>
          <w:tcPr>
            <w:tcW w:w="1764" w:type="dxa"/>
            <w:tcPrChange w:id="4644" w:author="James, Christin (DCYF)" w:date="2026-07-07T14:04:00Z" w16du:dateUtc="2026-07-07T21:04:00Z">
              <w:tcPr>
                <w:tcW w:w="1890" w:type="dxa"/>
              </w:tcPr>
            </w:tcPrChange>
          </w:tcPr>
          <w:p w14:paraId="0E07EEBA" w14:textId="77777777" w:rsidR="009E06BF" w:rsidRPr="009E06BF" w:rsidRDefault="009E06BF">
            <w:pPr>
              <w:contextualSpacing/>
              <w:rPr>
                <w:ins w:id="4645" w:author="James, Christin (DCYF)" w:date="2026-07-01T15:03:00Z" w16du:dateUtc="2026-07-01T22:03:00Z"/>
                <w:rFonts w:ascii="Aptos" w:hAnsi="Aptos" w:cs="Calibri"/>
                <w:sz w:val="18"/>
                <w:szCs w:val="18"/>
                <w:rPrChange w:id="4646" w:author="James, Christin (DCYF)" w:date="2026-07-01T15:06:00Z" w16du:dateUtc="2026-07-01T22:06:00Z">
                  <w:rPr>
                    <w:ins w:id="4647" w:author="James, Christin (DCYF)" w:date="2026-07-01T15:03:00Z" w16du:dateUtc="2026-07-01T22:03:00Z"/>
                    <w:rFonts w:ascii="Aptos" w:hAnsi="Aptos" w:cs="Calibri"/>
                  </w:rPr>
                </w:rPrChange>
              </w:rPr>
            </w:pPr>
            <w:ins w:id="4648" w:author="James, Christin (DCYF)" w:date="2026-07-01T15:03:00Z" w16du:dateUtc="2026-07-01T22:03:00Z">
              <w:r w:rsidRPr="009E06BF">
                <w:rPr>
                  <w:rFonts w:ascii="Aptos" w:hAnsi="Aptos" w:cs="Calibri"/>
                  <w:sz w:val="18"/>
                  <w:szCs w:val="18"/>
                  <w:rPrChange w:id="4649" w:author="James, Christin (DCYF)" w:date="2026-07-01T15:06:00Z" w16du:dateUtc="2026-07-01T22:06:00Z">
                    <w:rPr>
                      <w:rFonts w:ascii="Aptos" w:hAnsi="Aptos" w:cs="Calibri"/>
                    </w:rPr>
                  </w:rPrChange>
                </w:rPr>
                <w:t>17 days total.</w:t>
              </w:r>
              <w:r w:rsidRPr="009E06BF">
                <w:rPr>
                  <w:rFonts w:ascii="Aptos" w:hAnsi="Aptos" w:cs="Calibri"/>
                  <w:sz w:val="18"/>
                  <w:szCs w:val="18"/>
                  <w:rPrChange w:id="4650" w:author="James, Christin (DCYF)" w:date="2026-07-01T15:06:00Z" w16du:dateUtc="2026-07-01T22:06:00Z">
                    <w:rPr>
                      <w:rFonts w:ascii="Aptos" w:hAnsi="Aptos" w:cs="Calibri"/>
                    </w:rPr>
                  </w:rPrChange>
                </w:rPr>
                <w:br/>
                <w:t xml:space="preserve">All days were 2 hours. </w:t>
              </w:r>
              <w:r w:rsidRPr="009E06BF">
                <w:rPr>
                  <w:rFonts w:ascii="Aptos" w:hAnsi="Aptos" w:cs="Calibri"/>
                  <w:sz w:val="18"/>
                  <w:szCs w:val="18"/>
                  <w:rPrChange w:id="4651" w:author="James, Christin (DCYF)" w:date="2026-07-01T15:06:00Z" w16du:dateUtc="2026-07-01T22:06:00Z">
                    <w:rPr>
                      <w:rFonts w:ascii="Aptos" w:hAnsi="Aptos" w:cs="Calibri"/>
                    </w:rPr>
                  </w:rPrChange>
                </w:rPr>
                <w:br/>
                <w:t xml:space="preserve">You were closed 5 days for Spring Break. </w:t>
              </w:r>
            </w:ins>
          </w:p>
          <w:p w14:paraId="615E0958" w14:textId="77777777" w:rsidR="009E06BF" w:rsidRPr="009E06BF" w:rsidRDefault="009E06BF">
            <w:pPr>
              <w:contextualSpacing/>
              <w:rPr>
                <w:ins w:id="4652" w:author="James, Christin (DCYF)" w:date="2026-07-01T15:03:00Z" w16du:dateUtc="2026-07-01T22:03:00Z"/>
                <w:rFonts w:ascii="Aptos" w:hAnsi="Aptos" w:cs="Calibri"/>
                <w:sz w:val="18"/>
                <w:szCs w:val="18"/>
                <w:rPrChange w:id="4653" w:author="James, Christin (DCYF)" w:date="2026-07-01T15:06:00Z" w16du:dateUtc="2026-07-01T22:06:00Z">
                  <w:rPr>
                    <w:ins w:id="4654" w:author="James, Christin (DCYF)" w:date="2026-07-01T15:03:00Z" w16du:dateUtc="2026-07-01T22:03:00Z"/>
                    <w:rFonts w:ascii="Aptos" w:hAnsi="Aptos" w:cs="Calibri"/>
                  </w:rPr>
                </w:rPrChange>
              </w:rPr>
            </w:pPr>
          </w:p>
        </w:tc>
        <w:tc>
          <w:tcPr>
            <w:tcW w:w="1317" w:type="dxa"/>
            <w:tcPrChange w:id="4655" w:author="James, Christin (DCYF)" w:date="2026-07-07T14:04:00Z" w16du:dateUtc="2026-07-07T21:04:00Z">
              <w:tcPr>
                <w:tcW w:w="1170" w:type="dxa"/>
              </w:tcPr>
            </w:tcPrChange>
          </w:tcPr>
          <w:p w14:paraId="6F996283" w14:textId="4AC21C14" w:rsidR="009E06BF" w:rsidRPr="00795E40" w:rsidRDefault="000B4EB8">
            <w:pPr>
              <w:contextualSpacing/>
              <w:rPr>
                <w:ins w:id="4656" w:author="James, Christin (DCYF)" w:date="2026-07-01T15:03:00Z" w16du:dateUtc="2026-07-01T22:03:00Z"/>
                <w:rFonts w:cs="Calibri"/>
                <w:sz w:val="18"/>
                <w:szCs w:val="18"/>
                <w:rPrChange w:id="4657" w:author="James, Christin (DCYF)" w:date="2026-07-07T14:07:00Z" w16du:dateUtc="2026-07-07T21:07:00Z">
                  <w:rPr>
                    <w:ins w:id="4658" w:author="James, Christin (DCYF)" w:date="2026-07-01T15:03:00Z" w16du:dateUtc="2026-07-01T22:03:00Z"/>
                    <w:rFonts w:ascii="Aptos" w:hAnsi="Aptos" w:cs="Calibri"/>
                  </w:rPr>
                </w:rPrChange>
              </w:rPr>
            </w:pPr>
            <w:ins w:id="4659" w:author="James, Christin (DCYF)" w:date="2026-07-07T14:04:00Z" w16du:dateUtc="2026-07-07T21:04:00Z">
              <w:r w:rsidRPr="00795E40">
                <w:rPr>
                  <w:rFonts w:eastAsia="Segoe UI" w:cs="Segoe UI"/>
                  <w:color w:val="242424"/>
                  <w:sz w:val="18"/>
                  <w:szCs w:val="18"/>
                  <w:rPrChange w:id="4660" w:author="James, Christin (DCYF)" w:date="2026-07-07T14:07:00Z" w16du:dateUtc="2026-07-07T21:07:00Z">
                    <w:rPr>
                      <w:rFonts w:ascii="Segoe UI" w:eastAsia="Segoe UI" w:hAnsi="Segoe UI" w:cs="Segoe UI"/>
                      <w:color w:val="242424"/>
                      <w:sz w:val="18"/>
                      <w:szCs w:val="18"/>
                    </w:rPr>
                  </w:rPrChange>
                </w:rPr>
                <w:t xml:space="preserve">Child attends 16 days or more, you may claim </w:t>
              </w:r>
              <w:r w:rsidRPr="00795E40">
                <w:rPr>
                  <w:rFonts w:eastAsia="Segoe UI" w:cs="Segoe UI"/>
                  <w:b/>
                  <w:bCs/>
                  <w:color w:val="242424"/>
                  <w:sz w:val="18"/>
                  <w:szCs w:val="18"/>
                  <w:rPrChange w:id="4661" w:author="James, Christin (DCYF)" w:date="2026-07-07T14:07:00Z" w16du:dateUtc="2026-07-07T21:07:00Z">
                    <w:rPr>
                      <w:rFonts w:ascii="Segoe UI" w:eastAsia="Segoe UI" w:hAnsi="Segoe UI" w:cs="Segoe UI"/>
                      <w:b/>
                      <w:bCs/>
                      <w:color w:val="242424"/>
                      <w:sz w:val="18"/>
                      <w:szCs w:val="18"/>
                    </w:rPr>
                  </w:rPrChange>
                </w:rPr>
                <w:t>up to</w:t>
              </w:r>
              <w:r w:rsidRPr="00795E40">
                <w:rPr>
                  <w:rFonts w:eastAsia="Segoe UI" w:cs="Segoe UI"/>
                  <w:color w:val="242424"/>
                  <w:sz w:val="18"/>
                  <w:szCs w:val="18"/>
                  <w:rPrChange w:id="4662" w:author="James, Christin (DCYF)" w:date="2026-07-07T14:07:00Z" w16du:dateUtc="2026-07-07T21:07:00Z">
                    <w:rPr>
                      <w:rFonts w:ascii="Segoe UI" w:eastAsia="Segoe UI" w:hAnsi="Segoe UI" w:cs="Segoe UI"/>
                      <w:color w:val="242424"/>
                      <w:sz w:val="18"/>
                      <w:szCs w:val="18"/>
                    </w:rPr>
                  </w:rPrChange>
                </w:rPr>
                <w:t xml:space="preserve"> the full number of eligible days</w:t>
              </w:r>
            </w:ins>
            <w:ins w:id="4663" w:author="James, Christin (DCYF)" w:date="2026-07-07T14:07:00Z" w16du:dateUtc="2026-07-07T21:07:00Z">
              <w:r w:rsidR="00795E40" w:rsidRPr="00795E40">
                <w:rPr>
                  <w:rFonts w:eastAsia="Segoe UI" w:cs="Segoe UI"/>
                  <w:color w:val="242424"/>
                  <w:sz w:val="18"/>
                  <w:szCs w:val="18"/>
                  <w:rPrChange w:id="4664" w:author="James, Christin (DCYF)" w:date="2026-07-07T14:07:00Z" w16du:dateUtc="2026-07-07T21:07:00Z">
                    <w:rPr>
                      <w:rFonts w:ascii="Segoe UI" w:eastAsia="Segoe UI" w:hAnsi="Segoe UI" w:cs="Segoe UI"/>
                      <w:color w:val="242424"/>
                      <w:sz w:val="18"/>
                      <w:szCs w:val="18"/>
                    </w:rPr>
                  </w:rPrChange>
                </w:rPr>
                <w:t>.</w:t>
              </w:r>
            </w:ins>
            <w:ins w:id="4665" w:author="James, Christin (DCYF)" w:date="2026-07-07T14:04:00Z" w16du:dateUtc="2026-07-07T21:04:00Z">
              <w:r w:rsidRPr="00795E40">
                <w:rPr>
                  <w:rFonts w:eastAsia="Segoe UI" w:cs="Segoe UI"/>
                  <w:color w:val="242424"/>
                  <w:sz w:val="18"/>
                  <w:szCs w:val="18"/>
                  <w:rPrChange w:id="4666" w:author="James, Christin (DCYF)" w:date="2026-07-07T14:07:00Z" w16du:dateUtc="2026-07-07T21:07:00Z">
                    <w:rPr>
                      <w:rFonts w:ascii="Segoe UI" w:eastAsia="Segoe UI" w:hAnsi="Segoe UI" w:cs="Segoe UI"/>
                      <w:color w:val="242424"/>
                      <w:sz w:val="18"/>
                      <w:szCs w:val="18"/>
                    </w:rPr>
                  </w:rPrChange>
                </w:rPr>
                <w:t xml:space="preserve"> </w:t>
              </w:r>
              <w:r w:rsidRPr="00795E40">
                <w:rPr>
                  <w:sz w:val="18"/>
                  <w:szCs w:val="18"/>
                </w:rPr>
                <w:t xml:space="preserve"> </w:t>
              </w:r>
            </w:ins>
          </w:p>
        </w:tc>
        <w:tc>
          <w:tcPr>
            <w:tcW w:w="2520" w:type="dxa"/>
            <w:tcPrChange w:id="4667" w:author="James, Christin (DCYF)" w:date="2026-07-07T14:04:00Z" w16du:dateUtc="2026-07-07T21:04:00Z">
              <w:tcPr>
                <w:tcW w:w="3780" w:type="dxa"/>
              </w:tcPr>
            </w:tcPrChange>
          </w:tcPr>
          <w:p w14:paraId="6A652ADB" w14:textId="77777777" w:rsidR="009E06BF" w:rsidRPr="009E06BF" w:rsidRDefault="009E06BF">
            <w:pPr>
              <w:contextualSpacing/>
              <w:rPr>
                <w:ins w:id="4668" w:author="James, Christin (DCYF)" w:date="2026-07-01T15:03:00Z" w16du:dateUtc="2026-07-01T22:03:00Z"/>
                <w:rFonts w:ascii="Aptos" w:hAnsi="Aptos" w:cs="Calibri"/>
                <w:sz w:val="18"/>
                <w:szCs w:val="18"/>
                <w:rPrChange w:id="4669" w:author="James, Christin (DCYF)" w:date="2026-07-01T15:06:00Z" w16du:dateUtc="2026-07-01T22:06:00Z">
                  <w:rPr>
                    <w:ins w:id="4670" w:author="James, Christin (DCYF)" w:date="2026-07-01T15:03:00Z" w16du:dateUtc="2026-07-01T22:03:00Z"/>
                    <w:rFonts w:ascii="Aptos" w:hAnsi="Aptos" w:cs="Calibri"/>
                  </w:rPr>
                </w:rPrChange>
              </w:rPr>
            </w:pPr>
            <w:ins w:id="4671" w:author="James, Christin (DCYF)" w:date="2026-07-01T15:03:00Z" w16du:dateUtc="2026-07-01T22:03:00Z">
              <w:r w:rsidRPr="009E06BF">
                <w:rPr>
                  <w:rFonts w:ascii="Aptos" w:hAnsi="Aptos" w:cs="Calibri"/>
                  <w:sz w:val="18"/>
                  <w:szCs w:val="18"/>
                  <w:rPrChange w:id="4672" w:author="James, Christin (DCYF)" w:date="2026-07-01T15:06:00Z" w16du:dateUtc="2026-07-01T22:06:00Z">
                    <w:rPr>
                      <w:rFonts w:ascii="Aptos" w:hAnsi="Aptos" w:cs="Calibri"/>
                    </w:rPr>
                  </w:rPrChange>
                </w:rPr>
                <w:t xml:space="preserve">17 half day units. </w:t>
              </w:r>
            </w:ins>
          </w:p>
          <w:p w14:paraId="462A09B8" w14:textId="77777777" w:rsidR="009E06BF" w:rsidRPr="009E06BF" w:rsidRDefault="009E06BF">
            <w:pPr>
              <w:contextualSpacing/>
              <w:rPr>
                <w:ins w:id="4673" w:author="James, Christin (DCYF)" w:date="2026-07-01T15:03:00Z" w16du:dateUtc="2026-07-01T22:03:00Z"/>
                <w:rFonts w:ascii="Aptos" w:hAnsi="Aptos" w:cs="Calibri"/>
                <w:sz w:val="18"/>
                <w:szCs w:val="18"/>
                <w:rPrChange w:id="4674" w:author="James, Christin (DCYF)" w:date="2026-07-01T15:06:00Z" w16du:dateUtc="2026-07-01T22:06:00Z">
                  <w:rPr>
                    <w:ins w:id="4675" w:author="James, Christin (DCYF)" w:date="2026-07-01T15:03:00Z" w16du:dateUtc="2026-07-01T22:03:00Z"/>
                    <w:rFonts w:ascii="Aptos" w:hAnsi="Aptos" w:cs="Calibri"/>
                  </w:rPr>
                </w:rPrChange>
              </w:rPr>
            </w:pPr>
            <w:ins w:id="4676" w:author="James, Christin (DCYF)" w:date="2026-07-01T15:03:00Z" w16du:dateUtc="2026-07-01T22:03:00Z">
              <w:r w:rsidRPr="009E06BF">
                <w:rPr>
                  <w:rFonts w:ascii="Aptos" w:hAnsi="Aptos" w:cs="Calibri"/>
                  <w:sz w:val="18"/>
                  <w:szCs w:val="18"/>
                  <w:rPrChange w:id="4677" w:author="James, Christin (DCYF)" w:date="2026-07-01T15:06:00Z" w16du:dateUtc="2026-07-01T22:06:00Z">
                    <w:rPr>
                      <w:rFonts w:ascii="Aptos" w:hAnsi="Aptos" w:cs="Calibri"/>
                    </w:rPr>
                  </w:rPrChange>
                </w:rPr>
                <w:t>There are 17 scheduled days in the month due to the 5 closure days.</w:t>
              </w:r>
            </w:ins>
          </w:p>
          <w:p w14:paraId="55C3C2D7" w14:textId="77777777" w:rsidR="009E06BF" w:rsidRPr="009E06BF" w:rsidRDefault="009E06BF">
            <w:pPr>
              <w:contextualSpacing/>
              <w:rPr>
                <w:ins w:id="4678" w:author="James, Christin (DCYF)" w:date="2026-07-01T15:03:00Z" w16du:dateUtc="2026-07-01T22:03:00Z"/>
                <w:rFonts w:ascii="Aptos" w:hAnsi="Aptos" w:cs="Calibri"/>
                <w:sz w:val="18"/>
                <w:szCs w:val="18"/>
                <w:rPrChange w:id="4679" w:author="James, Christin (DCYF)" w:date="2026-07-01T15:06:00Z" w16du:dateUtc="2026-07-01T22:06:00Z">
                  <w:rPr>
                    <w:ins w:id="4680" w:author="James, Christin (DCYF)" w:date="2026-07-01T15:03:00Z" w16du:dateUtc="2026-07-01T22:03:00Z"/>
                    <w:rFonts w:ascii="Aptos" w:hAnsi="Aptos" w:cs="Calibri"/>
                  </w:rPr>
                </w:rPrChange>
              </w:rPr>
            </w:pPr>
            <w:ins w:id="4681" w:author="James, Christin (DCYF)" w:date="2026-07-01T15:03:00Z" w16du:dateUtc="2026-07-01T22:03:00Z">
              <w:r w:rsidRPr="009E06BF">
                <w:rPr>
                  <w:rFonts w:ascii="Aptos" w:hAnsi="Aptos" w:cs="Calibri"/>
                  <w:sz w:val="18"/>
                  <w:szCs w:val="18"/>
                  <w:rPrChange w:id="4682" w:author="James, Christin (DCYF)" w:date="2026-07-01T15:06:00Z" w16du:dateUtc="2026-07-01T22:06:00Z">
                    <w:rPr>
                      <w:rFonts w:ascii="Aptos" w:hAnsi="Aptos" w:cs="Calibri"/>
                    </w:rPr>
                  </w:rPrChange>
                </w:rPr>
                <w:t xml:space="preserve"> </w:t>
              </w:r>
            </w:ins>
          </w:p>
          <w:p w14:paraId="52169AA1" w14:textId="77777777" w:rsidR="009E06BF" w:rsidRPr="009E06BF" w:rsidRDefault="009E06BF">
            <w:pPr>
              <w:contextualSpacing/>
              <w:rPr>
                <w:ins w:id="4683" w:author="James, Christin (DCYF)" w:date="2026-07-01T15:03:00Z" w16du:dateUtc="2026-07-01T22:03:00Z"/>
                <w:rFonts w:ascii="Aptos" w:hAnsi="Aptos" w:cs="Calibri"/>
                <w:sz w:val="18"/>
                <w:szCs w:val="18"/>
                <w:rPrChange w:id="4684" w:author="James, Christin (DCYF)" w:date="2026-07-01T15:06:00Z" w16du:dateUtc="2026-07-01T22:06:00Z">
                  <w:rPr>
                    <w:ins w:id="4685" w:author="James, Christin (DCYF)" w:date="2026-07-01T15:03:00Z" w16du:dateUtc="2026-07-01T22:03:00Z"/>
                    <w:rFonts w:ascii="Aptos" w:hAnsi="Aptos" w:cs="Calibri"/>
                  </w:rPr>
                </w:rPrChange>
              </w:rPr>
            </w:pPr>
            <w:ins w:id="4686" w:author="James, Christin (DCYF)" w:date="2026-07-01T15:03:00Z" w16du:dateUtc="2026-07-01T22:03:00Z">
              <w:r w:rsidRPr="009E06BF">
                <w:rPr>
                  <w:rFonts w:ascii="Aptos" w:hAnsi="Aptos" w:cs="Calibri"/>
                  <w:sz w:val="18"/>
                  <w:szCs w:val="18"/>
                  <w:rPrChange w:id="4687" w:author="James, Christin (DCYF)" w:date="2026-07-01T15:06:00Z" w16du:dateUtc="2026-07-01T22:06:00Z">
                    <w:rPr>
                      <w:rFonts w:ascii="Aptos" w:hAnsi="Aptos" w:cs="Calibri"/>
                    </w:rPr>
                  </w:rPrChange>
                </w:rPr>
                <w:t>Days attended: 17 half days</w:t>
              </w:r>
            </w:ins>
          </w:p>
          <w:p w14:paraId="4836FB3D" w14:textId="77777777" w:rsidR="009E06BF" w:rsidRPr="009E06BF" w:rsidRDefault="009E06BF">
            <w:pPr>
              <w:contextualSpacing/>
              <w:rPr>
                <w:ins w:id="4688" w:author="James, Christin (DCYF)" w:date="2026-07-01T15:03:00Z" w16du:dateUtc="2026-07-01T22:03:00Z"/>
                <w:rFonts w:ascii="Aptos" w:hAnsi="Aptos" w:cs="Calibri"/>
                <w:sz w:val="18"/>
                <w:szCs w:val="18"/>
                <w:rPrChange w:id="4689" w:author="James, Christin (DCYF)" w:date="2026-07-01T15:06:00Z" w16du:dateUtc="2026-07-01T22:06:00Z">
                  <w:rPr>
                    <w:ins w:id="4690" w:author="James, Christin (DCYF)" w:date="2026-07-01T15:03:00Z" w16du:dateUtc="2026-07-01T22:03:00Z"/>
                    <w:rFonts w:ascii="Aptos" w:hAnsi="Aptos" w:cs="Calibri"/>
                  </w:rPr>
                </w:rPrChange>
              </w:rPr>
            </w:pPr>
            <w:ins w:id="4691" w:author="James, Christin (DCYF)" w:date="2026-07-01T15:03:00Z" w16du:dateUtc="2026-07-01T22:03:00Z">
              <w:r w:rsidRPr="009E06BF">
                <w:rPr>
                  <w:rFonts w:ascii="Aptos" w:hAnsi="Aptos" w:cs="Calibri"/>
                  <w:sz w:val="18"/>
                  <w:szCs w:val="18"/>
                  <w:rPrChange w:id="4692" w:author="James, Christin (DCYF)" w:date="2026-07-01T15:06:00Z" w16du:dateUtc="2026-07-01T22:06:00Z">
                    <w:rPr>
                      <w:rFonts w:ascii="Aptos" w:hAnsi="Aptos" w:cs="Calibri"/>
                    </w:rPr>
                  </w:rPrChange>
                </w:rPr>
                <w:t>Holidays: 0 days</w:t>
              </w:r>
            </w:ins>
          </w:p>
          <w:p w14:paraId="00512A75" w14:textId="77777777" w:rsidR="009E06BF" w:rsidRPr="009E06BF" w:rsidRDefault="009E06BF">
            <w:pPr>
              <w:contextualSpacing/>
              <w:rPr>
                <w:ins w:id="4693" w:author="James, Christin (DCYF)" w:date="2026-07-01T15:03:00Z" w16du:dateUtc="2026-07-01T22:03:00Z"/>
                <w:rFonts w:ascii="Aptos" w:hAnsi="Aptos" w:cs="Calibri"/>
                <w:sz w:val="18"/>
                <w:szCs w:val="18"/>
                <w:rPrChange w:id="4694" w:author="James, Christin (DCYF)" w:date="2026-07-01T15:06:00Z" w16du:dateUtc="2026-07-01T22:06:00Z">
                  <w:rPr>
                    <w:ins w:id="4695" w:author="James, Christin (DCYF)" w:date="2026-07-01T15:03:00Z" w16du:dateUtc="2026-07-01T22:03:00Z"/>
                    <w:rFonts w:ascii="Aptos" w:hAnsi="Aptos" w:cs="Calibri"/>
                  </w:rPr>
                </w:rPrChange>
              </w:rPr>
            </w:pPr>
            <w:ins w:id="4696" w:author="James, Christin (DCYF)" w:date="2026-07-01T15:03:00Z" w16du:dateUtc="2026-07-01T22:03:00Z">
              <w:r w:rsidRPr="009E06BF">
                <w:rPr>
                  <w:rFonts w:ascii="Aptos" w:hAnsi="Aptos" w:cs="Calibri"/>
                  <w:sz w:val="18"/>
                  <w:szCs w:val="18"/>
                  <w:rPrChange w:id="4697" w:author="James, Christin (DCYF)" w:date="2026-07-01T15:06:00Z" w16du:dateUtc="2026-07-01T22:06:00Z">
                    <w:rPr>
                      <w:rFonts w:ascii="Aptos" w:hAnsi="Aptos" w:cs="Calibri"/>
                    </w:rPr>
                  </w:rPrChange>
                </w:rPr>
                <w:t>Professional training says: 0 days</w:t>
              </w:r>
            </w:ins>
          </w:p>
          <w:p w14:paraId="44D66F12" w14:textId="77777777" w:rsidR="009E06BF" w:rsidRPr="009E06BF" w:rsidRDefault="009E06BF">
            <w:pPr>
              <w:contextualSpacing/>
              <w:rPr>
                <w:ins w:id="4698" w:author="James, Christin (DCYF)" w:date="2026-07-01T15:03:00Z" w16du:dateUtc="2026-07-01T22:03:00Z"/>
                <w:rFonts w:ascii="Aptos" w:hAnsi="Aptos" w:cs="Calibri"/>
                <w:sz w:val="18"/>
                <w:szCs w:val="18"/>
                <w:rPrChange w:id="4699" w:author="James, Christin (DCYF)" w:date="2026-07-01T15:06:00Z" w16du:dateUtc="2026-07-01T22:06:00Z">
                  <w:rPr>
                    <w:ins w:id="4700" w:author="James, Christin (DCYF)" w:date="2026-07-01T15:03:00Z" w16du:dateUtc="2026-07-01T22:03:00Z"/>
                    <w:rFonts w:ascii="Aptos" w:hAnsi="Aptos" w:cs="Calibri"/>
                  </w:rPr>
                </w:rPrChange>
              </w:rPr>
            </w:pPr>
            <w:ins w:id="4701" w:author="James, Christin (DCYF)" w:date="2026-07-01T15:03:00Z" w16du:dateUtc="2026-07-01T22:03:00Z">
              <w:r w:rsidRPr="009E06BF">
                <w:rPr>
                  <w:rFonts w:ascii="Aptos" w:hAnsi="Aptos" w:cs="Calibri"/>
                  <w:sz w:val="18"/>
                  <w:szCs w:val="18"/>
                  <w:rPrChange w:id="4702" w:author="James, Christin (DCYF)" w:date="2026-07-01T15:06:00Z" w16du:dateUtc="2026-07-01T22:06:00Z">
                    <w:rPr>
                      <w:rFonts w:ascii="Aptos" w:hAnsi="Aptos" w:cs="Calibri"/>
                    </w:rPr>
                  </w:rPrChange>
                </w:rPr>
                <w:t>Additional eligible days: 0 days</w:t>
              </w:r>
            </w:ins>
          </w:p>
        </w:tc>
        <w:tc>
          <w:tcPr>
            <w:tcW w:w="2869" w:type="dxa"/>
            <w:tcPrChange w:id="4703" w:author="James, Christin (DCYF)" w:date="2026-07-07T14:04:00Z" w16du:dateUtc="2026-07-07T21:04:00Z">
              <w:tcPr>
                <w:tcW w:w="3338" w:type="dxa"/>
                <w:gridSpan w:val="2"/>
              </w:tcPr>
            </w:tcPrChange>
          </w:tcPr>
          <w:p w14:paraId="716FD197" w14:textId="77777777" w:rsidR="009E06BF" w:rsidRPr="009E06BF" w:rsidRDefault="009E06BF">
            <w:pPr>
              <w:contextualSpacing/>
              <w:rPr>
                <w:ins w:id="4704" w:author="James, Christin (DCYF)" w:date="2026-07-01T15:03:00Z" w16du:dateUtc="2026-07-01T22:03:00Z"/>
                <w:rFonts w:ascii="Calibri" w:hAnsi="Calibri" w:cs="Calibri"/>
                <w:sz w:val="18"/>
                <w:szCs w:val="18"/>
                <w:rPrChange w:id="4705" w:author="James, Christin (DCYF)" w:date="2026-07-01T15:06:00Z" w16du:dateUtc="2026-07-01T22:06:00Z">
                  <w:rPr>
                    <w:ins w:id="4706" w:author="James, Christin (DCYF)" w:date="2026-07-01T15:03:00Z" w16du:dateUtc="2026-07-01T22:03:00Z"/>
                    <w:rFonts w:ascii="Calibri" w:hAnsi="Calibri" w:cs="Calibri"/>
                  </w:rPr>
                </w:rPrChange>
              </w:rPr>
            </w:pPr>
          </w:p>
          <w:tbl>
            <w:tblPr>
              <w:tblStyle w:val="TableGrid"/>
              <w:tblpPr w:leftFromText="180" w:rightFromText="180" w:horzAnchor="margin" w:tblpY="435"/>
              <w:tblOverlap w:val="never"/>
              <w:tblW w:w="0" w:type="auto"/>
              <w:tblLook w:val="04A0" w:firstRow="1" w:lastRow="0" w:firstColumn="1" w:lastColumn="0" w:noHBand="0" w:noVBand="1"/>
            </w:tblPr>
            <w:tblGrid>
              <w:gridCol w:w="376"/>
              <w:gridCol w:w="376"/>
              <w:gridCol w:w="376"/>
              <w:gridCol w:w="383"/>
              <w:gridCol w:w="376"/>
              <w:gridCol w:w="376"/>
              <w:gridCol w:w="376"/>
            </w:tblGrid>
            <w:tr w:rsidR="009E06BF" w:rsidRPr="009E06BF" w14:paraId="4C805879" w14:textId="77777777" w:rsidTr="70006B5F">
              <w:trPr>
                <w:ins w:id="4707" w:author="James, Christin (DCYF)" w:date="2026-07-01T15:03:00Z"/>
              </w:trPr>
              <w:tc>
                <w:tcPr>
                  <w:tcW w:w="2562" w:type="dxa"/>
                  <w:gridSpan w:val="7"/>
                </w:tcPr>
                <w:p w14:paraId="69C88417" w14:textId="77777777" w:rsidR="009E06BF" w:rsidRPr="00971ACE" w:rsidRDefault="009E06BF">
                  <w:pPr>
                    <w:rPr>
                      <w:ins w:id="4708" w:author="James, Christin (DCYF)" w:date="2026-07-01T15:03:00Z" w16du:dateUtc="2026-07-01T22:03:00Z"/>
                      <w:sz w:val="16"/>
                      <w:szCs w:val="16"/>
                      <w:rPrChange w:id="4709" w:author="James, Christin (DCYF)" w:date="2026-07-01T15:09:00Z" w16du:dateUtc="2026-07-01T22:09:00Z">
                        <w:rPr>
                          <w:ins w:id="4710" w:author="James, Christin (DCYF)" w:date="2026-07-01T15:03:00Z" w16du:dateUtc="2026-07-01T22:03:00Z"/>
                          <w:sz w:val="14"/>
                          <w:szCs w:val="14"/>
                        </w:rPr>
                      </w:rPrChange>
                    </w:rPr>
                  </w:pPr>
                  <w:ins w:id="4711" w:author="James, Christin (DCYF)" w:date="2026-07-01T15:03:00Z" w16du:dateUtc="2026-07-01T22:03:00Z">
                    <w:r w:rsidRPr="00971ACE">
                      <w:rPr>
                        <w:sz w:val="16"/>
                        <w:szCs w:val="16"/>
                        <w:rPrChange w:id="4712" w:author="James, Christin (DCYF)" w:date="2026-07-01T15:09:00Z" w16du:dateUtc="2026-07-01T22:09:00Z">
                          <w:rPr>
                            <w:sz w:val="14"/>
                            <w:szCs w:val="14"/>
                          </w:rPr>
                        </w:rPrChange>
                      </w:rPr>
                      <w:t>March 2026</w:t>
                    </w:r>
                  </w:ins>
                </w:p>
              </w:tc>
            </w:tr>
            <w:tr w:rsidR="009E06BF" w:rsidRPr="009E06BF" w14:paraId="3E386D46" w14:textId="77777777" w:rsidTr="70006B5F">
              <w:trPr>
                <w:ins w:id="4713" w:author="James, Christin (DCYF)" w:date="2026-07-01T15:03:00Z"/>
              </w:trPr>
              <w:tc>
                <w:tcPr>
                  <w:tcW w:w="366" w:type="dxa"/>
                  <w:shd w:val="clear" w:color="auto" w:fill="DAEEF3" w:themeFill="accent5" w:themeFillTint="33"/>
                </w:tcPr>
                <w:p w14:paraId="72CEE5EE" w14:textId="77777777" w:rsidR="009E06BF" w:rsidRPr="00971ACE" w:rsidRDefault="009E06BF">
                  <w:pPr>
                    <w:rPr>
                      <w:ins w:id="4714" w:author="James, Christin (DCYF)" w:date="2026-07-01T15:03:00Z" w16du:dateUtc="2026-07-01T22:03:00Z"/>
                      <w:sz w:val="16"/>
                      <w:szCs w:val="16"/>
                      <w:rPrChange w:id="4715" w:author="James, Christin (DCYF)" w:date="2026-07-01T15:09:00Z" w16du:dateUtc="2026-07-01T22:09:00Z">
                        <w:rPr>
                          <w:ins w:id="4716" w:author="James, Christin (DCYF)" w:date="2026-07-01T15:03:00Z" w16du:dateUtc="2026-07-01T22:03:00Z"/>
                          <w:sz w:val="14"/>
                          <w:szCs w:val="14"/>
                        </w:rPr>
                      </w:rPrChange>
                    </w:rPr>
                  </w:pPr>
                  <w:ins w:id="4717" w:author="James, Christin (DCYF)" w:date="2026-07-01T15:03:00Z" w16du:dateUtc="2026-07-01T22:03:00Z">
                    <w:r w:rsidRPr="00971ACE">
                      <w:rPr>
                        <w:sz w:val="16"/>
                        <w:szCs w:val="16"/>
                        <w:rPrChange w:id="4718" w:author="James, Christin (DCYF)" w:date="2026-07-01T15:09:00Z" w16du:dateUtc="2026-07-01T22:09:00Z">
                          <w:rPr>
                            <w:sz w:val="14"/>
                            <w:szCs w:val="14"/>
                          </w:rPr>
                        </w:rPrChange>
                      </w:rPr>
                      <w:t>S</w:t>
                    </w:r>
                  </w:ins>
                </w:p>
              </w:tc>
              <w:tc>
                <w:tcPr>
                  <w:tcW w:w="366" w:type="dxa"/>
                  <w:shd w:val="clear" w:color="auto" w:fill="DAEEF3" w:themeFill="accent5" w:themeFillTint="33"/>
                </w:tcPr>
                <w:p w14:paraId="0657E2B6" w14:textId="77777777" w:rsidR="009E06BF" w:rsidRPr="00971ACE" w:rsidRDefault="009E06BF">
                  <w:pPr>
                    <w:rPr>
                      <w:ins w:id="4719" w:author="James, Christin (DCYF)" w:date="2026-07-01T15:03:00Z" w16du:dateUtc="2026-07-01T22:03:00Z"/>
                      <w:sz w:val="16"/>
                      <w:szCs w:val="16"/>
                      <w:rPrChange w:id="4720" w:author="James, Christin (DCYF)" w:date="2026-07-01T15:09:00Z" w16du:dateUtc="2026-07-01T22:09:00Z">
                        <w:rPr>
                          <w:ins w:id="4721" w:author="James, Christin (DCYF)" w:date="2026-07-01T15:03:00Z" w16du:dateUtc="2026-07-01T22:03:00Z"/>
                          <w:sz w:val="14"/>
                          <w:szCs w:val="14"/>
                        </w:rPr>
                      </w:rPrChange>
                    </w:rPr>
                  </w:pPr>
                  <w:ins w:id="4722" w:author="James, Christin (DCYF)" w:date="2026-07-01T15:03:00Z" w16du:dateUtc="2026-07-01T22:03:00Z">
                    <w:r w:rsidRPr="00971ACE">
                      <w:rPr>
                        <w:sz w:val="16"/>
                        <w:szCs w:val="16"/>
                        <w:rPrChange w:id="4723" w:author="James, Christin (DCYF)" w:date="2026-07-01T15:09:00Z" w16du:dateUtc="2026-07-01T22:09:00Z">
                          <w:rPr>
                            <w:sz w:val="14"/>
                            <w:szCs w:val="14"/>
                          </w:rPr>
                        </w:rPrChange>
                      </w:rPr>
                      <w:t>M</w:t>
                    </w:r>
                  </w:ins>
                </w:p>
              </w:tc>
              <w:tc>
                <w:tcPr>
                  <w:tcW w:w="366" w:type="dxa"/>
                  <w:shd w:val="clear" w:color="auto" w:fill="DAEEF3" w:themeFill="accent5" w:themeFillTint="33"/>
                </w:tcPr>
                <w:p w14:paraId="74A10E58" w14:textId="77777777" w:rsidR="009E06BF" w:rsidRPr="00971ACE" w:rsidRDefault="009E06BF">
                  <w:pPr>
                    <w:rPr>
                      <w:ins w:id="4724" w:author="James, Christin (DCYF)" w:date="2026-07-01T15:03:00Z" w16du:dateUtc="2026-07-01T22:03:00Z"/>
                      <w:sz w:val="16"/>
                      <w:szCs w:val="16"/>
                      <w:rPrChange w:id="4725" w:author="James, Christin (DCYF)" w:date="2026-07-01T15:09:00Z" w16du:dateUtc="2026-07-01T22:09:00Z">
                        <w:rPr>
                          <w:ins w:id="4726" w:author="James, Christin (DCYF)" w:date="2026-07-01T15:03:00Z" w16du:dateUtc="2026-07-01T22:03:00Z"/>
                          <w:sz w:val="14"/>
                          <w:szCs w:val="14"/>
                        </w:rPr>
                      </w:rPrChange>
                    </w:rPr>
                  </w:pPr>
                  <w:ins w:id="4727" w:author="James, Christin (DCYF)" w:date="2026-07-01T15:03:00Z" w16du:dateUtc="2026-07-01T22:03:00Z">
                    <w:r w:rsidRPr="00971ACE">
                      <w:rPr>
                        <w:sz w:val="16"/>
                        <w:szCs w:val="16"/>
                        <w:rPrChange w:id="4728" w:author="James, Christin (DCYF)" w:date="2026-07-01T15:09:00Z" w16du:dateUtc="2026-07-01T22:09:00Z">
                          <w:rPr>
                            <w:sz w:val="14"/>
                            <w:szCs w:val="14"/>
                          </w:rPr>
                        </w:rPrChange>
                      </w:rPr>
                      <w:t>T</w:t>
                    </w:r>
                  </w:ins>
                </w:p>
              </w:tc>
              <w:tc>
                <w:tcPr>
                  <w:tcW w:w="366" w:type="dxa"/>
                  <w:shd w:val="clear" w:color="auto" w:fill="DAEEF3" w:themeFill="accent5" w:themeFillTint="33"/>
                </w:tcPr>
                <w:p w14:paraId="61B048F1" w14:textId="77777777" w:rsidR="009E06BF" w:rsidRPr="00971ACE" w:rsidRDefault="009E06BF">
                  <w:pPr>
                    <w:rPr>
                      <w:ins w:id="4729" w:author="James, Christin (DCYF)" w:date="2026-07-01T15:03:00Z" w16du:dateUtc="2026-07-01T22:03:00Z"/>
                      <w:sz w:val="16"/>
                      <w:szCs w:val="16"/>
                      <w:rPrChange w:id="4730" w:author="James, Christin (DCYF)" w:date="2026-07-01T15:09:00Z" w16du:dateUtc="2026-07-01T22:09:00Z">
                        <w:rPr>
                          <w:ins w:id="4731" w:author="James, Christin (DCYF)" w:date="2026-07-01T15:03:00Z" w16du:dateUtc="2026-07-01T22:03:00Z"/>
                          <w:sz w:val="14"/>
                          <w:szCs w:val="14"/>
                        </w:rPr>
                      </w:rPrChange>
                    </w:rPr>
                  </w:pPr>
                  <w:ins w:id="4732" w:author="James, Christin (DCYF)" w:date="2026-07-01T15:03:00Z" w16du:dateUtc="2026-07-01T22:03:00Z">
                    <w:r w:rsidRPr="00971ACE">
                      <w:rPr>
                        <w:sz w:val="16"/>
                        <w:szCs w:val="16"/>
                        <w:rPrChange w:id="4733" w:author="James, Christin (DCYF)" w:date="2026-07-01T15:09:00Z" w16du:dateUtc="2026-07-01T22:09:00Z">
                          <w:rPr>
                            <w:sz w:val="14"/>
                            <w:szCs w:val="14"/>
                          </w:rPr>
                        </w:rPrChange>
                      </w:rPr>
                      <w:t>W</w:t>
                    </w:r>
                  </w:ins>
                </w:p>
              </w:tc>
              <w:tc>
                <w:tcPr>
                  <w:tcW w:w="366" w:type="dxa"/>
                  <w:shd w:val="clear" w:color="auto" w:fill="DAEEF3" w:themeFill="accent5" w:themeFillTint="33"/>
                </w:tcPr>
                <w:p w14:paraId="42EB32DF" w14:textId="77777777" w:rsidR="009E06BF" w:rsidRPr="00971ACE" w:rsidRDefault="009E06BF">
                  <w:pPr>
                    <w:rPr>
                      <w:ins w:id="4734" w:author="James, Christin (DCYF)" w:date="2026-07-01T15:03:00Z" w16du:dateUtc="2026-07-01T22:03:00Z"/>
                      <w:sz w:val="16"/>
                      <w:szCs w:val="16"/>
                      <w:rPrChange w:id="4735" w:author="James, Christin (DCYF)" w:date="2026-07-01T15:09:00Z" w16du:dateUtc="2026-07-01T22:09:00Z">
                        <w:rPr>
                          <w:ins w:id="4736" w:author="James, Christin (DCYF)" w:date="2026-07-01T15:03:00Z" w16du:dateUtc="2026-07-01T22:03:00Z"/>
                          <w:sz w:val="14"/>
                          <w:szCs w:val="14"/>
                        </w:rPr>
                      </w:rPrChange>
                    </w:rPr>
                  </w:pPr>
                  <w:ins w:id="4737" w:author="James, Christin (DCYF)" w:date="2026-07-01T15:03:00Z" w16du:dateUtc="2026-07-01T22:03:00Z">
                    <w:r w:rsidRPr="00971ACE">
                      <w:rPr>
                        <w:sz w:val="16"/>
                        <w:szCs w:val="16"/>
                        <w:rPrChange w:id="4738" w:author="James, Christin (DCYF)" w:date="2026-07-01T15:09:00Z" w16du:dateUtc="2026-07-01T22:09:00Z">
                          <w:rPr>
                            <w:sz w:val="14"/>
                            <w:szCs w:val="14"/>
                          </w:rPr>
                        </w:rPrChange>
                      </w:rPr>
                      <w:t>T</w:t>
                    </w:r>
                  </w:ins>
                </w:p>
              </w:tc>
              <w:tc>
                <w:tcPr>
                  <w:tcW w:w="366" w:type="dxa"/>
                  <w:shd w:val="clear" w:color="auto" w:fill="DAEEF3" w:themeFill="accent5" w:themeFillTint="33"/>
                </w:tcPr>
                <w:p w14:paraId="540B6F60" w14:textId="77777777" w:rsidR="009E06BF" w:rsidRPr="00971ACE" w:rsidRDefault="009E06BF">
                  <w:pPr>
                    <w:rPr>
                      <w:ins w:id="4739" w:author="James, Christin (DCYF)" w:date="2026-07-01T15:03:00Z" w16du:dateUtc="2026-07-01T22:03:00Z"/>
                      <w:sz w:val="16"/>
                      <w:szCs w:val="16"/>
                      <w:rPrChange w:id="4740" w:author="James, Christin (DCYF)" w:date="2026-07-01T15:09:00Z" w16du:dateUtc="2026-07-01T22:09:00Z">
                        <w:rPr>
                          <w:ins w:id="4741" w:author="James, Christin (DCYF)" w:date="2026-07-01T15:03:00Z" w16du:dateUtc="2026-07-01T22:03:00Z"/>
                          <w:sz w:val="14"/>
                          <w:szCs w:val="14"/>
                        </w:rPr>
                      </w:rPrChange>
                    </w:rPr>
                  </w:pPr>
                  <w:ins w:id="4742" w:author="James, Christin (DCYF)" w:date="2026-07-01T15:03:00Z" w16du:dateUtc="2026-07-01T22:03:00Z">
                    <w:r w:rsidRPr="00971ACE">
                      <w:rPr>
                        <w:sz w:val="16"/>
                        <w:szCs w:val="16"/>
                        <w:rPrChange w:id="4743" w:author="James, Christin (DCYF)" w:date="2026-07-01T15:09:00Z" w16du:dateUtc="2026-07-01T22:09:00Z">
                          <w:rPr>
                            <w:sz w:val="14"/>
                            <w:szCs w:val="14"/>
                          </w:rPr>
                        </w:rPrChange>
                      </w:rPr>
                      <w:t>F</w:t>
                    </w:r>
                  </w:ins>
                </w:p>
              </w:tc>
              <w:tc>
                <w:tcPr>
                  <w:tcW w:w="366" w:type="dxa"/>
                  <w:shd w:val="clear" w:color="auto" w:fill="DAEEF3" w:themeFill="accent5" w:themeFillTint="33"/>
                </w:tcPr>
                <w:p w14:paraId="55BC91F6" w14:textId="77777777" w:rsidR="009E06BF" w:rsidRPr="00971ACE" w:rsidRDefault="009E06BF">
                  <w:pPr>
                    <w:rPr>
                      <w:ins w:id="4744" w:author="James, Christin (DCYF)" w:date="2026-07-01T15:03:00Z" w16du:dateUtc="2026-07-01T22:03:00Z"/>
                      <w:sz w:val="16"/>
                      <w:szCs w:val="16"/>
                      <w:rPrChange w:id="4745" w:author="James, Christin (DCYF)" w:date="2026-07-01T15:09:00Z" w16du:dateUtc="2026-07-01T22:09:00Z">
                        <w:rPr>
                          <w:ins w:id="4746" w:author="James, Christin (DCYF)" w:date="2026-07-01T15:03:00Z" w16du:dateUtc="2026-07-01T22:03:00Z"/>
                          <w:sz w:val="14"/>
                          <w:szCs w:val="14"/>
                        </w:rPr>
                      </w:rPrChange>
                    </w:rPr>
                  </w:pPr>
                  <w:ins w:id="4747" w:author="James, Christin (DCYF)" w:date="2026-07-01T15:03:00Z" w16du:dateUtc="2026-07-01T22:03:00Z">
                    <w:r w:rsidRPr="00971ACE">
                      <w:rPr>
                        <w:sz w:val="16"/>
                        <w:szCs w:val="16"/>
                        <w:rPrChange w:id="4748" w:author="James, Christin (DCYF)" w:date="2026-07-01T15:09:00Z" w16du:dateUtc="2026-07-01T22:09:00Z">
                          <w:rPr>
                            <w:sz w:val="14"/>
                            <w:szCs w:val="14"/>
                          </w:rPr>
                        </w:rPrChange>
                      </w:rPr>
                      <w:t>S</w:t>
                    </w:r>
                  </w:ins>
                </w:p>
              </w:tc>
            </w:tr>
            <w:tr w:rsidR="009E06BF" w:rsidRPr="009E06BF" w14:paraId="69641F4B" w14:textId="77777777" w:rsidTr="70006B5F">
              <w:trPr>
                <w:ins w:id="4749" w:author="James, Christin (DCYF)" w:date="2026-07-01T15:03:00Z"/>
              </w:trPr>
              <w:tc>
                <w:tcPr>
                  <w:tcW w:w="366" w:type="dxa"/>
                </w:tcPr>
                <w:p w14:paraId="15C4E748" w14:textId="77777777" w:rsidR="009E06BF" w:rsidRPr="00971ACE" w:rsidRDefault="009E06BF">
                  <w:pPr>
                    <w:rPr>
                      <w:ins w:id="4750" w:author="James, Christin (DCYF)" w:date="2026-07-01T15:03:00Z" w16du:dateUtc="2026-07-01T22:03:00Z"/>
                      <w:sz w:val="16"/>
                      <w:szCs w:val="16"/>
                      <w:rPrChange w:id="4751" w:author="James, Christin (DCYF)" w:date="2026-07-01T15:09:00Z" w16du:dateUtc="2026-07-01T22:09:00Z">
                        <w:rPr>
                          <w:ins w:id="4752" w:author="James, Christin (DCYF)" w:date="2026-07-01T15:03:00Z" w16du:dateUtc="2026-07-01T22:03:00Z"/>
                          <w:sz w:val="14"/>
                          <w:szCs w:val="14"/>
                        </w:rPr>
                      </w:rPrChange>
                    </w:rPr>
                  </w:pPr>
                  <w:ins w:id="4753" w:author="James, Christin (DCYF)" w:date="2026-07-01T15:03:00Z" w16du:dateUtc="2026-07-01T22:03:00Z">
                    <w:r w:rsidRPr="00971ACE">
                      <w:rPr>
                        <w:sz w:val="16"/>
                        <w:szCs w:val="16"/>
                        <w:rPrChange w:id="4754" w:author="James, Christin (DCYF)" w:date="2026-07-01T15:09:00Z" w16du:dateUtc="2026-07-01T22:09:00Z">
                          <w:rPr>
                            <w:sz w:val="14"/>
                            <w:szCs w:val="14"/>
                          </w:rPr>
                        </w:rPrChange>
                      </w:rPr>
                      <w:t>1</w:t>
                    </w:r>
                  </w:ins>
                </w:p>
              </w:tc>
              <w:tc>
                <w:tcPr>
                  <w:tcW w:w="366" w:type="dxa"/>
                </w:tcPr>
                <w:p w14:paraId="3DE96842" w14:textId="77777777" w:rsidR="009E06BF" w:rsidRPr="00971ACE" w:rsidRDefault="009E06BF">
                  <w:pPr>
                    <w:rPr>
                      <w:ins w:id="4755" w:author="James, Christin (DCYF)" w:date="2026-07-01T15:03:00Z" w16du:dateUtc="2026-07-01T22:03:00Z"/>
                      <w:sz w:val="16"/>
                      <w:szCs w:val="16"/>
                      <w:rPrChange w:id="4756" w:author="James, Christin (DCYF)" w:date="2026-07-01T15:09:00Z" w16du:dateUtc="2026-07-01T22:09:00Z">
                        <w:rPr>
                          <w:ins w:id="4757" w:author="James, Christin (DCYF)" w:date="2026-07-01T15:03:00Z" w16du:dateUtc="2026-07-01T22:03:00Z"/>
                          <w:sz w:val="14"/>
                          <w:szCs w:val="14"/>
                        </w:rPr>
                      </w:rPrChange>
                    </w:rPr>
                  </w:pPr>
                  <w:ins w:id="4758" w:author="James, Christin (DCYF)" w:date="2026-07-01T15:03:00Z" w16du:dateUtc="2026-07-01T22:03:00Z">
                    <w:r w:rsidRPr="00971ACE">
                      <w:rPr>
                        <w:sz w:val="16"/>
                        <w:szCs w:val="16"/>
                        <w:rPrChange w:id="4759" w:author="James, Christin (DCYF)" w:date="2026-07-01T15:09:00Z" w16du:dateUtc="2026-07-01T22:09:00Z">
                          <w:rPr>
                            <w:sz w:val="14"/>
                            <w:szCs w:val="14"/>
                          </w:rPr>
                        </w:rPrChange>
                      </w:rPr>
                      <w:t>2</w:t>
                    </w:r>
                  </w:ins>
                </w:p>
              </w:tc>
              <w:tc>
                <w:tcPr>
                  <w:tcW w:w="366" w:type="dxa"/>
                </w:tcPr>
                <w:p w14:paraId="3E51812C" w14:textId="77777777" w:rsidR="009E06BF" w:rsidRPr="00971ACE" w:rsidRDefault="009E06BF">
                  <w:pPr>
                    <w:rPr>
                      <w:ins w:id="4760" w:author="James, Christin (DCYF)" w:date="2026-07-01T15:03:00Z" w16du:dateUtc="2026-07-01T22:03:00Z"/>
                      <w:sz w:val="16"/>
                      <w:szCs w:val="16"/>
                      <w:rPrChange w:id="4761" w:author="James, Christin (DCYF)" w:date="2026-07-01T15:09:00Z" w16du:dateUtc="2026-07-01T22:09:00Z">
                        <w:rPr>
                          <w:ins w:id="4762" w:author="James, Christin (DCYF)" w:date="2026-07-01T15:03:00Z" w16du:dateUtc="2026-07-01T22:03:00Z"/>
                          <w:sz w:val="14"/>
                          <w:szCs w:val="14"/>
                        </w:rPr>
                      </w:rPrChange>
                    </w:rPr>
                  </w:pPr>
                  <w:ins w:id="4763" w:author="James, Christin (DCYF)" w:date="2026-07-01T15:03:00Z" w16du:dateUtc="2026-07-01T22:03:00Z">
                    <w:r w:rsidRPr="00971ACE">
                      <w:rPr>
                        <w:sz w:val="16"/>
                        <w:szCs w:val="16"/>
                        <w:rPrChange w:id="4764" w:author="James, Christin (DCYF)" w:date="2026-07-01T15:09:00Z" w16du:dateUtc="2026-07-01T22:09:00Z">
                          <w:rPr>
                            <w:sz w:val="14"/>
                            <w:szCs w:val="14"/>
                          </w:rPr>
                        </w:rPrChange>
                      </w:rPr>
                      <w:t>3</w:t>
                    </w:r>
                  </w:ins>
                </w:p>
              </w:tc>
              <w:tc>
                <w:tcPr>
                  <w:tcW w:w="366" w:type="dxa"/>
                </w:tcPr>
                <w:p w14:paraId="57D53C9D" w14:textId="77777777" w:rsidR="009E06BF" w:rsidRPr="00971ACE" w:rsidRDefault="009E06BF">
                  <w:pPr>
                    <w:rPr>
                      <w:ins w:id="4765" w:author="James, Christin (DCYF)" w:date="2026-07-01T15:03:00Z" w16du:dateUtc="2026-07-01T22:03:00Z"/>
                      <w:sz w:val="16"/>
                      <w:szCs w:val="16"/>
                      <w:rPrChange w:id="4766" w:author="James, Christin (DCYF)" w:date="2026-07-01T15:09:00Z" w16du:dateUtc="2026-07-01T22:09:00Z">
                        <w:rPr>
                          <w:ins w:id="4767" w:author="James, Christin (DCYF)" w:date="2026-07-01T15:03:00Z" w16du:dateUtc="2026-07-01T22:03:00Z"/>
                          <w:sz w:val="14"/>
                          <w:szCs w:val="14"/>
                        </w:rPr>
                      </w:rPrChange>
                    </w:rPr>
                  </w:pPr>
                  <w:ins w:id="4768" w:author="James, Christin (DCYF)" w:date="2026-07-01T15:03:00Z" w16du:dateUtc="2026-07-01T22:03:00Z">
                    <w:r w:rsidRPr="00971ACE">
                      <w:rPr>
                        <w:sz w:val="16"/>
                        <w:szCs w:val="16"/>
                        <w:rPrChange w:id="4769" w:author="James, Christin (DCYF)" w:date="2026-07-01T15:09:00Z" w16du:dateUtc="2026-07-01T22:09:00Z">
                          <w:rPr>
                            <w:sz w:val="14"/>
                            <w:szCs w:val="14"/>
                          </w:rPr>
                        </w:rPrChange>
                      </w:rPr>
                      <w:t>4</w:t>
                    </w:r>
                  </w:ins>
                </w:p>
              </w:tc>
              <w:tc>
                <w:tcPr>
                  <w:tcW w:w="366" w:type="dxa"/>
                </w:tcPr>
                <w:p w14:paraId="2A8345C1" w14:textId="77777777" w:rsidR="009E06BF" w:rsidRPr="00971ACE" w:rsidRDefault="009E06BF">
                  <w:pPr>
                    <w:rPr>
                      <w:ins w:id="4770" w:author="James, Christin (DCYF)" w:date="2026-07-01T15:03:00Z" w16du:dateUtc="2026-07-01T22:03:00Z"/>
                      <w:sz w:val="16"/>
                      <w:szCs w:val="16"/>
                      <w:rPrChange w:id="4771" w:author="James, Christin (DCYF)" w:date="2026-07-01T15:09:00Z" w16du:dateUtc="2026-07-01T22:09:00Z">
                        <w:rPr>
                          <w:ins w:id="4772" w:author="James, Christin (DCYF)" w:date="2026-07-01T15:03:00Z" w16du:dateUtc="2026-07-01T22:03:00Z"/>
                          <w:sz w:val="14"/>
                          <w:szCs w:val="14"/>
                        </w:rPr>
                      </w:rPrChange>
                    </w:rPr>
                  </w:pPr>
                  <w:ins w:id="4773" w:author="James, Christin (DCYF)" w:date="2026-07-01T15:03:00Z" w16du:dateUtc="2026-07-01T22:03:00Z">
                    <w:r w:rsidRPr="00971ACE">
                      <w:rPr>
                        <w:sz w:val="16"/>
                        <w:szCs w:val="16"/>
                        <w:rPrChange w:id="4774" w:author="James, Christin (DCYF)" w:date="2026-07-01T15:09:00Z" w16du:dateUtc="2026-07-01T22:09:00Z">
                          <w:rPr>
                            <w:sz w:val="14"/>
                            <w:szCs w:val="14"/>
                          </w:rPr>
                        </w:rPrChange>
                      </w:rPr>
                      <w:t>5</w:t>
                    </w:r>
                  </w:ins>
                </w:p>
              </w:tc>
              <w:tc>
                <w:tcPr>
                  <w:tcW w:w="366" w:type="dxa"/>
                </w:tcPr>
                <w:p w14:paraId="0917B41D" w14:textId="77777777" w:rsidR="009E06BF" w:rsidRPr="00971ACE" w:rsidRDefault="009E06BF">
                  <w:pPr>
                    <w:rPr>
                      <w:ins w:id="4775" w:author="James, Christin (DCYF)" w:date="2026-07-01T15:03:00Z" w16du:dateUtc="2026-07-01T22:03:00Z"/>
                      <w:sz w:val="16"/>
                      <w:szCs w:val="16"/>
                      <w:rPrChange w:id="4776" w:author="James, Christin (DCYF)" w:date="2026-07-01T15:09:00Z" w16du:dateUtc="2026-07-01T22:09:00Z">
                        <w:rPr>
                          <w:ins w:id="4777" w:author="James, Christin (DCYF)" w:date="2026-07-01T15:03:00Z" w16du:dateUtc="2026-07-01T22:03:00Z"/>
                          <w:sz w:val="14"/>
                          <w:szCs w:val="14"/>
                        </w:rPr>
                      </w:rPrChange>
                    </w:rPr>
                  </w:pPr>
                  <w:ins w:id="4778" w:author="James, Christin (DCYF)" w:date="2026-07-01T15:03:00Z" w16du:dateUtc="2026-07-01T22:03:00Z">
                    <w:r w:rsidRPr="00971ACE">
                      <w:rPr>
                        <w:sz w:val="16"/>
                        <w:szCs w:val="16"/>
                        <w:rPrChange w:id="4779" w:author="James, Christin (DCYF)" w:date="2026-07-01T15:09:00Z" w16du:dateUtc="2026-07-01T22:09:00Z">
                          <w:rPr>
                            <w:sz w:val="14"/>
                            <w:szCs w:val="14"/>
                          </w:rPr>
                        </w:rPrChange>
                      </w:rPr>
                      <w:t>6</w:t>
                    </w:r>
                  </w:ins>
                </w:p>
              </w:tc>
              <w:tc>
                <w:tcPr>
                  <w:tcW w:w="366" w:type="dxa"/>
                </w:tcPr>
                <w:p w14:paraId="6D657C72" w14:textId="77777777" w:rsidR="009E06BF" w:rsidRPr="00971ACE" w:rsidRDefault="009E06BF">
                  <w:pPr>
                    <w:rPr>
                      <w:ins w:id="4780" w:author="James, Christin (DCYF)" w:date="2026-07-01T15:03:00Z" w16du:dateUtc="2026-07-01T22:03:00Z"/>
                      <w:sz w:val="16"/>
                      <w:szCs w:val="16"/>
                      <w:rPrChange w:id="4781" w:author="James, Christin (DCYF)" w:date="2026-07-01T15:09:00Z" w16du:dateUtc="2026-07-01T22:09:00Z">
                        <w:rPr>
                          <w:ins w:id="4782" w:author="James, Christin (DCYF)" w:date="2026-07-01T15:03:00Z" w16du:dateUtc="2026-07-01T22:03:00Z"/>
                          <w:sz w:val="14"/>
                          <w:szCs w:val="14"/>
                        </w:rPr>
                      </w:rPrChange>
                    </w:rPr>
                  </w:pPr>
                  <w:ins w:id="4783" w:author="James, Christin (DCYF)" w:date="2026-07-01T15:03:00Z" w16du:dateUtc="2026-07-01T22:03:00Z">
                    <w:r w:rsidRPr="00971ACE">
                      <w:rPr>
                        <w:sz w:val="16"/>
                        <w:szCs w:val="16"/>
                        <w:rPrChange w:id="4784" w:author="James, Christin (DCYF)" w:date="2026-07-01T15:09:00Z" w16du:dateUtc="2026-07-01T22:09:00Z">
                          <w:rPr>
                            <w:sz w:val="14"/>
                            <w:szCs w:val="14"/>
                          </w:rPr>
                        </w:rPrChange>
                      </w:rPr>
                      <w:t>7</w:t>
                    </w:r>
                  </w:ins>
                </w:p>
              </w:tc>
            </w:tr>
            <w:tr w:rsidR="009E06BF" w:rsidRPr="009E06BF" w14:paraId="7F55CEF2" w14:textId="77777777" w:rsidTr="70006B5F">
              <w:trPr>
                <w:ins w:id="4785" w:author="James, Christin (DCYF)" w:date="2026-07-01T15:03:00Z"/>
              </w:trPr>
              <w:tc>
                <w:tcPr>
                  <w:tcW w:w="366" w:type="dxa"/>
                </w:tcPr>
                <w:p w14:paraId="41116014" w14:textId="77777777" w:rsidR="009E06BF" w:rsidRPr="00971ACE" w:rsidRDefault="009E06BF">
                  <w:pPr>
                    <w:rPr>
                      <w:ins w:id="4786" w:author="James, Christin (DCYF)" w:date="2026-07-01T15:03:00Z" w16du:dateUtc="2026-07-01T22:03:00Z"/>
                      <w:sz w:val="16"/>
                      <w:szCs w:val="16"/>
                      <w:rPrChange w:id="4787" w:author="James, Christin (DCYF)" w:date="2026-07-01T15:09:00Z" w16du:dateUtc="2026-07-01T22:09:00Z">
                        <w:rPr>
                          <w:ins w:id="4788" w:author="James, Christin (DCYF)" w:date="2026-07-01T15:03:00Z" w16du:dateUtc="2026-07-01T22:03:00Z"/>
                          <w:sz w:val="14"/>
                          <w:szCs w:val="14"/>
                        </w:rPr>
                      </w:rPrChange>
                    </w:rPr>
                  </w:pPr>
                  <w:ins w:id="4789" w:author="James, Christin (DCYF)" w:date="2026-07-01T15:03:00Z" w16du:dateUtc="2026-07-01T22:03:00Z">
                    <w:r w:rsidRPr="00971ACE">
                      <w:rPr>
                        <w:sz w:val="16"/>
                        <w:szCs w:val="16"/>
                        <w:rPrChange w:id="4790" w:author="James, Christin (DCYF)" w:date="2026-07-01T15:09:00Z" w16du:dateUtc="2026-07-01T22:09:00Z">
                          <w:rPr>
                            <w:sz w:val="14"/>
                            <w:szCs w:val="14"/>
                          </w:rPr>
                        </w:rPrChange>
                      </w:rPr>
                      <w:t>8</w:t>
                    </w:r>
                  </w:ins>
                </w:p>
              </w:tc>
              <w:tc>
                <w:tcPr>
                  <w:tcW w:w="366" w:type="dxa"/>
                </w:tcPr>
                <w:p w14:paraId="529FC551" w14:textId="77777777" w:rsidR="009E06BF" w:rsidRPr="00971ACE" w:rsidRDefault="009E06BF">
                  <w:pPr>
                    <w:rPr>
                      <w:ins w:id="4791" w:author="James, Christin (DCYF)" w:date="2026-07-01T15:03:00Z" w16du:dateUtc="2026-07-01T22:03:00Z"/>
                      <w:sz w:val="16"/>
                      <w:szCs w:val="16"/>
                      <w:rPrChange w:id="4792" w:author="James, Christin (DCYF)" w:date="2026-07-01T15:09:00Z" w16du:dateUtc="2026-07-01T22:09:00Z">
                        <w:rPr>
                          <w:ins w:id="4793" w:author="James, Christin (DCYF)" w:date="2026-07-01T15:03:00Z" w16du:dateUtc="2026-07-01T22:03:00Z"/>
                          <w:sz w:val="14"/>
                          <w:szCs w:val="14"/>
                        </w:rPr>
                      </w:rPrChange>
                    </w:rPr>
                  </w:pPr>
                  <w:ins w:id="4794" w:author="James, Christin (DCYF)" w:date="2026-07-01T15:03:00Z" w16du:dateUtc="2026-07-01T22:03:00Z">
                    <w:r w:rsidRPr="00971ACE">
                      <w:rPr>
                        <w:sz w:val="16"/>
                        <w:szCs w:val="16"/>
                        <w:rPrChange w:id="4795" w:author="James, Christin (DCYF)" w:date="2026-07-01T15:09:00Z" w16du:dateUtc="2026-07-01T22:09:00Z">
                          <w:rPr>
                            <w:sz w:val="14"/>
                            <w:szCs w:val="14"/>
                          </w:rPr>
                        </w:rPrChange>
                      </w:rPr>
                      <w:t>9</w:t>
                    </w:r>
                  </w:ins>
                </w:p>
              </w:tc>
              <w:tc>
                <w:tcPr>
                  <w:tcW w:w="366" w:type="dxa"/>
                </w:tcPr>
                <w:p w14:paraId="56619D66" w14:textId="77777777" w:rsidR="009E06BF" w:rsidRPr="00971ACE" w:rsidRDefault="009E06BF">
                  <w:pPr>
                    <w:rPr>
                      <w:ins w:id="4796" w:author="James, Christin (DCYF)" w:date="2026-07-01T15:03:00Z" w16du:dateUtc="2026-07-01T22:03:00Z"/>
                      <w:sz w:val="16"/>
                      <w:szCs w:val="16"/>
                      <w:rPrChange w:id="4797" w:author="James, Christin (DCYF)" w:date="2026-07-01T15:09:00Z" w16du:dateUtc="2026-07-01T22:09:00Z">
                        <w:rPr>
                          <w:ins w:id="4798" w:author="James, Christin (DCYF)" w:date="2026-07-01T15:03:00Z" w16du:dateUtc="2026-07-01T22:03:00Z"/>
                          <w:sz w:val="14"/>
                          <w:szCs w:val="14"/>
                        </w:rPr>
                      </w:rPrChange>
                    </w:rPr>
                  </w:pPr>
                  <w:ins w:id="4799" w:author="James, Christin (DCYF)" w:date="2026-07-01T15:03:00Z" w16du:dateUtc="2026-07-01T22:03:00Z">
                    <w:r w:rsidRPr="00971ACE">
                      <w:rPr>
                        <w:sz w:val="16"/>
                        <w:szCs w:val="16"/>
                        <w:rPrChange w:id="4800" w:author="James, Christin (DCYF)" w:date="2026-07-01T15:09:00Z" w16du:dateUtc="2026-07-01T22:09:00Z">
                          <w:rPr>
                            <w:sz w:val="14"/>
                            <w:szCs w:val="14"/>
                          </w:rPr>
                        </w:rPrChange>
                      </w:rPr>
                      <w:t>10</w:t>
                    </w:r>
                  </w:ins>
                </w:p>
              </w:tc>
              <w:tc>
                <w:tcPr>
                  <w:tcW w:w="366" w:type="dxa"/>
                </w:tcPr>
                <w:p w14:paraId="79E03E3F" w14:textId="77777777" w:rsidR="009E06BF" w:rsidRPr="00971ACE" w:rsidRDefault="009E06BF">
                  <w:pPr>
                    <w:rPr>
                      <w:ins w:id="4801" w:author="James, Christin (DCYF)" w:date="2026-07-01T15:03:00Z" w16du:dateUtc="2026-07-01T22:03:00Z"/>
                      <w:sz w:val="16"/>
                      <w:szCs w:val="16"/>
                      <w:rPrChange w:id="4802" w:author="James, Christin (DCYF)" w:date="2026-07-01T15:09:00Z" w16du:dateUtc="2026-07-01T22:09:00Z">
                        <w:rPr>
                          <w:ins w:id="4803" w:author="James, Christin (DCYF)" w:date="2026-07-01T15:03:00Z" w16du:dateUtc="2026-07-01T22:03:00Z"/>
                          <w:sz w:val="14"/>
                          <w:szCs w:val="14"/>
                        </w:rPr>
                      </w:rPrChange>
                    </w:rPr>
                  </w:pPr>
                  <w:ins w:id="4804" w:author="James, Christin (DCYF)" w:date="2026-07-01T15:03:00Z" w16du:dateUtc="2026-07-01T22:03:00Z">
                    <w:r w:rsidRPr="00971ACE">
                      <w:rPr>
                        <w:sz w:val="16"/>
                        <w:szCs w:val="16"/>
                        <w:rPrChange w:id="4805" w:author="James, Christin (DCYF)" w:date="2026-07-01T15:09:00Z" w16du:dateUtc="2026-07-01T22:09:00Z">
                          <w:rPr>
                            <w:sz w:val="14"/>
                            <w:szCs w:val="14"/>
                          </w:rPr>
                        </w:rPrChange>
                      </w:rPr>
                      <w:t>11</w:t>
                    </w:r>
                  </w:ins>
                </w:p>
              </w:tc>
              <w:tc>
                <w:tcPr>
                  <w:tcW w:w="366" w:type="dxa"/>
                </w:tcPr>
                <w:p w14:paraId="2AC1022E" w14:textId="77777777" w:rsidR="009E06BF" w:rsidRPr="00971ACE" w:rsidRDefault="009E06BF">
                  <w:pPr>
                    <w:rPr>
                      <w:ins w:id="4806" w:author="James, Christin (DCYF)" w:date="2026-07-01T15:03:00Z" w16du:dateUtc="2026-07-01T22:03:00Z"/>
                      <w:sz w:val="16"/>
                      <w:szCs w:val="16"/>
                      <w:rPrChange w:id="4807" w:author="James, Christin (DCYF)" w:date="2026-07-01T15:09:00Z" w16du:dateUtc="2026-07-01T22:09:00Z">
                        <w:rPr>
                          <w:ins w:id="4808" w:author="James, Christin (DCYF)" w:date="2026-07-01T15:03:00Z" w16du:dateUtc="2026-07-01T22:03:00Z"/>
                          <w:sz w:val="14"/>
                          <w:szCs w:val="14"/>
                        </w:rPr>
                      </w:rPrChange>
                    </w:rPr>
                  </w:pPr>
                  <w:ins w:id="4809" w:author="James, Christin (DCYF)" w:date="2026-07-01T15:03:00Z" w16du:dateUtc="2026-07-01T22:03:00Z">
                    <w:r w:rsidRPr="00971ACE">
                      <w:rPr>
                        <w:sz w:val="16"/>
                        <w:szCs w:val="16"/>
                        <w:rPrChange w:id="4810" w:author="James, Christin (DCYF)" w:date="2026-07-01T15:09:00Z" w16du:dateUtc="2026-07-01T22:09:00Z">
                          <w:rPr>
                            <w:sz w:val="14"/>
                            <w:szCs w:val="14"/>
                          </w:rPr>
                        </w:rPrChange>
                      </w:rPr>
                      <w:t>12</w:t>
                    </w:r>
                  </w:ins>
                </w:p>
              </w:tc>
              <w:tc>
                <w:tcPr>
                  <w:tcW w:w="366" w:type="dxa"/>
                </w:tcPr>
                <w:p w14:paraId="497D6BF6" w14:textId="77777777" w:rsidR="009E06BF" w:rsidRPr="00971ACE" w:rsidRDefault="009E06BF">
                  <w:pPr>
                    <w:rPr>
                      <w:ins w:id="4811" w:author="James, Christin (DCYF)" w:date="2026-07-01T15:03:00Z" w16du:dateUtc="2026-07-01T22:03:00Z"/>
                      <w:sz w:val="16"/>
                      <w:szCs w:val="16"/>
                      <w:rPrChange w:id="4812" w:author="James, Christin (DCYF)" w:date="2026-07-01T15:09:00Z" w16du:dateUtc="2026-07-01T22:09:00Z">
                        <w:rPr>
                          <w:ins w:id="4813" w:author="James, Christin (DCYF)" w:date="2026-07-01T15:03:00Z" w16du:dateUtc="2026-07-01T22:03:00Z"/>
                          <w:sz w:val="14"/>
                          <w:szCs w:val="14"/>
                        </w:rPr>
                      </w:rPrChange>
                    </w:rPr>
                  </w:pPr>
                  <w:ins w:id="4814" w:author="James, Christin (DCYF)" w:date="2026-07-01T15:03:00Z" w16du:dateUtc="2026-07-01T22:03:00Z">
                    <w:r w:rsidRPr="00971ACE">
                      <w:rPr>
                        <w:sz w:val="16"/>
                        <w:szCs w:val="16"/>
                        <w:rPrChange w:id="4815" w:author="James, Christin (DCYF)" w:date="2026-07-01T15:09:00Z" w16du:dateUtc="2026-07-01T22:09:00Z">
                          <w:rPr>
                            <w:sz w:val="14"/>
                            <w:szCs w:val="14"/>
                          </w:rPr>
                        </w:rPrChange>
                      </w:rPr>
                      <w:t>13</w:t>
                    </w:r>
                  </w:ins>
                </w:p>
              </w:tc>
              <w:tc>
                <w:tcPr>
                  <w:tcW w:w="366" w:type="dxa"/>
                </w:tcPr>
                <w:p w14:paraId="6BA3A09E" w14:textId="77777777" w:rsidR="009E06BF" w:rsidRPr="00971ACE" w:rsidRDefault="009E06BF">
                  <w:pPr>
                    <w:rPr>
                      <w:ins w:id="4816" w:author="James, Christin (DCYF)" w:date="2026-07-01T15:03:00Z" w16du:dateUtc="2026-07-01T22:03:00Z"/>
                      <w:sz w:val="16"/>
                      <w:szCs w:val="16"/>
                      <w:rPrChange w:id="4817" w:author="James, Christin (DCYF)" w:date="2026-07-01T15:09:00Z" w16du:dateUtc="2026-07-01T22:09:00Z">
                        <w:rPr>
                          <w:ins w:id="4818" w:author="James, Christin (DCYF)" w:date="2026-07-01T15:03:00Z" w16du:dateUtc="2026-07-01T22:03:00Z"/>
                          <w:sz w:val="14"/>
                          <w:szCs w:val="14"/>
                        </w:rPr>
                      </w:rPrChange>
                    </w:rPr>
                  </w:pPr>
                  <w:ins w:id="4819" w:author="James, Christin (DCYF)" w:date="2026-07-01T15:03:00Z" w16du:dateUtc="2026-07-01T22:03:00Z">
                    <w:r w:rsidRPr="00971ACE">
                      <w:rPr>
                        <w:sz w:val="16"/>
                        <w:szCs w:val="16"/>
                        <w:rPrChange w:id="4820" w:author="James, Christin (DCYF)" w:date="2026-07-01T15:09:00Z" w16du:dateUtc="2026-07-01T22:09:00Z">
                          <w:rPr>
                            <w:sz w:val="14"/>
                            <w:szCs w:val="14"/>
                          </w:rPr>
                        </w:rPrChange>
                      </w:rPr>
                      <w:t>14</w:t>
                    </w:r>
                  </w:ins>
                </w:p>
              </w:tc>
            </w:tr>
            <w:tr w:rsidR="009E06BF" w:rsidRPr="009E06BF" w14:paraId="623E6B7E" w14:textId="77777777" w:rsidTr="70006B5F">
              <w:trPr>
                <w:ins w:id="4821" w:author="James, Christin (DCYF)" w:date="2026-07-01T15:03:00Z"/>
              </w:trPr>
              <w:tc>
                <w:tcPr>
                  <w:tcW w:w="366" w:type="dxa"/>
                </w:tcPr>
                <w:p w14:paraId="19F11C5E" w14:textId="77777777" w:rsidR="009E06BF" w:rsidRPr="00971ACE" w:rsidRDefault="009E06BF">
                  <w:pPr>
                    <w:rPr>
                      <w:ins w:id="4822" w:author="James, Christin (DCYF)" w:date="2026-07-01T15:03:00Z" w16du:dateUtc="2026-07-01T22:03:00Z"/>
                      <w:sz w:val="16"/>
                      <w:szCs w:val="16"/>
                      <w:rPrChange w:id="4823" w:author="James, Christin (DCYF)" w:date="2026-07-01T15:09:00Z" w16du:dateUtc="2026-07-01T22:09:00Z">
                        <w:rPr>
                          <w:ins w:id="4824" w:author="James, Christin (DCYF)" w:date="2026-07-01T15:03:00Z" w16du:dateUtc="2026-07-01T22:03:00Z"/>
                          <w:sz w:val="14"/>
                          <w:szCs w:val="14"/>
                        </w:rPr>
                      </w:rPrChange>
                    </w:rPr>
                  </w:pPr>
                  <w:ins w:id="4825" w:author="James, Christin (DCYF)" w:date="2026-07-01T15:03:00Z" w16du:dateUtc="2026-07-01T22:03:00Z">
                    <w:r w:rsidRPr="00971ACE">
                      <w:rPr>
                        <w:sz w:val="16"/>
                        <w:szCs w:val="16"/>
                        <w:rPrChange w:id="4826" w:author="James, Christin (DCYF)" w:date="2026-07-01T15:09:00Z" w16du:dateUtc="2026-07-01T22:09:00Z">
                          <w:rPr>
                            <w:sz w:val="14"/>
                            <w:szCs w:val="14"/>
                          </w:rPr>
                        </w:rPrChange>
                      </w:rPr>
                      <w:t>15</w:t>
                    </w:r>
                  </w:ins>
                </w:p>
              </w:tc>
              <w:tc>
                <w:tcPr>
                  <w:tcW w:w="366" w:type="dxa"/>
                </w:tcPr>
                <w:p w14:paraId="51D9FEC4" w14:textId="77777777" w:rsidR="009E06BF" w:rsidRPr="00971ACE" w:rsidRDefault="009E06BF">
                  <w:pPr>
                    <w:rPr>
                      <w:ins w:id="4827" w:author="James, Christin (DCYF)" w:date="2026-07-01T15:03:00Z" w16du:dateUtc="2026-07-01T22:03:00Z"/>
                      <w:sz w:val="16"/>
                      <w:szCs w:val="16"/>
                      <w:rPrChange w:id="4828" w:author="James, Christin (DCYF)" w:date="2026-07-01T15:09:00Z" w16du:dateUtc="2026-07-01T22:09:00Z">
                        <w:rPr>
                          <w:ins w:id="4829" w:author="James, Christin (DCYF)" w:date="2026-07-01T15:03:00Z" w16du:dateUtc="2026-07-01T22:03:00Z"/>
                          <w:sz w:val="14"/>
                          <w:szCs w:val="14"/>
                        </w:rPr>
                      </w:rPrChange>
                    </w:rPr>
                  </w:pPr>
                  <w:ins w:id="4830" w:author="James, Christin (DCYF)" w:date="2026-07-01T15:03:00Z" w16du:dateUtc="2026-07-01T22:03:00Z">
                    <w:r w:rsidRPr="00971ACE">
                      <w:rPr>
                        <w:sz w:val="16"/>
                        <w:szCs w:val="16"/>
                        <w:rPrChange w:id="4831" w:author="James, Christin (DCYF)" w:date="2026-07-01T15:09:00Z" w16du:dateUtc="2026-07-01T22:09:00Z">
                          <w:rPr>
                            <w:sz w:val="14"/>
                            <w:szCs w:val="14"/>
                          </w:rPr>
                        </w:rPrChange>
                      </w:rPr>
                      <w:t>16</w:t>
                    </w:r>
                  </w:ins>
                </w:p>
              </w:tc>
              <w:tc>
                <w:tcPr>
                  <w:tcW w:w="366" w:type="dxa"/>
                </w:tcPr>
                <w:p w14:paraId="330F7D05" w14:textId="77777777" w:rsidR="009E06BF" w:rsidRPr="00971ACE" w:rsidRDefault="009E06BF">
                  <w:pPr>
                    <w:rPr>
                      <w:ins w:id="4832" w:author="James, Christin (DCYF)" w:date="2026-07-01T15:03:00Z" w16du:dateUtc="2026-07-01T22:03:00Z"/>
                      <w:sz w:val="16"/>
                      <w:szCs w:val="16"/>
                      <w:rPrChange w:id="4833" w:author="James, Christin (DCYF)" w:date="2026-07-01T15:09:00Z" w16du:dateUtc="2026-07-01T22:09:00Z">
                        <w:rPr>
                          <w:ins w:id="4834" w:author="James, Christin (DCYF)" w:date="2026-07-01T15:03:00Z" w16du:dateUtc="2026-07-01T22:03:00Z"/>
                          <w:sz w:val="14"/>
                          <w:szCs w:val="14"/>
                        </w:rPr>
                      </w:rPrChange>
                    </w:rPr>
                  </w:pPr>
                  <w:ins w:id="4835" w:author="James, Christin (DCYF)" w:date="2026-07-01T15:03:00Z" w16du:dateUtc="2026-07-01T22:03:00Z">
                    <w:r w:rsidRPr="00971ACE">
                      <w:rPr>
                        <w:sz w:val="16"/>
                        <w:szCs w:val="16"/>
                        <w:rPrChange w:id="4836" w:author="James, Christin (DCYF)" w:date="2026-07-01T15:09:00Z" w16du:dateUtc="2026-07-01T22:09:00Z">
                          <w:rPr>
                            <w:sz w:val="14"/>
                            <w:szCs w:val="14"/>
                          </w:rPr>
                        </w:rPrChange>
                      </w:rPr>
                      <w:t>17</w:t>
                    </w:r>
                  </w:ins>
                </w:p>
              </w:tc>
              <w:tc>
                <w:tcPr>
                  <w:tcW w:w="366" w:type="dxa"/>
                </w:tcPr>
                <w:p w14:paraId="743BFE28" w14:textId="77777777" w:rsidR="009E06BF" w:rsidRPr="00971ACE" w:rsidRDefault="009E06BF">
                  <w:pPr>
                    <w:rPr>
                      <w:ins w:id="4837" w:author="James, Christin (DCYF)" w:date="2026-07-01T15:03:00Z" w16du:dateUtc="2026-07-01T22:03:00Z"/>
                      <w:sz w:val="16"/>
                      <w:szCs w:val="16"/>
                      <w:rPrChange w:id="4838" w:author="James, Christin (DCYF)" w:date="2026-07-01T15:09:00Z" w16du:dateUtc="2026-07-01T22:09:00Z">
                        <w:rPr>
                          <w:ins w:id="4839" w:author="James, Christin (DCYF)" w:date="2026-07-01T15:03:00Z" w16du:dateUtc="2026-07-01T22:03:00Z"/>
                          <w:sz w:val="14"/>
                          <w:szCs w:val="14"/>
                        </w:rPr>
                      </w:rPrChange>
                    </w:rPr>
                  </w:pPr>
                  <w:ins w:id="4840" w:author="James, Christin (DCYF)" w:date="2026-07-01T15:03:00Z" w16du:dateUtc="2026-07-01T22:03:00Z">
                    <w:r w:rsidRPr="00971ACE">
                      <w:rPr>
                        <w:sz w:val="16"/>
                        <w:szCs w:val="16"/>
                        <w:rPrChange w:id="4841" w:author="James, Christin (DCYF)" w:date="2026-07-01T15:09:00Z" w16du:dateUtc="2026-07-01T22:09:00Z">
                          <w:rPr>
                            <w:sz w:val="14"/>
                            <w:szCs w:val="14"/>
                          </w:rPr>
                        </w:rPrChange>
                      </w:rPr>
                      <w:t>18</w:t>
                    </w:r>
                  </w:ins>
                </w:p>
              </w:tc>
              <w:tc>
                <w:tcPr>
                  <w:tcW w:w="366" w:type="dxa"/>
                </w:tcPr>
                <w:p w14:paraId="3C924077" w14:textId="77777777" w:rsidR="009E06BF" w:rsidRPr="00971ACE" w:rsidRDefault="009E06BF">
                  <w:pPr>
                    <w:rPr>
                      <w:ins w:id="4842" w:author="James, Christin (DCYF)" w:date="2026-07-01T15:03:00Z" w16du:dateUtc="2026-07-01T22:03:00Z"/>
                      <w:sz w:val="16"/>
                      <w:szCs w:val="16"/>
                      <w:rPrChange w:id="4843" w:author="James, Christin (DCYF)" w:date="2026-07-01T15:09:00Z" w16du:dateUtc="2026-07-01T22:09:00Z">
                        <w:rPr>
                          <w:ins w:id="4844" w:author="James, Christin (DCYF)" w:date="2026-07-01T15:03:00Z" w16du:dateUtc="2026-07-01T22:03:00Z"/>
                          <w:sz w:val="14"/>
                          <w:szCs w:val="14"/>
                        </w:rPr>
                      </w:rPrChange>
                    </w:rPr>
                  </w:pPr>
                  <w:ins w:id="4845" w:author="James, Christin (DCYF)" w:date="2026-07-01T15:03:00Z" w16du:dateUtc="2026-07-01T22:03:00Z">
                    <w:r w:rsidRPr="00971ACE">
                      <w:rPr>
                        <w:sz w:val="16"/>
                        <w:szCs w:val="16"/>
                        <w:rPrChange w:id="4846" w:author="James, Christin (DCYF)" w:date="2026-07-01T15:09:00Z" w16du:dateUtc="2026-07-01T22:09:00Z">
                          <w:rPr>
                            <w:sz w:val="14"/>
                            <w:szCs w:val="14"/>
                          </w:rPr>
                        </w:rPrChange>
                      </w:rPr>
                      <w:t>19</w:t>
                    </w:r>
                  </w:ins>
                </w:p>
              </w:tc>
              <w:tc>
                <w:tcPr>
                  <w:tcW w:w="366" w:type="dxa"/>
                </w:tcPr>
                <w:p w14:paraId="51BFD97D" w14:textId="77777777" w:rsidR="009E06BF" w:rsidRPr="00971ACE" w:rsidRDefault="009E06BF">
                  <w:pPr>
                    <w:rPr>
                      <w:ins w:id="4847" w:author="James, Christin (DCYF)" w:date="2026-07-01T15:03:00Z" w16du:dateUtc="2026-07-01T22:03:00Z"/>
                      <w:sz w:val="16"/>
                      <w:szCs w:val="16"/>
                      <w:rPrChange w:id="4848" w:author="James, Christin (DCYF)" w:date="2026-07-01T15:09:00Z" w16du:dateUtc="2026-07-01T22:09:00Z">
                        <w:rPr>
                          <w:ins w:id="4849" w:author="James, Christin (DCYF)" w:date="2026-07-01T15:03:00Z" w16du:dateUtc="2026-07-01T22:03:00Z"/>
                          <w:sz w:val="14"/>
                          <w:szCs w:val="14"/>
                        </w:rPr>
                      </w:rPrChange>
                    </w:rPr>
                  </w:pPr>
                  <w:ins w:id="4850" w:author="James, Christin (DCYF)" w:date="2026-07-01T15:03:00Z" w16du:dateUtc="2026-07-01T22:03:00Z">
                    <w:r w:rsidRPr="00971ACE">
                      <w:rPr>
                        <w:sz w:val="16"/>
                        <w:szCs w:val="16"/>
                        <w:rPrChange w:id="4851" w:author="James, Christin (DCYF)" w:date="2026-07-01T15:09:00Z" w16du:dateUtc="2026-07-01T22:09:00Z">
                          <w:rPr>
                            <w:sz w:val="14"/>
                            <w:szCs w:val="14"/>
                          </w:rPr>
                        </w:rPrChange>
                      </w:rPr>
                      <w:t>20</w:t>
                    </w:r>
                  </w:ins>
                </w:p>
              </w:tc>
              <w:tc>
                <w:tcPr>
                  <w:tcW w:w="366" w:type="dxa"/>
                </w:tcPr>
                <w:p w14:paraId="48077C75" w14:textId="77777777" w:rsidR="009E06BF" w:rsidRPr="00971ACE" w:rsidRDefault="009E06BF">
                  <w:pPr>
                    <w:rPr>
                      <w:ins w:id="4852" w:author="James, Christin (DCYF)" w:date="2026-07-01T15:03:00Z" w16du:dateUtc="2026-07-01T22:03:00Z"/>
                      <w:sz w:val="16"/>
                      <w:szCs w:val="16"/>
                      <w:rPrChange w:id="4853" w:author="James, Christin (DCYF)" w:date="2026-07-01T15:09:00Z" w16du:dateUtc="2026-07-01T22:09:00Z">
                        <w:rPr>
                          <w:ins w:id="4854" w:author="James, Christin (DCYF)" w:date="2026-07-01T15:03:00Z" w16du:dateUtc="2026-07-01T22:03:00Z"/>
                          <w:sz w:val="14"/>
                          <w:szCs w:val="14"/>
                        </w:rPr>
                      </w:rPrChange>
                    </w:rPr>
                  </w:pPr>
                  <w:ins w:id="4855" w:author="James, Christin (DCYF)" w:date="2026-07-01T15:03:00Z" w16du:dateUtc="2026-07-01T22:03:00Z">
                    <w:r w:rsidRPr="00971ACE">
                      <w:rPr>
                        <w:sz w:val="16"/>
                        <w:szCs w:val="16"/>
                        <w:rPrChange w:id="4856" w:author="James, Christin (DCYF)" w:date="2026-07-01T15:09:00Z" w16du:dateUtc="2026-07-01T22:09:00Z">
                          <w:rPr>
                            <w:sz w:val="14"/>
                            <w:szCs w:val="14"/>
                          </w:rPr>
                        </w:rPrChange>
                      </w:rPr>
                      <w:t>21</w:t>
                    </w:r>
                  </w:ins>
                </w:p>
              </w:tc>
            </w:tr>
            <w:tr w:rsidR="009E06BF" w:rsidRPr="009E06BF" w14:paraId="4B364D73" w14:textId="77777777" w:rsidTr="70006B5F">
              <w:trPr>
                <w:ins w:id="4857" w:author="James, Christin (DCYF)" w:date="2026-07-01T15:03:00Z"/>
              </w:trPr>
              <w:tc>
                <w:tcPr>
                  <w:tcW w:w="366" w:type="dxa"/>
                </w:tcPr>
                <w:p w14:paraId="0FAEBC8F" w14:textId="77777777" w:rsidR="009E06BF" w:rsidRPr="00971ACE" w:rsidRDefault="009E06BF">
                  <w:pPr>
                    <w:rPr>
                      <w:ins w:id="4858" w:author="James, Christin (DCYF)" w:date="2026-07-01T15:03:00Z" w16du:dateUtc="2026-07-01T22:03:00Z"/>
                      <w:sz w:val="16"/>
                      <w:szCs w:val="16"/>
                      <w:rPrChange w:id="4859" w:author="James, Christin (DCYF)" w:date="2026-07-01T15:09:00Z" w16du:dateUtc="2026-07-01T22:09:00Z">
                        <w:rPr>
                          <w:ins w:id="4860" w:author="James, Christin (DCYF)" w:date="2026-07-01T15:03:00Z" w16du:dateUtc="2026-07-01T22:03:00Z"/>
                          <w:sz w:val="14"/>
                          <w:szCs w:val="14"/>
                        </w:rPr>
                      </w:rPrChange>
                    </w:rPr>
                  </w:pPr>
                  <w:ins w:id="4861" w:author="James, Christin (DCYF)" w:date="2026-07-01T15:03:00Z" w16du:dateUtc="2026-07-01T22:03:00Z">
                    <w:r w:rsidRPr="00971ACE">
                      <w:rPr>
                        <w:sz w:val="16"/>
                        <w:szCs w:val="16"/>
                        <w:rPrChange w:id="4862" w:author="James, Christin (DCYF)" w:date="2026-07-01T15:09:00Z" w16du:dateUtc="2026-07-01T22:09:00Z">
                          <w:rPr>
                            <w:sz w:val="14"/>
                            <w:szCs w:val="14"/>
                          </w:rPr>
                        </w:rPrChange>
                      </w:rPr>
                      <w:t>22</w:t>
                    </w:r>
                  </w:ins>
                </w:p>
              </w:tc>
              <w:tc>
                <w:tcPr>
                  <w:tcW w:w="366" w:type="dxa"/>
                </w:tcPr>
                <w:p w14:paraId="3D84701F" w14:textId="77777777" w:rsidR="009E06BF" w:rsidRPr="00971ACE" w:rsidRDefault="009E06BF">
                  <w:pPr>
                    <w:rPr>
                      <w:ins w:id="4863" w:author="James, Christin (DCYF)" w:date="2026-07-01T15:03:00Z" w16du:dateUtc="2026-07-01T22:03:00Z"/>
                      <w:sz w:val="16"/>
                      <w:szCs w:val="16"/>
                      <w:rPrChange w:id="4864" w:author="James, Christin (DCYF)" w:date="2026-07-01T15:09:00Z" w16du:dateUtc="2026-07-01T22:09:00Z">
                        <w:rPr>
                          <w:ins w:id="4865" w:author="James, Christin (DCYF)" w:date="2026-07-01T15:03:00Z" w16du:dateUtc="2026-07-01T22:03:00Z"/>
                          <w:sz w:val="14"/>
                          <w:szCs w:val="14"/>
                        </w:rPr>
                      </w:rPrChange>
                    </w:rPr>
                  </w:pPr>
                  <w:ins w:id="4866" w:author="James, Christin (DCYF)" w:date="2026-07-01T15:03:00Z" w16du:dateUtc="2026-07-01T22:03:00Z">
                    <w:r w:rsidRPr="00971ACE">
                      <w:rPr>
                        <w:sz w:val="16"/>
                        <w:szCs w:val="16"/>
                        <w:rPrChange w:id="4867" w:author="James, Christin (DCYF)" w:date="2026-07-01T15:09:00Z" w16du:dateUtc="2026-07-01T22:09:00Z">
                          <w:rPr>
                            <w:sz w:val="14"/>
                            <w:szCs w:val="14"/>
                          </w:rPr>
                        </w:rPrChange>
                      </w:rPr>
                      <w:t>23</w:t>
                    </w:r>
                  </w:ins>
                </w:p>
              </w:tc>
              <w:tc>
                <w:tcPr>
                  <w:tcW w:w="366" w:type="dxa"/>
                </w:tcPr>
                <w:p w14:paraId="1CCE3B9E" w14:textId="77777777" w:rsidR="009E06BF" w:rsidRPr="00971ACE" w:rsidRDefault="009E06BF">
                  <w:pPr>
                    <w:rPr>
                      <w:ins w:id="4868" w:author="James, Christin (DCYF)" w:date="2026-07-01T15:03:00Z" w16du:dateUtc="2026-07-01T22:03:00Z"/>
                      <w:sz w:val="16"/>
                      <w:szCs w:val="16"/>
                      <w:rPrChange w:id="4869" w:author="James, Christin (DCYF)" w:date="2026-07-01T15:09:00Z" w16du:dateUtc="2026-07-01T22:09:00Z">
                        <w:rPr>
                          <w:ins w:id="4870" w:author="James, Christin (DCYF)" w:date="2026-07-01T15:03:00Z" w16du:dateUtc="2026-07-01T22:03:00Z"/>
                          <w:sz w:val="14"/>
                          <w:szCs w:val="14"/>
                        </w:rPr>
                      </w:rPrChange>
                    </w:rPr>
                  </w:pPr>
                  <w:ins w:id="4871" w:author="James, Christin (DCYF)" w:date="2026-07-01T15:03:00Z" w16du:dateUtc="2026-07-01T22:03:00Z">
                    <w:r w:rsidRPr="00971ACE">
                      <w:rPr>
                        <w:sz w:val="16"/>
                        <w:szCs w:val="16"/>
                        <w:rPrChange w:id="4872" w:author="James, Christin (DCYF)" w:date="2026-07-01T15:09:00Z" w16du:dateUtc="2026-07-01T22:09:00Z">
                          <w:rPr>
                            <w:sz w:val="14"/>
                            <w:szCs w:val="14"/>
                          </w:rPr>
                        </w:rPrChange>
                      </w:rPr>
                      <w:t>24</w:t>
                    </w:r>
                  </w:ins>
                </w:p>
              </w:tc>
              <w:tc>
                <w:tcPr>
                  <w:tcW w:w="366" w:type="dxa"/>
                </w:tcPr>
                <w:p w14:paraId="2ED1D485" w14:textId="77777777" w:rsidR="009E06BF" w:rsidRPr="00971ACE" w:rsidRDefault="009E06BF">
                  <w:pPr>
                    <w:rPr>
                      <w:ins w:id="4873" w:author="James, Christin (DCYF)" w:date="2026-07-01T15:03:00Z" w16du:dateUtc="2026-07-01T22:03:00Z"/>
                      <w:sz w:val="16"/>
                      <w:szCs w:val="16"/>
                      <w:rPrChange w:id="4874" w:author="James, Christin (DCYF)" w:date="2026-07-01T15:09:00Z" w16du:dateUtc="2026-07-01T22:09:00Z">
                        <w:rPr>
                          <w:ins w:id="4875" w:author="James, Christin (DCYF)" w:date="2026-07-01T15:03:00Z" w16du:dateUtc="2026-07-01T22:03:00Z"/>
                          <w:sz w:val="14"/>
                          <w:szCs w:val="14"/>
                        </w:rPr>
                      </w:rPrChange>
                    </w:rPr>
                  </w:pPr>
                  <w:ins w:id="4876" w:author="James, Christin (DCYF)" w:date="2026-07-01T15:03:00Z" w16du:dateUtc="2026-07-01T22:03:00Z">
                    <w:r w:rsidRPr="00971ACE">
                      <w:rPr>
                        <w:sz w:val="16"/>
                        <w:szCs w:val="16"/>
                        <w:rPrChange w:id="4877" w:author="James, Christin (DCYF)" w:date="2026-07-01T15:09:00Z" w16du:dateUtc="2026-07-01T22:09:00Z">
                          <w:rPr>
                            <w:sz w:val="14"/>
                            <w:szCs w:val="14"/>
                          </w:rPr>
                        </w:rPrChange>
                      </w:rPr>
                      <w:t>25</w:t>
                    </w:r>
                  </w:ins>
                </w:p>
              </w:tc>
              <w:tc>
                <w:tcPr>
                  <w:tcW w:w="366" w:type="dxa"/>
                </w:tcPr>
                <w:p w14:paraId="42D2CE07" w14:textId="77777777" w:rsidR="009E06BF" w:rsidRPr="00971ACE" w:rsidRDefault="009E06BF">
                  <w:pPr>
                    <w:rPr>
                      <w:ins w:id="4878" w:author="James, Christin (DCYF)" w:date="2026-07-01T15:03:00Z" w16du:dateUtc="2026-07-01T22:03:00Z"/>
                      <w:sz w:val="16"/>
                      <w:szCs w:val="16"/>
                      <w:rPrChange w:id="4879" w:author="James, Christin (DCYF)" w:date="2026-07-01T15:09:00Z" w16du:dateUtc="2026-07-01T22:09:00Z">
                        <w:rPr>
                          <w:ins w:id="4880" w:author="James, Christin (DCYF)" w:date="2026-07-01T15:03:00Z" w16du:dateUtc="2026-07-01T22:03:00Z"/>
                          <w:sz w:val="14"/>
                          <w:szCs w:val="14"/>
                        </w:rPr>
                      </w:rPrChange>
                    </w:rPr>
                  </w:pPr>
                  <w:ins w:id="4881" w:author="James, Christin (DCYF)" w:date="2026-07-01T15:03:00Z" w16du:dateUtc="2026-07-01T22:03:00Z">
                    <w:r w:rsidRPr="00971ACE">
                      <w:rPr>
                        <w:sz w:val="16"/>
                        <w:szCs w:val="16"/>
                        <w:rPrChange w:id="4882" w:author="James, Christin (DCYF)" w:date="2026-07-01T15:09:00Z" w16du:dateUtc="2026-07-01T22:09:00Z">
                          <w:rPr>
                            <w:sz w:val="14"/>
                            <w:szCs w:val="14"/>
                          </w:rPr>
                        </w:rPrChange>
                      </w:rPr>
                      <w:t>26</w:t>
                    </w:r>
                  </w:ins>
                </w:p>
              </w:tc>
              <w:tc>
                <w:tcPr>
                  <w:tcW w:w="366" w:type="dxa"/>
                </w:tcPr>
                <w:p w14:paraId="0FC796CF" w14:textId="226E6933" w:rsidR="70006B5F" w:rsidRDefault="70006B5F" w:rsidP="70006B5F">
                  <w:pPr>
                    <w:rPr>
                      <w:sz w:val="16"/>
                      <w:szCs w:val="16"/>
                      <w:rPrChange w:id="4883" w:author="Unknown" w16du:dateUtc="2026-07-01T22:09:00Z">
                        <w:rPr/>
                      </w:rPrChange>
                    </w:rPr>
                  </w:pPr>
                  <w:r w:rsidRPr="70006B5F">
                    <w:rPr>
                      <w:sz w:val="16"/>
                      <w:szCs w:val="16"/>
                    </w:rPr>
                    <w:t>27</w:t>
                  </w:r>
                </w:p>
              </w:tc>
              <w:tc>
                <w:tcPr>
                  <w:tcW w:w="366" w:type="dxa"/>
                </w:tcPr>
                <w:p w14:paraId="72F56470" w14:textId="1DA3D443" w:rsidR="70006B5F" w:rsidRDefault="70006B5F" w:rsidP="70006B5F">
                  <w:pPr>
                    <w:rPr>
                      <w:sz w:val="16"/>
                      <w:szCs w:val="16"/>
                      <w:rPrChange w:id="4884" w:author="Unknown" w16du:dateUtc="2026-07-01T22:09:00Z">
                        <w:rPr/>
                      </w:rPrChange>
                    </w:rPr>
                  </w:pPr>
                  <w:r w:rsidRPr="70006B5F">
                    <w:rPr>
                      <w:sz w:val="16"/>
                      <w:szCs w:val="16"/>
                    </w:rPr>
                    <w:t>28</w:t>
                  </w:r>
                </w:p>
              </w:tc>
            </w:tr>
            <w:tr w:rsidR="009E06BF" w:rsidRPr="009E06BF" w14:paraId="64CEA11D" w14:textId="77777777" w:rsidTr="70006B5F">
              <w:trPr>
                <w:ins w:id="4885" w:author="James, Christin (DCYF)" w:date="2026-07-01T15:03:00Z"/>
              </w:trPr>
              <w:tc>
                <w:tcPr>
                  <w:tcW w:w="366" w:type="dxa"/>
                </w:tcPr>
                <w:p w14:paraId="7D461B93" w14:textId="77777777" w:rsidR="009E06BF" w:rsidRPr="00971ACE" w:rsidRDefault="009E06BF">
                  <w:pPr>
                    <w:rPr>
                      <w:ins w:id="4886" w:author="James, Christin (DCYF)" w:date="2026-07-01T15:03:00Z" w16du:dateUtc="2026-07-01T22:03:00Z"/>
                      <w:sz w:val="16"/>
                      <w:szCs w:val="16"/>
                      <w:rPrChange w:id="4887" w:author="James, Christin (DCYF)" w:date="2026-07-01T15:09:00Z" w16du:dateUtc="2026-07-01T22:09:00Z">
                        <w:rPr>
                          <w:ins w:id="4888" w:author="James, Christin (DCYF)" w:date="2026-07-01T15:03:00Z" w16du:dateUtc="2026-07-01T22:03:00Z"/>
                          <w:sz w:val="14"/>
                          <w:szCs w:val="14"/>
                        </w:rPr>
                      </w:rPrChange>
                    </w:rPr>
                  </w:pPr>
                  <w:ins w:id="4889" w:author="James, Christin (DCYF)" w:date="2026-07-01T15:03:00Z" w16du:dateUtc="2026-07-01T22:03:00Z">
                    <w:r w:rsidRPr="00971ACE">
                      <w:rPr>
                        <w:sz w:val="16"/>
                        <w:szCs w:val="16"/>
                        <w:rPrChange w:id="4890" w:author="James, Christin (DCYF)" w:date="2026-07-01T15:09:00Z" w16du:dateUtc="2026-07-01T22:09:00Z">
                          <w:rPr>
                            <w:sz w:val="14"/>
                            <w:szCs w:val="14"/>
                          </w:rPr>
                        </w:rPrChange>
                      </w:rPr>
                      <w:t>29</w:t>
                    </w:r>
                  </w:ins>
                </w:p>
              </w:tc>
              <w:tc>
                <w:tcPr>
                  <w:tcW w:w="366" w:type="dxa"/>
                </w:tcPr>
                <w:p w14:paraId="059CDEB3" w14:textId="77777777" w:rsidR="009E06BF" w:rsidRPr="00971ACE" w:rsidRDefault="009E06BF">
                  <w:pPr>
                    <w:rPr>
                      <w:ins w:id="4891" w:author="James, Christin (DCYF)" w:date="2026-07-01T15:03:00Z" w16du:dateUtc="2026-07-01T22:03:00Z"/>
                      <w:sz w:val="16"/>
                      <w:szCs w:val="16"/>
                      <w:rPrChange w:id="4892" w:author="James, Christin (DCYF)" w:date="2026-07-01T15:09:00Z" w16du:dateUtc="2026-07-01T22:09:00Z">
                        <w:rPr>
                          <w:ins w:id="4893" w:author="James, Christin (DCYF)" w:date="2026-07-01T15:03:00Z" w16du:dateUtc="2026-07-01T22:03:00Z"/>
                          <w:sz w:val="14"/>
                          <w:szCs w:val="14"/>
                        </w:rPr>
                      </w:rPrChange>
                    </w:rPr>
                  </w:pPr>
                  <w:ins w:id="4894" w:author="James, Christin (DCYF)" w:date="2026-07-01T15:03:00Z" w16du:dateUtc="2026-07-01T22:03:00Z">
                    <w:r w:rsidRPr="00971ACE">
                      <w:rPr>
                        <w:sz w:val="16"/>
                        <w:szCs w:val="16"/>
                        <w:rPrChange w:id="4895" w:author="James, Christin (DCYF)" w:date="2026-07-01T15:09:00Z" w16du:dateUtc="2026-07-01T22:09:00Z">
                          <w:rPr>
                            <w:sz w:val="14"/>
                            <w:szCs w:val="14"/>
                          </w:rPr>
                        </w:rPrChange>
                      </w:rPr>
                      <w:t>30</w:t>
                    </w:r>
                  </w:ins>
                </w:p>
              </w:tc>
              <w:tc>
                <w:tcPr>
                  <w:tcW w:w="366" w:type="dxa"/>
                </w:tcPr>
                <w:p w14:paraId="6E183C16" w14:textId="77777777" w:rsidR="009E06BF" w:rsidRPr="00971ACE" w:rsidRDefault="009E06BF">
                  <w:pPr>
                    <w:rPr>
                      <w:ins w:id="4896" w:author="James, Christin (DCYF)" w:date="2026-07-01T15:03:00Z" w16du:dateUtc="2026-07-01T22:03:00Z"/>
                      <w:sz w:val="16"/>
                      <w:szCs w:val="16"/>
                      <w:rPrChange w:id="4897" w:author="James, Christin (DCYF)" w:date="2026-07-01T15:09:00Z" w16du:dateUtc="2026-07-01T22:09:00Z">
                        <w:rPr>
                          <w:ins w:id="4898" w:author="James, Christin (DCYF)" w:date="2026-07-01T15:03:00Z" w16du:dateUtc="2026-07-01T22:03:00Z"/>
                          <w:sz w:val="14"/>
                          <w:szCs w:val="14"/>
                        </w:rPr>
                      </w:rPrChange>
                    </w:rPr>
                  </w:pPr>
                  <w:ins w:id="4899" w:author="James, Christin (DCYF)" w:date="2026-07-01T15:03:00Z" w16du:dateUtc="2026-07-01T22:03:00Z">
                    <w:r w:rsidRPr="00971ACE">
                      <w:rPr>
                        <w:sz w:val="16"/>
                        <w:szCs w:val="16"/>
                        <w:rPrChange w:id="4900" w:author="James, Christin (DCYF)" w:date="2026-07-01T15:09:00Z" w16du:dateUtc="2026-07-01T22:09:00Z">
                          <w:rPr>
                            <w:sz w:val="14"/>
                            <w:szCs w:val="14"/>
                          </w:rPr>
                        </w:rPrChange>
                      </w:rPr>
                      <w:t>31</w:t>
                    </w:r>
                  </w:ins>
                </w:p>
              </w:tc>
              <w:tc>
                <w:tcPr>
                  <w:tcW w:w="366" w:type="dxa"/>
                </w:tcPr>
                <w:p w14:paraId="32C607A3" w14:textId="77777777" w:rsidR="009E06BF" w:rsidRPr="00971ACE" w:rsidRDefault="009E06BF">
                  <w:pPr>
                    <w:rPr>
                      <w:ins w:id="4901" w:author="James, Christin (DCYF)" w:date="2026-07-01T15:03:00Z" w16du:dateUtc="2026-07-01T22:03:00Z"/>
                      <w:sz w:val="16"/>
                      <w:szCs w:val="16"/>
                      <w:rPrChange w:id="4902" w:author="James, Christin (DCYF)" w:date="2026-07-01T15:09:00Z" w16du:dateUtc="2026-07-01T22:09:00Z">
                        <w:rPr>
                          <w:ins w:id="4903" w:author="James, Christin (DCYF)" w:date="2026-07-01T15:03:00Z" w16du:dateUtc="2026-07-01T22:03:00Z"/>
                          <w:sz w:val="14"/>
                          <w:szCs w:val="14"/>
                        </w:rPr>
                      </w:rPrChange>
                    </w:rPr>
                  </w:pPr>
                </w:p>
              </w:tc>
              <w:tc>
                <w:tcPr>
                  <w:tcW w:w="366" w:type="dxa"/>
                </w:tcPr>
                <w:p w14:paraId="721FC490" w14:textId="77777777" w:rsidR="009E06BF" w:rsidRPr="00971ACE" w:rsidRDefault="009E06BF">
                  <w:pPr>
                    <w:rPr>
                      <w:ins w:id="4904" w:author="James, Christin (DCYF)" w:date="2026-07-01T15:03:00Z" w16du:dateUtc="2026-07-01T22:03:00Z"/>
                      <w:sz w:val="16"/>
                      <w:szCs w:val="16"/>
                      <w:rPrChange w:id="4905" w:author="James, Christin (DCYF)" w:date="2026-07-01T15:09:00Z" w16du:dateUtc="2026-07-01T22:09:00Z">
                        <w:rPr>
                          <w:ins w:id="4906" w:author="James, Christin (DCYF)" w:date="2026-07-01T15:03:00Z" w16du:dateUtc="2026-07-01T22:03:00Z"/>
                          <w:sz w:val="14"/>
                          <w:szCs w:val="14"/>
                        </w:rPr>
                      </w:rPrChange>
                    </w:rPr>
                  </w:pPr>
                </w:p>
              </w:tc>
              <w:tc>
                <w:tcPr>
                  <w:tcW w:w="366" w:type="dxa"/>
                </w:tcPr>
                <w:p w14:paraId="47C4CC09" w14:textId="77777777" w:rsidR="009E06BF" w:rsidRPr="00971ACE" w:rsidRDefault="009E06BF">
                  <w:pPr>
                    <w:rPr>
                      <w:ins w:id="4907" w:author="James, Christin (DCYF)" w:date="2026-07-01T15:03:00Z" w16du:dateUtc="2026-07-01T22:03:00Z"/>
                      <w:sz w:val="16"/>
                      <w:szCs w:val="16"/>
                      <w:rPrChange w:id="4908" w:author="James, Christin (DCYF)" w:date="2026-07-01T15:09:00Z" w16du:dateUtc="2026-07-01T22:09:00Z">
                        <w:rPr>
                          <w:ins w:id="4909" w:author="James, Christin (DCYF)" w:date="2026-07-01T15:03:00Z" w16du:dateUtc="2026-07-01T22:03:00Z"/>
                          <w:sz w:val="14"/>
                          <w:szCs w:val="14"/>
                        </w:rPr>
                      </w:rPrChange>
                    </w:rPr>
                  </w:pPr>
                </w:p>
              </w:tc>
              <w:tc>
                <w:tcPr>
                  <w:tcW w:w="366" w:type="dxa"/>
                </w:tcPr>
                <w:p w14:paraId="63D45BB2" w14:textId="77777777" w:rsidR="009E06BF" w:rsidRPr="00971ACE" w:rsidRDefault="009E06BF">
                  <w:pPr>
                    <w:rPr>
                      <w:ins w:id="4910" w:author="James, Christin (DCYF)" w:date="2026-07-01T15:03:00Z" w16du:dateUtc="2026-07-01T22:03:00Z"/>
                      <w:sz w:val="16"/>
                      <w:szCs w:val="16"/>
                      <w:rPrChange w:id="4911" w:author="James, Christin (DCYF)" w:date="2026-07-01T15:09:00Z" w16du:dateUtc="2026-07-01T22:09:00Z">
                        <w:rPr>
                          <w:ins w:id="4912" w:author="James, Christin (DCYF)" w:date="2026-07-01T15:03:00Z" w16du:dateUtc="2026-07-01T22:03:00Z"/>
                          <w:sz w:val="14"/>
                          <w:szCs w:val="14"/>
                        </w:rPr>
                      </w:rPrChange>
                    </w:rPr>
                  </w:pPr>
                </w:p>
              </w:tc>
            </w:tr>
          </w:tbl>
          <w:p w14:paraId="6607D37D" w14:textId="77777777" w:rsidR="009E06BF" w:rsidRPr="009E06BF" w:rsidRDefault="009E06BF">
            <w:pPr>
              <w:contextualSpacing/>
              <w:rPr>
                <w:ins w:id="4913" w:author="James, Christin (DCYF)" w:date="2026-07-01T15:03:00Z" w16du:dateUtc="2026-07-01T22:03:00Z"/>
                <w:rFonts w:ascii="Calibri" w:hAnsi="Calibri" w:cs="Calibri"/>
                <w:sz w:val="18"/>
                <w:szCs w:val="18"/>
                <w:rPrChange w:id="4914" w:author="James, Christin (DCYF)" w:date="2026-07-01T15:06:00Z" w16du:dateUtc="2026-07-01T22:06:00Z">
                  <w:rPr>
                    <w:ins w:id="4915" w:author="James, Christin (DCYF)" w:date="2026-07-01T15:03:00Z" w16du:dateUtc="2026-07-01T22:03:00Z"/>
                    <w:rFonts w:ascii="Calibri" w:hAnsi="Calibri" w:cs="Calibri"/>
                  </w:rPr>
                </w:rPrChange>
              </w:rPr>
            </w:pPr>
          </w:p>
        </w:tc>
      </w:tr>
    </w:tbl>
    <w:p w14:paraId="778A7E8C" w14:textId="77777777" w:rsidR="009E06BF" w:rsidRPr="009212DC" w:rsidRDefault="009E06BF" w:rsidP="009E06BF">
      <w:pPr>
        <w:rPr>
          <w:ins w:id="4916" w:author="James, Christin (DCYF)" w:date="2026-07-01T15:03:00Z" w16du:dateUtc="2026-07-01T22:03:00Z"/>
          <w:rFonts w:ascii="Calibri" w:hAnsi="Calibri" w:cs="Calibri"/>
        </w:rPr>
      </w:pPr>
    </w:p>
    <w:tbl>
      <w:tblPr>
        <w:tblStyle w:val="TableGrid"/>
        <w:tblW w:w="11445" w:type="dxa"/>
        <w:tblInd w:w="-185" w:type="dxa"/>
        <w:tblLayout w:type="fixed"/>
        <w:tblLook w:val="04A0" w:firstRow="1" w:lastRow="0" w:firstColumn="1" w:lastColumn="0" w:noHBand="0" w:noVBand="1"/>
        <w:tblPrChange w:id="4917" w:author="James, Christin (DCYF)" w:date="2026-07-07T14:05:00Z" w16du:dateUtc="2026-07-07T21:05:00Z">
          <w:tblPr>
            <w:tblStyle w:val="TableGrid"/>
            <w:tblW w:w="14220" w:type="dxa"/>
            <w:tblInd w:w="-905" w:type="dxa"/>
            <w:tblLayout w:type="fixed"/>
            <w:tblLook w:val="04A0" w:firstRow="1" w:lastRow="0" w:firstColumn="1" w:lastColumn="0" w:noHBand="0" w:noVBand="1"/>
          </w:tblPr>
        </w:tblPrChange>
      </w:tblPr>
      <w:tblGrid>
        <w:gridCol w:w="1350"/>
        <w:gridCol w:w="1530"/>
        <w:gridCol w:w="1800"/>
        <w:gridCol w:w="1350"/>
        <w:gridCol w:w="2520"/>
        <w:gridCol w:w="2880"/>
        <w:gridCol w:w="15"/>
        <w:tblGridChange w:id="4918">
          <w:tblGrid>
            <w:gridCol w:w="730"/>
            <w:gridCol w:w="360"/>
            <w:gridCol w:w="360"/>
            <w:gridCol w:w="360"/>
            <w:gridCol w:w="360"/>
            <w:gridCol w:w="360"/>
            <w:gridCol w:w="360"/>
            <w:gridCol w:w="8555"/>
          </w:tblGrid>
        </w:tblGridChange>
      </w:tblGrid>
      <w:tr w:rsidR="009E06BF" w:rsidRPr="00971ACE" w14:paraId="1AFF9C15" w14:textId="77777777" w:rsidTr="23F26365">
        <w:trPr>
          <w:ins w:id="4919" w:author="James, Christin (DCYF)" w:date="2026-07-01T15:03:00Z"/>
          <w:trPrChange w:id="4920" w:author="James, Christin (DCYF)" w:date="2026-07-07T14:05:00Z" w16du:dateUtc="2026-07-07T21:05:00Z">
            <w:trPr>
              <w:gridBefore w:val="1"/>
              <w:gridAfter w:val="0"/>
            </w:trPr>
          </w:trPrChange>
        </w:trPr>
        <w:tc>
          <w:tcPr>
            <w:tcW w:w="11445" w:type="dxa"/>
            <w:gridSpan w:val="7"/>
            <w:shd w:val="clear" w:color="auto" w:fill="B8CCE4" w:themeFill="accent1" w:themeFillTint="66"/>
            <w:tcPrChange w:id="4921" w:author="James, Christin (DCYF)" w:date="2026-07-07T14:05:00Z" w16du:dateUtc="2026-07-07T21:05:00Z">
              <w:tcPr>
                <w:tcW w:w="14220" w:type="dxa"/>
                <w:gridSpan w:val="6"/>
                <w:shd w:val="clear" w:color="auto" w:fill="B8CCE4" w:themeFill="accent1" w:themeFillTint="66"/>
              </w:tcPr>
            </w:tcPrChange>
          </w:tcPr>
          <w:p w14:paraId="52EB8C56" w14:textId="14A71785" w:rsidR="009E06BF" w:rsidRPr="00971ACE" w:rsidRDefault="009E06BF" w:rsidP="23F26365">
            <w:pPr>
              <w:contextualSpacing/>
              <w:jc w:val="center"/>
              <w:rPr>
                <w:ins w:id="4922" w:author="James, Christin (DCYF)" w:date="2026-08-24T18:09:00Z" w16du:dateUtc="2026-08-24T18:09:55Z"/>
                <w:rFonts w:ascii="Calibri" w:hAnsi="Calibri" w:cs="Calibri"/>
                <w:b/>
                <w:bCs/>
                <w:sz w:val="18"/>
                <w:szCs w:val="18"/>
                <w:rPrChange w:id="4923" w:author="" w16du:dateUtc="2026-07-01T22:07:00Z">
                  <w:rPr>
                    <w:ins w:id="4924" w:author="James, Christin (DCYF)" w:date="2026-08-24T18:09:00Z" w16du:dateUtc="2026-08-24T18:09:55Z"/>
                  </w:rPr>
                </w:rPrChange>
              </w:rPr>
            </w:pPr>
            <w:commentRangeStart w:id="4925"/>
            <w:commentRangeStart w:id="4926"/>
            <w:ins w:id="4927" w:author="James, Christin (DCYF)" w:date="2026-07-01T15:03:00Z" w16du:dateUtc="2026-07-01T22:03:00Z">
              <w:r w:rsidRPr="23F26365">
                <w:rPr>
                  <w:rFonts w:ascii="Calibri" w:hAnsi="Calibri" w:cs="Calibri"/>
                  <w:b/>
                  <w:bCs/>
                  <w:sz w:val="18"/>
                  <w:szCs w:val="18"/>
                  <w:rPrChange w:id="4928" w:author="James, Christin (DCYF)" w:date="2026-07-01T15:07:00Z" w16du:dateUtc="2026-07-01T22:07:00Z">
                    <w:rPr>
                      <w:rFonts w:ascii="Calibri" w:hAnsi="Calibri" w:cs="Calibri"/>
                      <w:b/>
                      <w:bCs/>
                      <w:sz w:val="24"/>
                      <w:szCs w:val="24"/>
                    </w:rPr>
                  </w:rPrChange>
                </w:rPr>
                <w:t>School Age Child **During Summer Break** (July 2026 as an example of 31 day month)</w:t>
              </w:r>
            </w:ins>
            <w:commentRangeEnd w:id="4925"/>
            <w:r w:rsidRPr="00971ACE">
              <w:rPr>
                <w:rStyle w:val="CommentReference"/>
                <w:rFonts w:ascii="Calibri" w:hAnsi="Calibri" w:cs="Calibri"/>
                <w:b/>
                <w:bCs/>
                <w:sz w:val="18"/>
                <w:szCs w:val="18"/>
                <w:rPrChange w:id="4929" w:author="" w16du:dateUtc="2026-07-01T22:07:00Z">
                  <w:rPr>
                    <w:rStyle w:val="CommentReference"/>
                    <w:sz w:val="22"/>
                    <w:szCs w:val="22"/>
                  </w:rPr>
                </w:rPrChange>
              </w:rPr>
              <w:commentReference w:id="4925"/>
            </w:r>
            <w:commentRangeEnd w:id="4926"/>
            <w:r w:rsidRPr="00971ACE">
              <w:rPr>
                <w:rStyle w:val="CommentReference"/>
                <w:rFonts w:ascii="Calibri" w:hAnsi="Calibri" w:cs="Calibri"/>
                <w:b/>
                <w:bCs/>
                <w:sz w:val="18"/>
                <w:szCs w:val="18"/>
                <w:rPrChange w:id="4931" w:author="" w16du:dateUtc="2026-07-01T22:07:00Z">
                  <w:rPr>
                    <w:rStyle w:val="CommentReference"/>
                    <w:sz w:val="22"/>
                    <w:szCs w:val="22"/>
                  </w:rPr>
                </w:rPrChange>
              </w:rPr>
              <w:commentReference w:id="4926"/>
            </w:r>
          </w:p>
          <w:p w14:paraId="6D1B0710" w14:textId="3E83F7BD" w:rsidR="009E06BF" w:rsidRPr="00971ACE" w:rsidRDefault="2609AB8E" w:rsidP="23F26365">
            <w:pPr>
              <w:contextualSpacing/>
              <w:jc w:val="center"/>
              <w:rPr>
                <w:ins w:id="4932" w:author="James, Christin (DCYF)" w:date="2026-08-24T19:37:00Z" w16du:dateUtc="2026-08-24T19:37:51Z"/>
              </w:rPr>
            </w:pPr>
            <w:ins w:id="4933" w:author="James, Christin (DCYF)" w:date="2026-08-24T18:09:00Z" w16du:dateUtc="2026-08-24T18:09:59Z">
              <w:r w:rsidRPr="23F26365">
                <w:rPr>
                  <w:rFonts w:ascii="Calibri" w:hAnsi="Calibri" w:cs="Calibri"/>
                  <w:b/>
                  <w:bCs/>
                  <w:sz w:val="18"/>
                  <w:szCs w:val="18"/>
                </w:rPr>
                <w:t>NOTE: Th</w:t>
              </w:r>
            </w:ins>
            <w:ins w:id="4934" w:author="James, Christin (DCYF)" w:date="2026-08-24T18:10:00Z" w16du:dateUtc="2026-08-24T18:10:40Z">
              <w:r w:rsidRPr="23F26365">
                <w:rPr>
                  <w:rFonts w:ascii="Calibri" w:hAnsi="Calibri" w:cs="Calibri"/>
                  <w:b/>
                  <w:bCs/>
                  <w:sz w:val="18"/>
                  <w:szCs w:val="18"/>
                </w:rPr>
                <w:t xml:space="preserve">e month of July does contain a </w:t>
              </w:r>
            </w:ins>
            <w:ins w:id="4935" w:author="James, Christin (DCYF)" w:date="2026-08-24T19:37:00Z" w16du:dateUtc="2026-08-24T19:37:45Z">
              <w:r w:rsidR="0D33A403" w:rsidRPr="23F26365">
                <w:rPr>
                  <w:rFonts w:ascii="Calibri" w:hAnsi="Calibri" w:cs="Calibri"/>
                  <w:b/>
                  <w:bCs/>
                  <w:sz w:val="18"/>
                  <w:szCs w:val="18"/>
                </w:rPr>
                <w:t xml:space="preserve">federal </w:t>
              </w:r>
            </w:ins>
            <w:ins w:id="4936" w:author="James, Christin (DCYF)" w:date="2026-08-24T18:10:00Z" w16du:dateUtc="2026-08-24T18:10:40Z">
              <w:r w:rsidRPr="23F26365">
                <w:rPr>
                  <w:rFonts w:ascii="Calibri" w:hAnsi="Calibri" w:cs="Calibri"/>
                  <w:b/>
                  <w:bCs/>
                  <w:sz w:val="18"/>
                  <w:szCs w:val="18"/>
                </w:rPr>
                <w:t>holiday, but as referenced earl</w:t>
              </w:r>
            </w:ins>
            <w:ins w:id="4937" w:author="James, Christin (DCYF)" w:date="2026-08-24T18:12:00Z" w16du:dateUtc="2026-08-24T18:12:46Z">
              <w:r w:rsidR="74A30E1D" w:rsidRPr="23F26365">
                <w:rPr>
                  <w:rFonts w:ascii="Calibri" w:hAnsi="Calibri" w:cs="Calibri"/>
                  <w:b/>
                  <w:bCs/>
                  <w:sz w:val="18"/>
                  <w:szCs w:val="18"/>
                </w:rPr>
                <w:t>ier in this guide</w:t>
              </w:r>
            </w:ins>
            <w:ins w:id="4938" w:author="James, Christin (DCYF)" w:date="2026-08-24T18:10:00Z" w16du:dateUtc="2026-08-24T18:10:40Z">
              <w:r w:rsidRPr="23F26365">
                <w:rPr>
                  <w:rFonts w:ascii="Calibri" w:hAnsi="Calibri" w:cs="Calibri"/>
                  <w:b/>
                  <w:bCs/>
                  <w:sz w:val="18"/>
                  <w:szCs w:val="18"/>
                </w:rPr>
                <w:t xml:space="preserve">, </w:t>
              </w:r>
            </w:ins>
          </w:p>
          <w:p w14:paraId="1725AA36" w14:textId="2D6CEDFE" w:rsidR="009E06BF" w:rsidRPr="00971ACE" w:rsidRDefault="2609AB8E" w:rsidP="23F26365">
            <w:pPr>
              <w:contextualSpacing/>
              <w:jc w:val="center"/>
              <w:rPr>
                <w:ins w:id="4939" w:author="James, Christin (DCYF)" w:date="2026-07-01T15:03:00Z" w16du:dateUtc="2026-07-01T22:03:00Z"/>
                <w:rFonts w:ascii="Calibri" w:hAnsi="Calibri" w:cs="Calibri"/>
                <w:b/>
                <w:bCs/>
                <w:sz w:val="18"/>
                <w:szCs w:val="18"/>
                <w:rPrChange w:id="4940" w:author="James, Christin (DCYF)" w:date="2026-07-01T15:07:00Z" w16du:dateUtc="2026-07-01T22:07:00Z">
                  <w:rPr>
                    <w:ins w:id="4941" w:author="James, Christin (DCYF)" w:date="2026-07-01T15:03:00Z" w16du:dateUtc="2026-07-01T22:03:00Z"/>
                    <w:rFonts w:ascii="Calibri" w:hAnsi="Calibri" w:cs="Calibri"/>
                    <w:b/>
                    <w:bCs/>
                  </w:rPr>
                </w:rPrChange>
              </w:rPr>
            </w:pPr>
            <w:ins w:id="4942" w:author="James, Christin (DCYF)" w:date="2026-08-24T18:10:00Z" w16du:dateUtc="2026-08-24T18:10:40Z">
              <w:r w:rsidRPr="23F26365">
                <w:rPr>
                  <w:rFonts w:ascii="Calibri" w:hAnsi="Calibri" w:cs="Calibri"/>
                  <w:b/>
                  <w:bCs/>
                  <w:sz w:val="18"/>
                  <w:szCs w:val="18"/>
                </w:rPr>
                <w:t xml:space="preserve">may be claimed in July or </w:t>
              </w:r>
            </w:ins>
            <w:ins w:id="4943" w:author="James, Christin (DCYF)" w:date="2026-08-24T18:11:00Z" w16du:dateUtc="2026-08-24T18:11:46Z">
              <w:r w:rsidR="72BAFAAD" w:rsidRPr="23F26365">
                <w:rPr>
                  <w:rFonts w:ascii="Calibri" w:hAnsi="Calibri" w:cs="Calibri"/>
                  <w:b/>
                  <w:bCs/>
                  <w:sz w:val="18"/>
                  <w:szCs w:val="18"/>
                </w:rPr>
                <w:t>alternate day in the current year.</w:t>
              </w:r>
            </w:ins>
          </w:p>
        </w:tc>
      </w:tr>
      <w:tr w:rsidR="009E06BF" w:rsidRPr="00971ACE" w14:paraId="442B4484" w14:textId="77777777" w:rsidTr="23F26365">
        <w:trPr>
          <w:gridAfter w:val="1"/>
          <w:wAfter w:w="15" w:type="dxa"/>
          <w:ins w:id="4944" w:author="James, Christin (DCYF)" w:date="2026-07-01T15:03:00Z"/>
          <w:trPrChange w:id="4945" w:author="James, Christin (DCYF)" w:date="2026-07-07T14:05:00Z" w16du:dateUtc="2026-07-07T21:05:00Z">
            <w:trPr>
              <w:gridBefore w:val="1"/>
              <w:gridAfter w:val="1"/>
            </w:trPr>
          </w:trPrChange>
        </w:trPr>
        <w:tc>
          <w:tcPr>
            <w:tcW w:w="1350" w:type="dxa"/>
            <w:shd w:val="clear" w:color="auto" w:fill="DBE5F1" w:themeFill="accent1" w:themeFillTint="33"/>
            <w:vAlign w:val="center"/>
            <w:tcPrChange w:id="4946" w:author="James, Christin (DCYF)" w:date="2026-07-07T14:05:00Z" w16du:dateUtc="2026-07-07T21:05:00Z">
              <w:tcPr>
                <w:tcW w:w="1890" w:type="dxa"/>
                <w:shd w:val="clear" w:color="auto" w:fill="DBE5F1" w:themeFill="accent1" w:themeFillTint="33"/>
                <w:vAlign w:val="center"/>
              </w:tcPr>
            </w:tcPrChange>
          </w:tcPr>
          <w:p w14:paraId="5B138986" w14:textId="77777777" w:rsidR="009E06BF" w:rsidRPr="00971ACE" w:rsidRDefault="009E06BF">
            <w:pPr>
              <w:contextualSpacing/>
              <w:jc w:val="center"/>
              <w:rPr>
                <w:ins w:id="4947" w:author="James, Christin (DCYF)" w:date="2026-07-01T15:03:00Z" w16du:dateUtc="2026-07-01T22:03:00Z"/>
                <w:rFonts w:ascii="Calibri" w:hAnsi="Calibri" w:cs="Calibri"/>
                <w:b/>
                <w:bCs/>
                <w:sz w:val="18"/>
                <w:szCs w:val="18"/>
                <w:rPrChange w:id="4948" w:author="James, Christin (DCYF)" w:date="2026-07-01T15:07:00Z" w16du:dateUtc="2026-07-01T22:07:00Z">
                  <w:rPr>
                    <w:ins w:id="4949" w:author="James, Christin (DCYF)" w:date="2026-07-01T15:03:00Z" w16du:dateUtc="2026-07-01T22:03:00Z"/>
                    <w:rFonts w:ascii="Calibri" w:hAnsi="Calibri" w:cs="Calibri"/>
                    <w:b/>
                    <w:bCs/>
                  </w:rPr>
                </w:rPrChange>
              </w:rPr>
            </w:pPr>
            <w:ins w:id="4950" w:author="James, Christin (DCYF)" w:date="2026-07-01T15:03:00Z" w16du:dateUtc="2026-07-01T22:03:00Z">
              <w:r w:rsidRPr="00971ACE">
                <w:rPr>
                  <w:rFonts w:ascii="Calibri" w:hAnsi="Calibri" w:cs="Calibri"/>
                  <w:b/>
                  <w:bCs/>
                  <w:sz w:val="18"/>
                  <w:szCs w:val="18"/>
                  <w:rPrChange w:id="4951" w:author="James, Christin (DCYF)" w:date="2026-07-01T15:07:00Z" w16du:dateUtc="2026-07-01T22:07:00Z">
                    <w:rPr>
                      <w:rFonts w:ascii="Calibri" w:hAnsi="Calibri" w:cs="Calibri"/>
                      <w:b/>
                      <w:bCs/>
                      <w:sz w:val="24"/>
                      <w:szCs w:val="24"/>
                    </w:rPr>
                  </w:rPrChange>
                </w:rPr>
                <w:t>Subsidy Authorizes</w:t>
              </w:r>
            </w:ins>
          </w:p>
        </w:tc>
        <w:tc>
          <w:tcPr>
            <w:tcW w:w="1530" w:type="dxa"/>
            <w:shd w:val="clear" w:color="auto" w:fill="DBE5F1" w:themeFill="accent1" w:themeFillTint="33"/>
            <w:vAlign w:val="center"/>
            <w:tcPrChange w:id="4952" w:author="James, Christin (DCYF)" w:date="2026-07-07T14:05:00Z" w16du:dateUtc="2026-07-07T21:05:00Z">
              <w:tcPr>
                <w:tcW w:w="2160" w:type="dxa"/>
                <w:shd w:val="clear" w:color="auto" w:fill="DBE5F1" w:themeFill="accent1" w:themeFillTint="33"/>
                <w:vAlign w:val="center"/>
              </w:tcPr>
            </w:tcPrChange>
          </w:tcPr>
          <w:p w14:paraId="178FC6DA" w14:textId="77777777" w:rsidR="009E06BF" w:rsidRPr="00971ACE" w:rsidRDefault="009E06BF">
            <w:pPr>
              <w:contextualSpacing/>
              <w:jc w:val="center"/>
              <w:rPr>
                <w:ins w:id="4953" w:author="James, Christin (DCYF)" w:date="2026-07-01T15:03:00Z" w16du:dateUtc="2026-07-01T22:03:00Z"/>
                <w:rFonts w:ascii="Calibri" w:hAnsi="Calibri" w:cs="Calibri"/>
                <w:b/>
                <w:bCs/>
                <w:sz w:val="18"/>
                <w:szCs w:val="18"/>
                <w:rPrChange w:id="4954" w:author="James, Christin (DCYF)" w:date="2026-07-01T15:07:00Z" w16du:dateUtc="2026-07-01T22:07:00Z">
                  <w:rPr>
                    <w:ins w:id="4955" w:author="James, Christin (DCYF)" w:date="2026-07-01T15:03:00Z" w16du:dateUtc="2026-07-01T22:03:00Z"/>
                    <w:rFonts w:ascii="Calibri" w:hAnsi="Calibri" w:cs="Calibri"/>
                    <w:b/>
                    <w:bCs/>
                    <w:sz w:val="24"/>
                    <w:szCs w:val="24"/>
                  </w:rPr>
                </w:rPrChange>
              </w:rPr>
            </w:pPr>
            <w:ins w:id="4956" w:author="James, Christin (DCYF)" w:date="2026-07-01T15:03:00Z" w16du:dateUtc="2026-07-01T22:03:00Z">
              <w:r w:rsidRPr="00971ACE">
                <w:rPr>
                  <w:rFonts w:ascii="Calibri" w:hAnsi="Calibri" w:cs="Calibri"/>
                  <w:b/>
                  <w:bCs/>
                  <w:sz w:val="18"/>
                  <w:szCs w:val="18"/>
                  <w:rPrChange w:id="4957" w:author="James, Christin (DCYF)" w:date="2026-07-01T15:07:00Z" w16du:dateUtc="2026-07-01T22:07:00Z">
                    <w:rPr>
                      <w:rFonts w:ascii="Calibri" w:hAnsi="Calibri" w:cs="Calibri"/>
                      <w:b/>
                      <w:bCs/>
                      <w:sz w:val="24"/>
                      <w:szCs w:val="24"/>
                    </w:rPr>
                  </w:rPrChange>
                </w:rPr>
                <w:t>Child’s Schedule</w:t>
              </w:r>
            </w:ins>
          </w:p>
        </w:tc>
        <w:tc>
          <w:tcPr>
            <w:tcW w:w="1800" w:type="dxa"/>
            <w:shd w:val="clear" w:color="auto" w:fill="DBE5F1" w:themeFill="accent1" w:themeFillTint="33"/>
            <w:vAlign w:val="center"/>
            <w:tcPrChange w:id="4958" w:author="James, Christin (DCYF)" w:date="2026-07-07T14:05:00Z" w16du:dateUtc="2026-07-07T21:05:00Z">
              <w:tcPr>
                <w:tcW w:w="1890" w:type="dxa"/>
                <w:shd w:val="clear" w:color="auto" w:fill="DBE5F1" w:themeFill="accent1" w:themeFillTint="33"/>
                <w:vAlign w:val="center"/>
              </w:tcPr>
            </w:tcPrChange>
          </w:tcPr>
          <w:p w14:paraId="01CC65A0" w14:textId="77777777" w:rsidR="009E06BF" w:rsidRPr="00971ACE" w:rsidRDefault="009E06BF">
            <w:pPr>
              <w:contextualSpacing/>
              <w:jc w:val="center"/>
              <w:rPr>
                <w:ins w:id="4959" w:author="James, Christin (DCYF)" w:date="2026-07-01T15:03:00Z" w16du:dateUtc="2026-07-01T22:03:00Z"/>
                <w:rFonts w:ascii="Calibri" w:hAnsi="Calibri" w:cs="Calibri"/>
                <w:sz w:val="18"/>
                <w:szCs w:val="18"/>
                <w:rPrChange w:id="4960" w:author="James, Christin (DCYF)" w:date="2026-07-01T15:07:00Z" w16du:dateUtc="2026-07-01T22:07:00Z">
                  <w:rPr>
                    <w:ins w:id="4961" w:author="James, Christin (DCYF)" w:date="2026-07-01T15:03:00Z" w16du:dateUtc="2026-07-01T22:03:00Z"/>
                    <w:rFonts w:ascii="Calibri" w:hAnsi="Calibri" w:cs="Calibri"/>
                    <w:sz w:val="24"/>
                    <w:szCs w:val="24"/>
                  </w:rPr>
                </w:rPrChange>
              </w:rPr>
            </w:pPr>
            <w:ins w:id="4962" w:author="James, Christin (DCYF)" w:date="2026-07-01T15:03:00Z" w16du:dateUtc="2026-07-01T22:03:00Z">
              <w:r w:rsidRPr="00971ACE">
                <w:rPr>
                  <w:rFonts w:ascii="Calibri" w:hAnsi="Calibri" w:cs="Calibri"/>
                  <w:b/>
                  <w:bCs/>
                  <w:sz w:val="18"/>
                  <w:szCs w:val="18"/>
                  <w:rPrChange w:id="4963" w:author="James, Christin (DCYF)" w:date="2026-07-01T15:07:00Z" w16du:dateUtc="2026-07-01T22:07:00Z">
                    <w:rPr>
                      <w:rFonts w:ascii="Calibri" w:hAnsi="Calibri" w:cs="Calibri"/>
                      <w:b/>
                      <w:bCs/>
                      <w:sz w:val="24"/>
                      <w:szCs w:val="24"/>
                    </w:rPr>
                  </w:rPrChange>
                </w:rPr>
                <w:t>Child Attends</w:t>
              </w:r>
            </w:ins>
          </w:p>
          <w:p w14:paraId="19636918" w14:textId="77777777" w:rsidR="009E06BF" w:rsidRPr="00971ACE" w:rsidRDefault="009E06BF">
            <w:pPr>
              <w:contextualSpacing/>
              <w:jc w:val="center"/>
              <w:rPr>
                <w:ins w:id="4964" w:author="James, Christin (DCYF)" w:date="2026-07-01T15:03:00Z" w16du:dateUtc="2026-07-01T22:03:00Z"/>
                <w:rFonts w:ascii="Calibri" w:hAnsi="Calibri" w:cs="Calibri"/>
                <w:b/>
                <w:bCs/>
                <w:sz w:val="18"/>
                <w:szCs w:val="18"/>
                <w:rPrChange w:id="4965" w:author="James, Christin (DCYF)" w:date="2026-07-01T15:07:00Z" w16du:dateUtc="2026-07-01T22:07:00Z">
                  <w:rPr>
                    <w:ins w:id="4966" w:author="James, Christin (DCYF)" w:date="2026-07-01T15:03:00Z" w16du:dateUtc="2026-07-01T22:03:00Z"/>
                    <w:rFonts w:ascii="Calibri" w:hAnsi="Calibri" w:cs="Calibri"/>
                    <w:b/>
                    <w:bCs/>
                    <w:sz w:val="24"/>
                    <w:szCs w:val="24"/>
                  </w:rPr>
                </w:rPrChange>
              </w:rPr>
            </w:pPr>
            <w:ins w:id="4967" w:author="James, Christin (DCYF)" w:date="2026-07-01T15:03:00Z" w16du:dateUtc="2026-07-01T22:03:00Z">
              <w:r w:rsidRPr="00971ACE">
                <w:rPr>
                  <w:rFonts w:ascii="Calibri" w:hAnsi="Calibri" w:cs="Calibri"/>
                  <w:i/>
                  <w:iCs/>
                  <w:sz w:val="18"/>
                  <w:szCs w:val="18"/>
                  <w:rPrChange w:id="4968" w:author="James, Christin (DCYF)" w:date="2026-07-01T15:07:00Z" w16du:dateUtc="2026-07-01T22:07:00Z">
                    <w:rPr>
                      <w:rFonts w:ascii="Calibri" w:hAnsi="Calibri" w:cs="Calibri"/>
                      <w:i/>
                      <w:iCs/>
                    </w:rPr>
                  </w:rPrChange>
                </w:rPr>
                <w:t>This includes eligible professional development days and holidays</w:t>
              </w:r>
            </w:ins>
          </w:p>
        </w:tc>
        <w:tc>
          <w:tcPr>
            <w:tcW w:w="1350" w:type="dxa"/>
            <w:shd w:val="clear" w:color="auto" w:fill="DBE5F1" w:themeFill="accent1" w:themeFillTint="33"/>
            <w:vAlign w:val="center"/>
            <w:tcPrChange w:id="4969" w:author="James, Christin (DCYF)" w:date="2026-07-07T14:05:00Z" w16du:dateUtc="2026-07-07T21:05:00Z">
              <w:tcPr>
                <w:tcW w:w="1170" w:type="dxa"/>
                <w:shd w:val="clear" w:color="auto" w:fill="DBE5F1" w:themeFill="accent1" w:themeFillTint="33"/>
                <w:vAlign w:val="center"/>
              </w:tcPr>
            </w:tcPrChange>
          </w:tcPr>
          <w:p w14:paraId="15C37984" w14:textId="77777777" w:rsidR="009E06BF" w:rsidRPr="00971ACE" w:rsidRDefault="009E06BF">
            <w:pPr>
              <w:contextualSpacing/>
              <w:jc w:val="center"/>
              <w:rPr>
                <w:ins w:id="4970" w:author="James, Christin (DCYF)" w:date="2026-07-01T15:03:00Z" w16du:dateUtc="2026-07-01T22:03:00Z"/>
                <w:rFonts w:ascii="Calibri" w:hAnsi="Calibri" w:cs="Calibri"/>
                <w:b/>
                <w:bCs/>
                <w:sz w:val="18"/>
                <w:szCs w:val="18"/>
                <w:rPrChange w:id="4971" w:author="James, Christin (DCYF)" w:date="2026-07-01T15:07:00Z" w16du:dateUtc="2026-07-01T22:07:00Z">
                  <w:rPr>
                    <w:ins w:id="4972" w:author="James, Christin (DCYF)" w:date="2026-07-01T15:03:00Z" w16du:dateUtc="2026-07-01T22:03:00Z"/>
                    <w:rFonts w:ascii="Calibri" w:hAnsi="Calibri" w:cs="Calibri"/>
                    <w:b/>
                    <w:bCs/>
                  </w:rPr>
                </w:rPrChange>
              </w:rPr>
            </w:pPr>
            <w:ins w:id="4973" w:author="James, Christin (DCYF)" w:date="2026-07-01T15:03:00Z" w16du:dateUtc="2026-07-01T22:03:00Z">
              <w:r w:rsidRPr="00971ACE">
                <w:rPr>
                  <w:rFonts w:ascii="Calibri" w:hAnsi="Calibri" w:cs="Calibri"/>
                  <w:b/>
                  <w:bCs/>
                  <w:sz w:val="18"/>
                  <w:szCs w:val="18"/>
                  <w:rPrChange w:id="4974" w:author="James, Christin (DCYF)" w:date="2026-07-01T15:07:00Z" w16du:dateUtc="2026-07-01T22:07:00Z">
                    <w:rPr>
                      <w:rFonts w:ascii="Calibri" w:hAnsi="Calibri" w:cs="Calibri"/>
                      <w:b/>
                      <w:bCs/>
                    </w:rPr>
                  </w:rPrChange>
                </w:rPr>
                <w:t>Option</w:t>
              </w:r>
            </w:ins>
          </w:p>
        </w:tc>
        <w:tc>
          <w:tcPr>
            <w:tcW w:w="2520" w:type="dxa"/>
            <w:shd w:val="clear" w:color="auto" w:fill="DBE5F1" w:themeFill="accent1" w:themeFillTint="33"/>
            <w:vAlign w:val="center"/>
            <w:tcPrChange w:id="4975" w:author="James, Christin (DCYF)" w:date="2026-07-07T14:05:00Z" w16du:dateUtc="2026-07-07T21:05:00Z">
              <w:tcPr>
                <w:tcW w:w="3780" w:type="dxa"/>
                <w:shd w:val="clear" w:color="auto" w:fill="DBE5F1" w:themeFill="accent1" w:themeFillTint="33"/>
                <w:vAlign w:val="center"/>
              </w:tcPr>
            </w:tcPrChange>
          </w:tcPr>
          <w:p w14:paraId="0719857D" w14:textId="77777777" w:rsidR="009E06BF" w:rsidRPr="00971ACE" w:rsidRDefault="009E06BF">
            <w:pPr>
              <w:contextualSpacing/>
              <w:jc w:val="center"/>
              <w:rPr>
                <w:ins w:id="4976" w:author="James, Christin (DCYF)" w:date="2026-07-01T15:03:00Z" w16du:dateUtc="2026-07-01T22:03:00Z"/>
                <w:rFonts w:ascii="Calibri" w:hAnsi="Calibri" w:cs="Calibri"/>
                <w:b/>
                <w:bCs/>
                <w:sz w:val="18"/>
                <w:szCs w:val="18"/>
                <w:rPrChange w:id="4977" w:author="James, Christin (DCYF)" w:date="2026-07-01T15:07:00Z" w16du:dateUtc="2026-07-01T22:07:00Z">
                  <w:rPr>
                    <w:ins w:id="4978" w:author="James, Christin (DCYF)" w:date="2026-07-01T15:03:00Z" w16du:dateUtc="2026-07-01T22:03:00Z"/>
                    <w:rFonts w:ascii="Calibri" w:hAnsi="Calibri" w:cs="Calibri"/>
                    <w:b/>
                    <w:bCs/>
                    <w:sz w:val="24"/>
                    <w:szCs w:val="24"/>
                  </w:rPr>
                </w:rPrChange>
              </w:rPr>
            </w:pPr>
            <w:ins w:id="4979" w:author="James, Christin (DCYF)" w:date="2026-07-01T15:03:00Z" w16du:dateUtc="2026-07-01T22:03:00Z">
              <w:r w:rsidRPr="00971ACE">
                <w:rPr>
                  <w:rFonts w:ascii="Calibri" w:hAnsi="Calibri" w:cs="Calibri"/>
                  <w:b/>
                  <w:bCs/>
                  <w:sz w:val="18"/>
                  <w:szCs w:val="18"/>
                  <w:rPrChange w:id="4980" w:author="James, Christin (DCYF)" w:date="2026-07-01T15:07:00Z" w16du:dateUtc="2026-07-01T22:07:00Z">
                    <w:rPr>
                      <w:rFonts w:ascii="Calibri" w:hAnsi="Calibri" w:cs="Calibri"/>
                      <w:b/>
                      <w:bCs/>
                      <w:sz w:val="24"/>
                      <w:szCs w:val="24"/>
                    </w:rPr>
                  </w:rPrChange>
                </w:rPr>
                <w:t>Provider may Claim</w:t>
              </w:r>
            </w:ins>
          </w:p>
        </w:tc>
        <w:tc>
          <w:tcPr>
            <w:tcW w:w="2880" w:type="dxa"/>
            <w:shd w:val="clear" w:color="auto" w:fill="DBE5F1" w:themeFill="accent1" w:themeFillTint="33"/>
            <w:vAlign w:val="center"/>
            <w:tcPrChange w:id="4981" w:author="James, Christin (DCYF)" w:date="2026-07-07T14:05:00Z" w16du:dateUtc="2026-07-07T21:05:00Z">
              <w:tcPr>
                <w:tcW w:w="3330" w:type="dxa"/>
                <w:shd w:val="clear" w:color="auto" w:fill="DBE5F1" w:themeFill="accent1" w:themeFillTint="33"/>
                <w:vAlign w:val="center"/>
              </w:tcPr>
            </w:tcPrChange>
          </w:tcPr>
          <w:p w14:paraId="7922B94A" w14:textId="77777777" w:rsidR="009E06BF" w:rsidRPr="00971ACE" w:rsidRDefault="009E06BF">
            <w:pPr>
              <w:contextualSpacing/>
              <w:jc w:val="center"/>
              <w:rPr>
                <w:ins w:id="4982" w:author="James, Christin (DCYF)" w:date="2026-07-01T15:03:00Z" w16du:dateUtc="2026-07-01T22:03:00Z"/>
                <w:rFonts w:ascii="Calibri" w:hAnsi="Calibri" w:cs="Calibri"/>
                <w:b/>
                <w:bCs/>
                <w:sz w:val="18"/>
                <w:szCs w:val="18"/>
                <w:rPrChange w:id="4983" w:author="James, Christin (DCYF)" w:date="2026-07-01T15:07:00Z" w16du:dateUtc="2026-07-01T22:07:00Z">
                  <w:rPr>
                    <w:ins w:id="4984" w:author="James, Christin (DCYF)" w:date="2026-07-01T15:03:00Z" w16du:dateUtc="2026-07-01T22:03:00Z"/>
                    <w:rFonts w:ascii="Calibri" w:hAnsi="Calibri" w:cs="Calibri"/>
                    <w:b/>
                    <w:bCs/>
                  </w:rPr>
                </w:rPrChange>
              </w:rPr>
            </w:pPr>
            <w:ins w:id="4985" w:author="James, Christin (DCYF)" w:date="2026-07-01T15:03:00Z" w16du:dateUtc="2026-07-01T22:03:00Z">
              <w:r w:rsidRPr="00971ACE">
                <w:rPr>
                  <w:rFonts w:ascii="Calibri" w:hAnsi="Calibri" w:cs="Calibri"/>
                  <w:b/>
                  <w:bCs/>
                  <w:sz w:val="18"/>
                  <w:szCs w:val="18"/>
                  <w:rPrChange w:id="4986" w:author="James, Christin (DCYF)" w:date="2026-07-01T15:07:00Z" w16du:dateUtc="2026-07-01T22:07:00Z">
                    <w:rPr>
                      <w:rFonts w:ascii="Calibri" w:hAnsi="Calibri" w:cs="Calibri"/>
                      <w:b/>
                      <w:bCs/>
                      <w:sz w:val="24"/>
                      <w:szCs w:val="24"/>
                    </w:rPr>
                  </w:rPrChange>
                </w:rPr>
                <w:t>Example Month of 31 Days</w:t>
              </w:r>
            </w:ins>
          </w:p>
        </w:tc>
      </w:tr>
      <w:tr w:rsidR="009E06BF" w:rsidRPr="00971ACE" w14:paraId="7F3F4E8B" w14:textId="77777777" w:rsidTr="23F26365">
        <w:trPr>
          <w:gridAfter w:val="1"/>
          <w:wAfter w:w="15" w:type="dxa"/>
          <w:ins w:id="4987" w:author="James, Christin (DCYF)" w:date="2026-07-01T15:03:00Z"/>
          <w:trPrChange w:id="4988" w:author="James, Christin (DCYF)" w:date="2026-07-07T14:05:00Z" w16du:dateUtc="2026-07-07T21:05:00Z">
            <w:trPr>
              <w:gridBefore w:val="1"/>
              <w:gridAfter w:val="1"/>
            </w:trPr>
          </w:trPrChange>
        </w:trPr>
        <w:tc>
          <w:tcPr>
            <w:tcW w:w="1350" w:type="dxa"/>
            <w:tcPrChange w:id="4989" w:author="James, Christin (DCYF)" w:date="2026-07-07T14:05:00Z" w16du:dateUtc="2026-07-07T21:05:00Z">
              <w:tcPr>
                <w:tcW w:w="1890" w:type="dxa"/>
              </w:tcPr>
            </w:tcPrChange>
          </w:tcPr>
          <w:p w14:paraId="4AF066E0" w14:textId="77777777" w:rsidR="009E06BF" w:rsidRPr="00971ACE" w:rsidRDefault="009E06BF">
            <w:pPr>
              <w:contextualSpacing/>
              <w:rPr>
                <w:ins w:id="4990" w:author="James, Christin (DCYF)" w:date="2026-07-01T15:03:00Z" w16du:dateUtc="2026-07-01T22:03:00Z"/>
                <w:rFonts w:cs="Calibri"/>
                <w:sz w:val="18"/>
                <w:szCs w:val="18"/>
                <w:rPrChange w:id="4991" w:author="James, Christin (DCYF)" w:date="2026-07-01T15:07:00Z" w16du:dateUtc="2026-07-01T22:07:00Z">
                  <w:rPr>
                    <w:ins w:id="4992" w:author="James, Christin (DCYF)" w:date="2026-07-01T15:03:00Z" w16du:dateUtc="2026-07-01T22:03:00Z"/>
                    <w:rFonts w:cs="Calibri"/>
                  </w:rPr>
                </w:rPrChange>
              </w:rPr>
            </w:pPr>
            <w:ins w:id="4993" w:author="James, Christin (DCYF)" w:date="2026-07-01T15:03:00Z" w16du:dateUtc="2026-07-01T22:03:00Z">
              <w:r w:rsidRPr="00971ACE">
                <w:rPr>
                  <w:rFonts w:cs="Calibri"/>
                  <w:sz w:val="18"/>
                  <w:szCs w:val="18"/>
                  <w:rPrChange w:id="4994" w:author="James, Christin (DCYF)" w:date="2026-07-01T15:07:00Z" w16du:dateUtc="2026-07-01T22:07:00Z">
                    <w:rPr>
                      <w:rFonts w:cs="Calibri"/>
                    </w:rPr>
                  </w:rPrChange>
                </w:rPr>
                <w:t>46 half day units</w:t>
              </w:r>
            </w:ins>
          </w:p>
        </w:tc>
        <w:tc>
          <w:tcPr>
            <w:tcW w:w="1530" w:type="dxa"/>
            <w:tcPrChange w:id="4995" w:author="James, Christin (DCYF)" w:date="2026-07-07T14:05:00Z" w16du:dateUtc="2026-07-07T21:05:00Z">
              <w:tcPr>
                <w:tcW w:w="2160" w:type="dxa"/>
              </w:tcPr>
            </w:tcPrChange>
          </w:tcPr>
          <w:p w14:paraId="03A780F0" w14:textId="77777777" w:rsidR="009E06BF" w:rsidRPr="00971ACE" w:rsidRDefault="009E06BF">
            <w:pPr>
              <w:contextualSpacing/>
              <w:rPr>
                <w:ins w:id="4996" w:author="James, Christin (DCYF)" w:date="2026-07-01T15:03:00Z" w16du:dateUtc="2026-07-01T22:03:00Z"/>
                <w:rFonts w:cs="Calibri"/>
                <w:sz w:val="18"/>
                <w:szCs w:val="18"/>
                <w:rPrChange w:id="4997" w:author="James, Christin (DCYF)" w:date="2026-07-01T15:07:00Z" w16du:dateUtc="2026-07-01T22:07:00Z">
                  <w:rPr>
                    <w:ins w:id="4998" w:author="James, Christin (DCYF)" w:date="2026-07-01T15:03:00Z" w16du:dateUtc="2026-07-01T22:03:00Z"/>
                    <w:rFonts w:cs="Calibri"/>
                  </w:rPr>
                </w:rPrChange>
              </w:rPr>
            </w:pPr>
            <w:ins w:id="4999" w:author="James, Christin (DCYF)" w:date="2026-07-01T15:03:00Z" w16du:dateUtc="2026-07-01T22:03:00Z">
              <w:r w:rsidRPr="00971ACE">
                <w:rPr>
                  <w:rFonts w:cs="Calibri"/>
                  <w:sz w:val="18"/>
                  <w:szCs w:val="18"/>
                  <w:rPrChange w:id="5000" w:author="James, Christin (DCYF)" w:date="2026-07-01T15:07:00Z" w16du:dateUtc="2026-07-01T22:07:00Z">
                    <w:rPr>
                      <w:rFonts w:cs="Calibri"/>
                    </w:rPr>
                  </w:rPrChange>
                </w:rPr>
                <w:t>Monday through Friday: 8 hours each day</w:t>
              </w:r>
            </w:ins>
          </w:p>
        </w:tc>
        <w:tc>
          <w:tcPr>
            <w:tcW w:w="1800" w:type="dxa"/>
            <w:tcPrChange w:id="5001" w:author="James, Christin (DCYF)" w:date="2026-07-07T14:05:00Z" w16du:dateUtc="2026-07-07T21:05:00Z">
              <w:tcPr>
                <w:tcW w:w="1890" w:type="dxa"/>
              </w:tcPr>
            </w:tcPrChange>
          </w:tcPr>
          <w:p w14:paraId="4C0A1755" w14:textId="700A312B" w:rsidR="009E06BF" w:rsidRPr="00971ACE" w:rsidRDefault="009E06BF" w:rsidP="23F26365">
            <w:pPr>
              <w:contextualSpacing/>
              <w:rPr>
                <w:ins w:id="5002" w:author="James, Christin (DCYF)" w:date="2026-07-01T15:03:00Z" w16du:dateUtc="2026-07-01T22:03:00Z"/>
                <w:rFonts w:cs="Calibri"/>
                <w:sz w:val="18"/>
                <w:szCs w:val="18"/>
                <w:rPrChange w:id="5003" w:author="James, Christin (DCYF)" w:date="2026-07-01T15:07:00Z" w16du:dateUtc="2026-07-01T22:07:00Z">
                  <w:rPr>
                    <w:ins w:id="5004" w:author="James, Christin (DCYF)" w:date="2026-07-01T15:03:00Z" w16du:dateUtc="2026-07-01T22:03:00Z"/>
                    <w:rFonts w:cs="Calibri"/>
                  </w:rPr>
                </w:rPrChange>
              </w:rPr>
            </w:pPr>
            <w:ins w:id="5005" w:author="James, Christin (DCYF)" w:date="2026-07-01T15:03:00Z" w16du:dateUtc="2026-07-01T22:03:00Z">
              <w:r w:rsidRPr="23F26365">
                <w:rPr>
                  <w:rFonts w:cs="Calibri"/>
                  <w:sz w:val="18"/>
                  <w:szCs w:val="18"/>
                  <w:rPrChange w:id="5006" w:author="James, Christin (DCYF)" w:date="2026-07-01T15:07:00Z" w16du:dateUtc="2026-07-01T22:07:00Z">
                    <w:rPr>
                      <w:rFonts w:cs="Calibri"/>
                    </w:rPr>
                  </w:rPrChange>
                </w:rPr>
                <w:t>2</w:t>
              </w:r>
            </w:ins>
            <w:ins w:id="5007" w:author="James, Christin (DCYF)" w:date="2026-08-24T20:07:00Z" w16du:dateUtc="2026-08-24T20:07:18Z">
              <w:r w:rsidR="75BF63FF" w:rsidRPr="23F26365">
                <w:rPr>
                  <w:rFonts w:cs="Calibri"/>
                  <w:sz w:val="18"/>
                  <w:szCs w:val="18"/>
                </w:rPr>
                <w:t>2</w:t>
              </w:r>
            </w:ins>
            <w:ins w:id="5008" w:author="James, Christin (DCYF)" w:date="2026-07-01T15:03:00Z" w16du:dateUtc="2026-07-01T22:03:00Z">
              <w:r w:rsidRPr="23F26365">
                <w:rPr>
                  <w:rFonts w:cs="Calibri"/>
                  <w:sz w:val="18"/>
                  <w:szCs w:val="18"/>
                  <w:rPrChange w:id="5009" w:author="James, Christin (DCYF)" w:date="2026-07-01T15:07:00Z" w16du:dateUtc="2026-07-01T22:07:00Z">
                    <w:rPr>
                      <w:rFonts w:cs="Calibri"/>
                    </w:rPr>
                  </w:rPrChange>
                </w:rPr>
                <w:t xml:space="preserve"> days </w:t>
              </w:r>
            </w:ins>
            <w:ins w:id="5010" w:author="James, Christin (DCYF)" w:date="2026-08-24T20:07:00Z" w16du:dateUtc="2026-08-24T20:07:26Z">
              <w:r w:rsidR="0B4B434E" w:rsidRPr="23F26365">
                <w:rPr>
                  <w:rFonts w:cs="Calibri"/>
                  <w:sz w:val="18"/>
                  <w:szCs w:val="18"/>
                </w:rPr>
                <w:t>attended, 1 holiday closed where child was scheduled to</w:t>
              </w:r>
            </w:ins>
            <w:ins w:id="5011" w:author="James, Christin (DCYF)" w:date="2026-08-24T20:08:00Z" w16du:dateUtc="2026-08-24T20:08:01Z">
              <w:r w:rsidR="0B4B434E" w:rsidRPr="23F26365">
                <w:rPr>
                  <w:rFonts w:cs="Calibri"/>
                  <w:sz w:val="18"/>
                  <w:szCs w:val="18"/>
                </w:rPr>
                <w:t xml:space="preserve"> and authorized</w:t>
              </w:r>
            </w:ins>
            <w:ins w:id="5012" w:author="James, Christin (DCYF)" w:date="2026-08-24T20:07:00Z" w16du:dateUtc="2026-08-24T20:07:26Z">
              <w:r w:rsidR="0B4B434E" w:rsidRPr="23F26365">
                <w:rPr>
                  <w:rFonts w:cs="Calibri"/>
                  <w:sz w:val="18"/>
                  <w:szCs w:val="18"/>
                </w:rPr>
                <w:t xml:space="preserve"> attend</w:t>
              </w:r>
            </w:ins>
            <w:ins w:id="5013" w:author="James, Christin (DCYF)" w:date="2026-08-24T20:08:00Z" w16du:dateUtc="2026-08-24T20:08:06Z">
              <w:r w:rsidR="0B4B434E" w:rsidRPr="23F26365">
                <w:rPr>
                  <w:rFonts w:cs="Calibri"/>
                  <w:sz w:val="18"/>
                  <w:szCs w:val="18"/>
                </w:rPr>
                <w:t xml:space="preserve"> for 23</w:t>
              </w:r>
            </w:ins>
            <w:ins w:id="5014" w:author="James, Christin (DCYF)" w:date="2026-08-24T20:07:00Z" w16du:dateUtc="2026-08-24T20:07:26Z">
              <w:r w:rsidR="0B4B434E" w:rsidRPr="23F26365">
                <w:rPr>
                  <w:rFonts w:cs="Calibri"/>
                  <w:sz w:val="18"/>
                  <w:szCs w:val="18"/>
                </w:rPr>
                <w:t xml:space="preserve"> </w:t>
              </w:r>
            </w:ins>
            <w:ins w:id="5015" w:author="James, Christin (DCYF)" w:date="2026-07-01T15:03:00Z" w16du:dateUtc="2026-07-01T22:03:00Z">
              <w:r w:rsidRPr="23F26365">
                <w:rPr>
                  <w:rFonts w:cs="Calibri"/>
                  <w:sz w:val="18"/>
                  <w:szCs w:val="18"/>
                  <w:rPrChange w:id="5016" w:author="James, Christin (DCYF)" w:date="2026-07-01T15:07:00Z" w16du:dateUtc="2026-07-01T22:07:00Z">
                    <w:rPr>
                      <w:rFonts w:cs="Calibri"/>
                    </w:rPr>
                  </w:rPrChange>
                </w:rPr>
                <w:t>total.</w:t>
              </w:r>
            </w:ins>
          </w:p>
          <w:p w14:paraId="3A2DEECC" w14:textId="4DFE9E30" w:rsidR="009E06BF" w:rsidRPr="00971ACE" w:rsidRDefault="009E06BF" w:rsidP="23F26365">
            <w:pPr>
              <w:contextualSpacing/>
              <w:rPr>
                <w:ins w:id="5017" w:author="James, Christin (DCYF)" w:date="2026-07-01T15:03:00Z" w16du:dateUtc="2026-07-01T22:03:00Z"/>
                <w:rFonts w:cs="Calibri"/>
                <w:sz w:val="18"/>
                <w:szCs w:val="18"/>
                <w:rPrChange w:id="5018" w:author="James, Christin (DCYF)" w:date="2026-07-01T15:07:00Z" w16du:dateUtc="2026-07-01T22:07:00Z">
                  <w:rPr>
                    <w:ins w:id="5019" w:author="James, Christin (DCYF)" w:date="2026-07-01T15:03:00Z" w16du:dateUtc="2026-07-01T22:03:00Z"/>
                    <w:rFonts w:cs="Calibri"/>
                  </w:rPr>
                </w:rPrChange>
              </w:rPr>
            </w:pPr>
            <w:ins w:id="5020" w:author="James, Christin (DCYF)" w:date="2026-07-01T15:03:00Z" w16du:dateUtc="2026-07-01T22:03:00Z">
              <w:r w:rsidRPr="23F26365">
                <w:rPr>
                  <w:rFonts w:cs="Calibri"/>
                  <w:sz w:val="18"/>
                  <w:szCs w:val="18"/>
                  <w:rPrChange w:id="5021" w:author="James, Christin (DCYF)" w:date="2026-07-01T15:07:00Z" w16du:dateUtc="2026-07-01T22:07:00Z">
                    <w:rPr>
                      <w:rFonts w:cs="Calibri"/>
                    </w:rPr>
                  </w:rPrChange>
                </w:rPr>
                <w:t>All days were 8 hours each day</w:t>
              </w:r>
            </w:ins>
            <w:ins w:id="5022" w:author="Ramynke, Jason (DCYF)" w:date="2026-08-24T19:57:00Z" w16du:dateUtc="2026-08-24T19:57:14Z">
              <w:r w:rsidR="1FB7D8A4" w:rsidRPr="23F26365">
                <w:rPr>
                  <w:rFonts w:cs="Calibri"/>
                  <w:sz w:val="18"/>
                  <w:szCs w:val="18"/>
                </w:rPr>
                <w:t>. This includes 1 holiday closure.</w:t>
              </w:r>
            </w:ins>
          </w:p>
        </w:tc>
        <w:tc>
          <w:tcPr>
            <w:tcW w:w="1350" w:type="dxa"/>
            <w:tcPrChange w:id="5023" w:author="James, Christin (DCYF)" w:date="2026-07-07T14:05:00Z" w16du:dateUtc="2026-07-07T21:05:00Z">
              <w:tcPr>
                <w:tcW w:w="1170" w:type="dxa"/>
              </w:tcPr>
            </w:tcPrChange>
          </w:tcPr>
          <w:p w14:paraId="0F2ED690" w14:textId="4767D09B" w:rsidR="009E06BF" w:rsidRPr="00795E40" w:rsidRDefault="00CB74F7">
            <w:pPr>
              <w:rPr>
                <w:ins w:id="5024" w:author="James, Christin (DCYF)" w:date="2026-07-01T15:03:00Z" w16du:dateUtc="2026-07-01T22:03:00Z"/>
                <w:rFonts w:eastAsia="Times New Roman" w:cs="Times New Roman"/>
                <w:sz w:val="18"/>
                <w:szCs w:val="18"/>
                <w:rPrChange w:id="5025" w:author="James, Christin (DCYF)" w:date="2026-07-07T14:07:00Z" w16du:dateUtc="2026-07-07T21:07:00Z">
                  <w:rPr>
                    <w:ins w:id="5026" w:author="James, Christin (DCYF)" w:date="2026-07-01T15:03:00Z" w16du:dateUtc="2026-07-01T22:03:00Z"/>
                    <w:rFonts w:eastAsia="Times New Roman" w:cs="Times New Roman"/>
                  </w:rPr>
                </w:rPrChange>
              </w:rPr>
            </w:pPr>
            <w:ins w:id="5027" w:author="James, Christin (DCYF)" w:date="2026-07-07T14:05:00Z" w16du:dateUtc="2026-07-07T21:05:00Z">
              <w:r w:rsidRPr="00795E40">
                <w:rPr>
                  <w:rFonts w:eastAsia="Segoe UI" w:cs="Segoe UI"/>
                  <w:color w:val="242424"/>
                  <w:sz w:val="18"/>
                  <w:szCs w:val="18"/>
                  <w:rPrChange w:id="5028" w:author="James, Christin (DCYF)" w:date="2026-07-07T14:07:00Z" w16du:dateUtc="2026-07-07T21:07:00Z">
                    <w:rPr>
                      <w:rFonts w:ascii="Segoe UI" w:eastAsia="Segoe UI" w:hAnsi="Segoe UI" w:cs="Segoe UI"/>
                      <w:color w:val="242424"/>
                      <w:sz w:val="18"/>
                      <w:szCs w:val="18"/>
                    </w:rPr>
                  </w:rPrChange>
                </w:rPr>
                <w:t xml:space="preserve">Child attends 16 days or more, you may claim </w:t>
              </w:r>
              <w:r w:rsidRPr="00795E40">
                <w:rPr>
                  <w:rFonts w:eastAsia="Segoe UI" w:cs="Segoe UI"/>
                  <w:b/>
                  <w:bCs/>
                  <w:color w:val="242424"/>
                  <w:sz w:val="18"/>
                  <w:szCs w:val="18"/>
                  <w:rPrChange w:id="5029" w:author="James, Christin (DCYF)" w:date="2026-07-07T14:07:00Z" w16du:dateUtc="2026-07-07T21:07:00Z">
                    <w:rPr>
                      <w:rFonts w:ascii="Segoe UI" w:eastAsia="Segoe UI" w:hAnsi="Segoe UI" w:cs="Segoe UI"/>
                      <w:b/>
                      <w:bCs/>
                      <w:color w:val="242424"/>
                      <w:sz w:val="18"/>
                      <w:szCs w:val="18"/>
                    </w:rPr>
                  </w:rPrChange>
                </w:rPr>
                <w:t>up to</w:t>
              </w:r>
              <w:r w:rsidRPr="00795E40">
                <w:rPr>
                  <w:rFonts w:eastAsia="Segoe UI" w:cs="Segoe UI"/>
                  <w:color w:val="242424"/>
                  <w:sz w:val="18"/>
                  <w:szCs w:val="18"/>
                  <w:rPrChange w:id="5030" w:author="James, Christin (DCYF)" w:date="2026-07-07T14:07:00Z" w16du:dateUtc="2026-07-07T21:07:00Z">
                    <w:rPr>
                      <w:rFonts w:ascii="Segoe UI" w:eastAsia="Segoe UI" w:hAnsi="Segoe UI" w:cs="Segoe UI"/>
                      <w:color w:val="242424"/>
                      <w:sz w:val="18"/>
                      <w:szCs w:val="18"/>
                    </w:rPr>
                  </w:rPrChange>
                </w:rPr>
                <w:t xml:space="preserve"> the full number of eligible days</w:t>
              </w:r>
            </w:ins>
            <w:ins w:id="5031" w:author="James, Christin (DCYF)" w:date="2026-07-07T14:07:00Z" w16du:dateUtc="2026-07-07T21:07:00Z">
              <w:r w:rsidR="00795E40" w:rsidRPr="00795E40">
                <w:rPr>
                  <w:rFonts w:eastAsia="Segoe UI" w:cs="Segoe UI"/>
                  <w:color w:val="242424"/>
                  <w:sz w:val="18"/>
                  <w:szCs w:val="18"/>
                  <w:rPrChange w:id="5032" w:author="James, Christin (DCYF)" w:date="2026-07-07T14:07:00Z" w16du:dateUtc="2026-07-07T21:07:00Z">
                    <w:rPr>
                      <w:rFonts w:ascii="Segoe UI" w:eastAsia="Segoe UI" w:hAnsi="Segoe UI" w:cs="Segoe UI"/>
                      <w:color w:val="242424"/>
                      <w:sz w:val="18"/>
                      <w:szCs w:val="18"/>
                    </w:rPr>
                  </w:rPrChange>
                </w:rPr>
                <w:t>.</w:t>
              </w:r>
            </w:ins>
            <w:ins w:id="5033" w:author="James, Christin (DCYF)" w:date="2026-07-07T14:05:00Z" w16du:dateUtc="2026-07-07T21:05:00Z">
              <w:r w:rsidRPr="00795E40">
                <w:rPr>
                  <w:rFonts w:eastAsia="Segoe UI" w:cs="Segoe UI"/>
                  <w:color w:val="242424"/>
                  <w:sz w:val="18"/>
                  <w:szCs w:val="18"/>
                  <w:rPrChange w:id="5034" w:author="James, Christin (DCYF)" w:date="2026-07-07T14:07:00Z" w16du:dateUtc="2026-07-07T21:07:00Z">
                    <w:rPr>
                      <w:rFonts w:ascii="Segoe UI" w:eastAsia="Segoe UI" w:hAnsi="Segoe UI" w:cs="Segoe UI"/>
                      <w:color w:val="242424"/>
                      <w:sz w:val="18"/>
                      <w:szCs w:val="18"/>
                    </w:rPr>
                  </w:rPrChange>
                </w:rPr>
                <w:t xml:space="preserve"> </w:t>
              </w:r>
              <w:r w:rsidRPr="00795E40">
                <w:rPr>
                  <w:sz w:val="18"/>
                  <w:szCs w:val="18"/>
                </w:rPr>
                <w:t xml:space="preserve"> </w:t>
              </w:r>
            </w:ins>
          </w:p>
        </w:tc>
        <w:tc>
          <w:tcPr>
            <w:tcW w:w="2520" w:type="dxa"/>
            <w:tcPrChange w:id="5035" w:author="James, Christin (DCYF)" w:date="2026-07-07T14:05:00Z" w16du:dateUtc="2026-07-07T21:05:00Z">
              <w:tcPr>
                <w:tcW w:w="3780" w:type="dxa"/>
              </w:tcPr>
            </w:tcPrChange>
          </w:tcPr>
          <w:p w14:paraId="12EA0C9C" w14:textId="77777777" w:rsidR="009E06BF" w:rsidRPr="00971ACE" w:rsidRDefault="009E06BF">
            <w:pPr>
              <w:rPr>
                <w:ins w:id="5036" w:author="James, Christin (DCYF)" w:date="2026-07-01T15:03:00Z" w16du:dateUtc="2026-07-01T22:03:00Z"/>
                <w:rFonts w:eastAsia="Times New Roman" w:cs="Times New Roman"/>
                <w:sz w:val="18"/>
                <w:szCs w:val="18"/>
                <w:rPrChange w:id="5037" w:author="James, Christin (DCYF)" w:date="2026-07-01T15:07:00Z" w16du:dateUtc="2026-07-01T22:07:00Z">
                  <w:rPr>
                    <w:ins w:id="5038" w:author="James, Christin (DCYF)" w:date="2026-07-01T15:03:00Z" w16du:dateUtc="2026-07-01T22:03:00Z"/>
                    <w:rFonts w:eastAsia="Times New Roman" w:cs="Times New Roman"/>
                  </w:rPr>
                </w:rPrChange>
              </w:rPr>
            </w:pPr>
            <w:ins w:id="5039" w:author="James, Christin (DCYF)" w:date="2026-07-01T15:03:00Z" w16du:dateUtc="2026-07-01T22:03:00Z">
              <w:r w:rsidRPr="00971ACE">
                <w:rPr>
                  <w:rFonts w:eastAsia="Times New Roman" w:cs="Times New Roman"/>
                  <w:sz w:val="18"/>
                  <w:szCs w:val="18"/>
                  <w:rPrChange w:id="5040" w:author="James, Christin (DCYF)" w:date="2026-07-01T15:07:00Z" w16du:dateUtc="2026-07-01T22:07:00Z">
                    <w:rPr>
                      <w:rFonts w:eastAsia="Times New Roman" w:cs="Times New Roman"/>
                    </w:rPr>
                  </w:rPrChange>
                </w:rPr>
                <w:t>46 half day units </w:t>
              </w:r>
            </w:ins>
          </w:p>
          <w:p w14:paraId="37F27C49" w14:textId="77777777" w:rsidR="009E06BF" w:rsidRPr="00971ACE" w:rsidRDefault="009E06BF">
            <w:pPr>
              <w:rPr>
                <w:ins w:id="5041" w:author="James, Christin (DCYF)" w:date="2026-07-01T15:03:00Z" w16du:dateUtc="2026-07-01T22:03:00Z"/>
                <w:rFonts w:eastAsia="Times New Roman" w:cs="Times New Roman"/>
                <w:sz w:val="18"/>
                <w:szCs w:val="18"/>
                <w:rPrChange w:id="5042" w:author="James, Christin (DCYF)" w:date="2026-07-01T15:07:00Z" w16du:dateUtc="2026-07-01T22:07:00Z">
                  <w:rPr>
                    <w:ins w:id="5043" w:author="James, Christin (DCYF)" w:date="2026-07-01T15:03:00Z" w16du:dateUtc="2026-07-01T22:03:00Z"/>
                    <w:rFonts w:eastAsia="Times New Roman" w:cs="Times New Roman"/>
                  </w:rPr>
                </w:rPrChange>
              </w:rPr>
            </w:pPr>
            <w:ins w:id="5044" w:author="James, Christin (DCYF)" w:date="2026-07-01T15:03:00Z" w16du:dateUtc="2026-07-01T22:03:00Z">
              <w:r w:rsidRPr="00971ACE">
                <w:rPr>
                  <w:rFonts w:eastAsia="Times New Roman" w:cs="Times New Roman"/>
                  <w:sz w:val="18"/>
                  <w:szCs w:val="18"/>
                  <w:rPrChange w:id="5045" w:author="James, Christin (DCYF)" w:date="2026-07-01T15:07:00Z" w16du:dateUtc="2026-07-01T22:07:00Z">
                    <w:rPr>
                      <w:rFonts w:eastAsia="Times New Roman" w:cs="Times New Roman"/>
                    </w:rPr>
                  </w:rPrChange>
                </w:rPr>
                <w:t>NOTE: If the calendar month had 22 days from Monday - Friday, you would claim 44 half days.</w:t>
              </w:r>
            </w:ins>
          </w:p>
          <w:p w14:paraId="6C96DE86" w14:textId="77777777" w:rsidR="009E06BF" w:rsidRPr="00971ACE" w:rsidRDefault="009E06BF">
            <w:pPr>
              <w:rPr>
                <w:ins w:id="5046" w:author="James, Christin (DCYF)" w:date="2026-07-01T15:03:00Z" w16du:dateUtc="2026-07-01T22:03:00Z"/>
                <w:rFonts w:eastAsia="Times New Roman" w:cs="Times New Roman"/>
                <w:sz w:val="18"/>
                <w:szCs w:val="18"/>
                <w:rPrChange w:id="5047" w:author="James, Christin (DCYF)" w:date="2026-07-01T15:07:00Z" w16du:dateUtc="2026-07-01T22:07:00Z">
                  <w:rPr>
                    <w:ins w:id="5048" w:author="James, Christin (DCYF)" w:date="2026-07-01T15:03:00Z" w16du:dateUtc="2026-07-01T22:03:00Z"/>
                    <w:rFonts w:eastAsia="Times New Roman" w:cs="Times New Roman"/>
                  </w:rPr>
                </w:rPrChange>
              </w:rPr>
            </w:pPr>
            <w:ins w:id="5049" w:author="James, Christin (DCYF)" w:date="2026-07-01T15:03:00Z" w16du:dateUtc="2026-07-01T22:03:00Z">
              <w:r w:rsidRPr="00971ACE">
                <w:rPr>
                  <w:rFonts w:eastAsia="Times New Roman" w:cs="Times New Roman"/>
                  <w:sz w:val="18"/>
                  <w:szCs w:val="18"/>
                  <w:rPrChange w:id="5050" w:author="James, Christin (DCYF)" w:date="2026-07-01T15:07:00Z" w16du:dateUtc="2026-07-01T22:07:00Z">
                    <w:rPr>
                      <w:rFonts w:eastAsia="Times New Roman" w:cs="Times New Roman"/>
                    </w:rPr>
                  </w:rPrChange>
                </w:rPr>
                <w:t> </w:t>
              </w:r>
            </w:ins>
          </w:p>
          <w:p w14:paraId="72E3AAFF" w14:textId="4A55C70C" w:rsidR="009E06BF" w:rsidRPr="00971ACE" w:rsidRDefault="009E06BF">
            <w:pPr>
              <w:rPr>
                <w:ins w:id="5051" w:author="James, Christin (DCYF)" w:date="2026-07-01T15:03:00Z" w16du:dateUtc="2026-07-01T22:03:00Z"/>
                <w:rFonts w:eastAsia="Times New Roman" w:cs="Times New Roman"/>
                <w:sz w:val="18"/>
                <w:szCs w:val="18"/>
                <w:rPrChange w:id="5052" w:author="James, Christin (DCYF)" w:date="2026-07-01T15:07:00Z" w16du:dateUtc="2026-07-01T22:07:00Z">
                  <w:rPr>
                    <w:ins w:id="5053" w:author="James, Christin (DCYF)" w:date="2026-07-01T15:03:00Z" w16du:dateUtc="2026-07-01T22:03:00Z"/>
                    <w:rFonts w:eastAsia="Times New Roman" w:cs="Times New Roman"/>
                  </w:rPr>
                </w:rPrChange>
              </w:rPr>
            </w:pPr>
            <w:ins w:id="5054" w:author="James, Christin (DCYF)" w:date="2026-07-01T15:03:00Z" w16du:dateUtc="2026-07-01T22:03:00Z">
              <w:r w:rsidRPr="23F26365">
                <w:rPr>
                  <w:rFonts w:eastAsia="Times New Roman" w:cs="Times New Roman"/>
                  <w:sz w:val="18"/>
                  <w:szCs w:val="18"/>
                  <w:rPrChange w:id="5055" w:author="James, Christin (DCYF)" w:date="2026-07-01T15:07:00Z" w16du:dateUtc="2026-07-01T22:07:00Z">
                    <w:rPr>
                      <w:rFonts w:eastAsia="Times New Roman" w:cs="Times New Roman"/>
                    </w:rPr>
                  </w:rPrChange>
                </w:rPr>
                <w:t xml:space="preserve">Days attended: </w:t>
              </w:r>
            </w:ins>
            <w:ins w:id="5056" w:author="Ramynke, Jason (DCYF)" w:date="2026-08-24T19:53:00Z" w16du:dateUtc="2026-08-24T19:53:12Z">
              <w:r w:rsidR="20ED66DD" w:rsidRPr="23F26365">
                <w:rPr>
                  <w:rFonts w:eastAsia="Times New Roman" w:cs="Times New Roman"/>
                  <w:sz w:val="18"/>
                  <w:szCs w:val="18"/>
                </w:rPr>
                <w:t>22</w:t>
              </w:r>
            </w:ins>
            <w:ins w:id="5057" w:author="James, Christin (DCYF)" w:date="2026-07-01T15:03:00Z" w16du:dateUtc="2026-07-01T22:03:00Z">
              <w:del w:id="5058" w:author="Ramynke, Jason (DCYF)" w:date="2026-08-24T19:53:00Z" w16du:dateUtc="2026-08-24T19:53:12Z">
                <w:r w:rsidRPr="23F26365" w:rsidDel="009E06BF">
                  <w:rPr>
                    <w:rFonts w:eastAsia="Times New Roman" w:cs="Times New Roman"/>
                    <w:sz w:val="18"/>
                    <w:szCs w:val="18"/>
                    <w:rPrChange w:id="5059" w:author="James, Christin (DCYF)" w:date="2026-07-01T15:07:00Z" w16du:dateUtc="2026-07-01T22:07:00Z">
                      <w:rPr>
                        <w:rFonts w:eastAsia="Times New Roman" w:cs="Times New Roman"/>
                      </w:rPr>
                    </w:rPrChange>
                  </w:rPr>
                  <w:delText>23</w:delText>
                </w:r>
              </w:del>
              <w:r w:rsidRPr="23F26365">
                <w:rPr>
                  <w:rFonts w:eastAsia="Times New Roman" w:cs="Times New Roman"/>
                  <w:sz w:val="18"/>
                  <w:szCs w:val="18"/>
                  <w:rPrChange w:id="5060" w:author="James, Christin (DCYF)" w:date="2026-07-01T15:07:00Z" w16du:dateUtc="2026-07-01T22:07:00Z">
                    <w:rPr>
                      <w:rFonts w:eastAsia="Times New Roman" w:cs="Times New Roman"/>
                    </w:rPr>
                  </w:rPrChange>
                </w:rPr>
                <w:t xml:space="preserve"> full days or </w:t>
              </w:r>
            </w:ins>
            <w:ins w:id="5061" w:author="Ramynke, Jason (DCYF)" w:date="2026-08-24T19:53:00Z" w16du:dateUtc="2026-08-24T19:53:20Z">
              <w:r w:rsidR="4F2FFA47" w:rsidRPr="23F26365">
                <w:rPr>
                  <w:rFonts w:eastAsia="Times New Roman" w:cs="Times New Roman"/>
                  <w:sz w:val="18"/>
                  <w:szCs w:val="18"/>
                </w:rPr>
                <w:t>4</w:t>
              </w:r>
            </w:ins>
            <w:ins w:id="5062" w:author="James, Christin (DCYF)" w:date="2026-07-01T15:03:00Z" w16du:dateUtc="2026-07-01T22:03:00Z">
              <w:del w:id="5063" w:author="Ramynke, Jason (DCYF)" w:date="2026-08-24T19:53:00Z" w16du:dateUtc="2026-08-24T19:53:17Z">
                <w:r w:rsidRPr="23F26365" w:rsidDel="009E06BF">
                  <w:rPr>
                    <w:rFonts w:eastAsia="Times New Roman" w:cs="Times New Roman"/>
                    <w:sz w:val="18"/>
                    <w:szCs w:val="18"/>
                    <w:rPrChange w:id="5064" w:author="James, Christin (DCYF)" w:date="2026-07-01T15:07:00Z" w16du:dateUtc="2026-07-01T22:07:00Z">
                      <w:rPr>
                        <w:rFonts w:eastAsia="Times New Roman" w:cs="Times New Roman"/>
                      </w:rPr>
                    </w:rPrChange>
                  </w:rPr>
                  <w:delText>4</w:delText>
                </w:r>
              </w:del>
              <w:del w:id="5065" w:author="Ramynke, Jason (DCYF)" w:date="2026-08-24T19:53:00Z" w16du:dateUtc="2026-08-24T19:53:16Z">
                <w:r w:rsidRPr="23F26365" w:rsidDel="009E06BF">
                  <w:rPr>
                    <w:rFonts w:eastAsia="Times New Roman" w:cs="Times New Roman"/>
                    <w:sz w:val="18"/>
                    <w:szCs w:val="18"/>
                    <w:rPrChange w:id="5066" w:author="James, Christin (DCYF)" w:date="2026-07-01T15:07:00Z" w16du:dateUtc="2026-07-01T22:07:00Z">
                      <w:rPr>
                        <w:rFonts w:eastAsia="Times New Roman" w:cs="Times New Roman"/>
                      </w:rPr>
                    </w:rPrChange>
                  </w:rPr>
                  <w:delText>6</w:delText>
                </w:r>
              </w:del>
              <w:r w:rsidRPr="23F26365">
                <w:rPr>
                  <w:rFonts w:eastAsia="Times New Roman" w:cs="Times New Roman"/>
                  <w:sz w:val="18"/>
                  <w:szCs w:val="18"/>
                  <w:rPrChange w:id="5067" w:author="James, Christin (DCYF)" w:date="2026-07-01T15:07:00Z" w16du:dateUtc="2026-07-01T22:07:00Z">
                    <w:rPr>
                      <w:rFonts w:eastAsia="Times New Roman" w:cs="Times New Roman"/>
                    </w:rPr>
                  </w:rPrChange>
                </w:rPr>
                <w:t xml:space="preserve"> half days. </w:t>
              </w:r>
            </w:ins>
          </w:p>
          <w:p w14:paraId="2323DD44" w14:textId="6C8CC537" w:rsidR="009E06BF" w:rsidRPr="00971ACE" w:rsidRDefault="009E06BF">
            <w:pPr>
              <w:rPr>
                <w:ins w:id="5068" w:author="James, Christin (DCYF)" w:date="2026-07-01T15:03:00Z" w16du:dateUtc="2026-07-01T22:03:00Z"/>
                <w:rFonts w:eastAsia="Times New Roman" w:cs="Times New Roman"/>
                <w:sz w:val="18"/>
                <w:szCs w:val="18"/>
                <w:rPrChange w:id="5069" w:author="James, Christin (DCYF)" w:date="2026-07-01T15:07:00Z" w16du:dateUtc="2026-07-01T22:07:00Z">
                  <w:rPr>
                    <w:ins w:id="5070" w:author="James, Christin (DCYF)" w:date="2026-07-01T15:03:00Z" w16du:dateUtc="2026-07-01T22:03:00Z"/>
                    <w:rFonts w:eastAsia="Times New Roman" w:cs="Times New Roman"/>
                  </w:rPr>
                </w:rPrChange>
              </w:rPr>
            </w:pPr>
            <w:ins w:id="5071" w:author="James, Christin (DCYF)" w:date="2026-07-01T15:03:00Z" w16du:dateUtc="2026-07-01T22:03:00Z">
              <w:r w:rsidRPr="23F26365">
                <w:rPr>
                  <w:rFonts w:eastAsia="Times New Roman" w:cs="Times New Roman"/>
                  <w:sz w:val="18"/>
                  <w:szCs w:val="18"/>
                  <w:rPrChange w:id="5072" w:author="James, Christin (DCYF)" w:date="2026-07-01T15:07:00Z" w16du:dateUtc="2026-07-01T22:07:00Z">
                    <w:rPr>
                      <w:rFonts w:eastAsia="Times New Roman" w:cs="Times New Roman"/>
                    </w:rPr>
                  </w:rPrChange>
                </w:rPr>
                <w:t xml:space="preserve">Holidays: </w:t>
              </w:r>
            </w:ins>
            <w:ins w:id="5073" w:author="Ramynke, Jason (DCYF)" w:date="2026-08-24T19:53:00Z" w16du:dateUtc="2026-08-24T19:53:25Z">
              <w:r w:rsidR="1D4EF590" w:rsidRPr="23F26365">
                <w:rPr>
                  <w:rFonts w:eastAsia="Times New Roman" w:cs="Times New Roman"/>
                  <w:sz w:val="18"/>
                  <w:szCs w:val="18"/>
                </w:rPr>
                <w:t>1</w:t>
              </w:r>
            </w:ins>
            <w:ins w:id="5074" w:author="James, Christin (DCYF)" w:date="2026-07-01T15:03:00Z" w16du:dateUtc="2026-07-01T22:03:00Z">
              <w:del w:id="5075" w:author="Ramynke, Jason (DCYF)" w:date="2026-08-24T19:53:00Z" w16du:dateUtc="2026-08-24T19:53:25Z">
                <w:r w:rsidRPr="23F26365" w:rsidDel="009E06BF">
                  <w:rPr>
                    <w:rFonts w:eastAsia="Times New Roman" w:cs="Times New Roman"/>
                    <w:sz w:val="18"/>
                    <w:szCs w:val="18"/>
                    <w:rPrChange w:id="5076" w:author="James, Christin (DCYF)" w:date="2026-07-01T15:07:00Z" w16du:dateUtc="2026-07-01T22:07:00Z">
                      <w:rPr>
                        <w:rFonts w:eastAsia="Times New Roman" w:cs="Times New Roman"/>
                      </w:rPr>
                    </w:rPrChange>
                  </w:rPr>
                  <w:delText>0</w:delText>
                </w:r>
              </w:del>
              <w:r w:rsidRPr="23F26365">
                <w:rPr>
                  <w:rFonts w:eastAsia="Times New Roman" w:cs="Times New Roman"/>
                  <w:sz w:val="18"/>
                  <w:szCs w:val="18"/>
                  <w:rPrChange w:id="5077" w:author="James, Christin (DCYF)" w:date="2026-07-01T15:07:00Z" w16du:dateUtc="2026-07-01T22:07:00Z">
                    <w:rPr>
                      <w:rFonts w:eastAsia="Times New Roman" w:cs="Times New Roman"/>
                    </w:rPr>
                  </w:rPrChange>
                </w:rPr>
                <w:t xml:space="preserve"> day</w:t>
              </w:r>
              <w:del w:id="5078" w:author="Ramynke, Jason (DCYF)" w:date="2026-08-24T19:57:00Z" w16du:dateUtc="2026-08-24T19:57:47Z">
                <w:r w:rsidRPr="23F26365" w:rsidDel="009E06BF">
                  <w:rPr>
                    <w:rFonts w:eastAsia="Times New Roman" w:cs="Times New Roman"/>
                    <w:sz w:val="18"/>
                    <w:szCs w:val="18"/>
                    <w:rPrChange w:id="5079" w:author="James, Christin (DCYF)" w:date="2026-07-01T15:07:00Z" w16du:dateUtc="2026-07-01T22:07:00Z">
                      <w:rPr>
                        <w:rFonts w:eastAsia="Times New Roman" w:cs="Times New Roman"/>
                      </w:rPr>
                    </w:rPrChange>
                  </w:rPr>
                  <w:delText>s</w:delText>
                </w:r>
              </w:del>
            </w:ins>
          </w:p>
          <w:p w14:paraId="31EC5172" w14:textId="77777777" w:rsidR="009E06BF" w:rsidRPr="00971ACE" w:rsidRDefault="009E06BF">
            <w:pPr>
              <w:rPr>
                <w:ins w:id="5080" w:author="James, Christin (DCYF)" w:date="2026-07-01T15:03:00Z" w16du:dateUtc="2026-07-01T22:03:00Z"/>
                <w:rFonts w:eastAsia="Times New Roman" w:cs="Times New Roman"/>
                <w:sz w:val="18"/>
                <w:szCs w:val="18"/>
                <w:rPrChange w:id="5081" w:author="James, Christin (DCYF)" w:date="2026-07-01T15:07:00Z" w16du:dateUtc="2026-07-01T22:07:00Z">
                  <w:rPr>
                    <w:ins w:id="5082" w:author="James, Christin (DCYF)" w:date="2026-07-01T15:03:00Z" w16du:dateUtc="2026-07-01T22:03:00Z"/>
                    <w:rFonts w:eastAsia="Times New Roman" w:cs="Times New Roman"/>
                  </w:rPr>
                </w:rPrChange>
              </w:rPr>
            </w:pPr>
            <w:ins w:id="5083" w:author="James, Christin (DCYF)" w:date="2026-07-01T15:03:00Z" w16du:dateUtc="2026-07-01T22:03:00Z">
              <w:r w:rsidRPr="00971ACE">
                <w:rPr>
                  <w:rFonts w:eastAsia="Times New Roman" w:cs="Times New Roman"/>
                  <w:sz w:val="18"/>
                  <w:szCs w:val="18"/>
                  <w:rPrChange w:id="5084" w:author="James, Christin (DCYF)" w:date="2026-07-01T15:07:00Z" w16du:dateUtc="2026-07-01T22:07:00Z">
                    <w:rPr>
                      <w:rFonts w:eastAsia="Times New Roman" w:cs="Times New Roman"/>
                    </w:rPr>
                  </w:rPrChange>
                </w:rPr>
                <w:t>Professional training days: 0 days</w:t>
              </w:r>
            </w:ins>
          </w:p>
          <w:p w14:paraId="51FD50CA" w14:textId="77777777" w:rsidR="009E06BF" w:rsidRPr="00971ACE" w:rsidRDefault="009E06BF">
            <w:pPr>
              <w:rPr>
                <w:ins w:id="5085" w:author="James, Christin (DCYF)" w:date="2026-07-01T15:03:00Z" w16du:dateUtc="2026-07-01T22:03:00Z"/>
                <w:rFonts w:eastAsia="Times New Roman" w:cs="Times New Roman"/>
                <w:sz w:val="18"/>
                <w:szCs w:val="18"/>
                <w:rPrChange w:id="5086" w:author="James, Christin (DCYF)" w:date="2026-07-01T15:07:00Z" w16du:dateUtc="2026-07-01T22:07:00Z">
                  <w:rPr>
                    <w:ins w:id="5087" w:author="James, Christin (DCYF)" w:date="2026-07-01T15:03:00Z" w16du:dateUtc="2026-07-01T22:03:00Z"/>
                    <w:rFonts w:eastAsia="Times New Roman" w:cs="Times New Roman"/>
                  </w:rPr>
                </w:rPrChange>
              </w:rPr>
            </w:pPr>
            <w:ins w:id="5088" w:author="James, Christin (DCYF)" w:date="2026-07-01T15:03:00Z" w16du:dateUtc="2026-07-01T22:03:00Z">
              <w:r w:rsidRPr="00971ACE">
                <w:rPr>
                  <w:rFonts w:eastAsia="Times New Roman" w:cs="Times New Roman"/>
                  <w:sz w:val="18"/>
                  <w:szCs w:val="18"/>
                  <w:rPrChange w:id="5089" w:author="James, Christin (DCYF)" w:date="2026-07-01T15:07:00Z" w16du:dateUtc="2026-07-01T22:07:00Z">
                    <w:rPr>
                      <w:rFonts w:eastAsia="Times New Roman" w:cs="Times New Roman"/>
                    </w:rPr>
                  </w:rPrChange>
                </w:rPr>
                <w:t>Additional eligible days: 0 days. </w:t>
              </w:r>
            </w:ins>
          </w:p>
        </w:tc>
        <w:tc>
          <w:tcPr>
            <w:tcW w:w="2880" w:type="dxa"/>
            <w:tcPrChange w:id="5090" w:author="James, Christin (DCYF)" w:date="2026-07-07T14:05:00Z" w16du:dateUtc="2026-07-07T21:05:00Z">
              <w:tcPr>
                <w:tcW w:w="3330" w:type="dxa"/>
              </w:tcPr>
            </w:tcPrChange>
          </w:tcPr>
          <w:p w14:paraId="7E112F12" w14:textId="77777777" w:rsidR="009E06BF" w:rsidRPr="00971ACE" w:rsidRDefault="009E06BF">
            <w:pPr>
              <w:contextualSpacing/>
              <w:rPr>
                <w:ins w:id="5091" w:author="James, Christin (DCYF)" w:date="2026-07-01T15:03:00Z" w16du:dateUtc="2026-07-01T22:03:00Z"/>
                <w:rFonts w:ascii="Calibri" w:hAnsi="Calibri" w:cs="Calibri"/>
                <w:sz w:val="18"/>
                <w:szCs w:val="18"/>
                <w:rPrChange w:id="5092" w:author="James, Christin (DCYF)" w:date="2026-07-01T15:07:00Z" w16du:dateUtc="2026-07-01T22:07:00Z">
                  <w:rPr>
                    <w:ins w:id="5093" w:author="James, Christin (DCYF)" w:date="2026-07-01T15:03:00Z" w16du:dateUtc="2026-07-01T22:03:00Z"/>
                    <w:rFonts w:ascii="Calibri" w:hAnsi="Calibri" w:cs="Calibri"/>
                  </w:rPr>
                </w:rPrChange>
              </w:rPr>
            </w:pPr>
          </w:p>
          <w:tbl>
            <w:tblPr>
              <w:tblStyle w:val="TableGrid"/>
              <w:tblW w:w="0" w:type="auto"/>
              <w:tblLook w:val="04A0" w:firstRow="1" w:lastRow="0" w:firstColumn="1" w:lastColumn="0" w:noHBand="0" w:noVBand="1"/>
            </w:tblPr>
            <w:tblGrid>
              <w:gridCol w:w="366"/>
              <w:gridCol w:w="366"/>
              <w:gridCol w:w="366"/>
              <w:gridCol w:w="366"/>
              <w:gridCol w:w="366"/>
              <w:gridCol w:w="366"/>
              <w:gridCol w:w="366"/>
            </w:tblGrid>
            <w:tr w:rsidR="009E06BF" w:rsidRPr="00971ACE" w14:paraId="7D29E1D8" w14:textId="77777777">
              <w:trPr>
                <w:ins w:id="5094" w:author="James, Christin (DCYF)" w:date="2026-07-01T15:03:00Z"/>
              </w:trPr>
              <w:tc>
                <w:tcPr>
                  <w:tcW w:w="2562" w:type="dxa"/>
                  <w:gridSpan w:val="7"/>
                </w:tcPr>
                <w:p w14:paraId="7447AFA2" w14:textId="77777777" w:rsidR="009E06BF" w:rsidRPr="00971ACE" w:rsidRDefault="009E06BF">
                  <w:pPr>
                    <w:rPr>
                      <w:ins w:id="5095" w:author="James, Christin (DCYF)" w:date="2026-07-01T15:03:00Z" w16du:dateUtc="2026-07-01T22:03:00Z"/>
                      <w:sz w:val="14"/>
                      <w:szCs w:val="14"/>
                      <w:rPrChange w:id="5096" w:author="James, Christin (DCYF)" w:date="2026-07-01T15:08:00Z" w16du:dateUtc="2026-07-01T22:08:00Z">
                        <w:rPr>
                          <w:ins w:id="5097" w:author="James, Christin (DCYF)" w:date="2026-07-01T15:03:00Z" w16du:dateUtc="2026-07-01T22:03:00Z"/>
                          <w:sz w:val="12"/>
                          <w:szCs w:val="12"/>
                        </w:rPr>
                      </w:rPrChange>
                    </w:rPr>
                  </w:pPr>
                  <w:ins w:id="5098" w:author="James, Christin (DCYF)" w:date="2026-07-01T15:03:00Z" w16du:dateUtc="2026-07-01T22:03:00Z">
                    <w:r w:rsidRPr="00971ACE">
                      <w:rPr>
                        <w:sz w:val="14"/>
                        <w:szCs w:val="14"/>
                        <w:rPrChange w:id="5099" w:author="James, Christin (DCYF)" w:date="2026-07-01T15:08:00Z" w16du:dateUtc="2026-07-01T22:08:00Z">
                          <w:rPr>
                            <w:sz w:val="12"/>
                            <w:szCs w:val="12"/>
                          </w:rPr>
                        </w:rPrChange>
                      </w:rPr>
                      <w:t>July 2026</w:t>
                    </w:r>
                  </w:ins>
                </w:p>
              </w:tc>
            </w:tr>
            <w:tr w:rsidR="009E06BF" w:rsidRPr="00971ACE" w14:paraId="22187F48" w14:textId="77777777">
              <w:trPr>
                <w:ins w:id="5100" w:author="James, Christin (DCYF)" w:date="2026-07-01T15:03:00Z"/>
              </w:trPr>
              <w:tc>
                <w:tcPr>
                  <w:tcW w:w="366" w:type="dxa"/>
                  <w:shd w:val="clear" w:color="auto" w:fill="DAEEF3" w:themeFill="accent5" w:themeFillTint="33"/>
                </w:tcPr>
                <w:p w14:paraId="4ACA0F62" w14:textId="77777777" w:rsidR="009E06BF" w:rsidRPr="00971ACE" w:rsidRDefault="009E06BF">
                  <w:pPr>
                    <w:rPr>
                      <w:ins w:id="5101" w:author="James, Christin (DCYF)" w:date="2026-07-01T15:03:00Z" w16du:dateUtc="2026-07-01T22:03:00Z"/>
                      <w:sz w:val="14"/>
                      <w:szCs w:val="14"/>
                      <w:rPrChange w:id="5102" w:author="James, Christin (DCYF)" w:date="2026-07-01T15:08:00Z" w16du:dateUtc="2026-07-01T22:08:00Z">
                        <w:rPr>
                          <w:ins w:id="5103" w:author="James, Christin (DCYF)" w:date="2026-07-01T15:03:00Z" w16du:dateUtc="2026-07-01T22:03:00Z"/>
                          <w:sz w:val="12"/>
                          <w:szCs w:val="12"/>
                        </w:rPr>
                      </w:rPrChange>
                    </w:rPr>
                  </w:pPr>
                  <w:ins w:id="5104" w:author="James, Christin (DCYF)" w:date="2026-07-01T15:03:00Z" w16du:dateUtc="2026-07-01T22:03:00Z">
                    <w:r w:rsidRPr="00971ACE">
                      <w:rPr>
                        <w:sz w:val="14"/>
                        <w:szCs w:val="14"/>
                        <w:rPrChange w:id="5105" w:author="James, Christin (DCYF)" w:date="2026-07-01T15:08:00Z" w16du:dateUtc="2026-07-01T22:08:00Z">
                          <w:rPr>
                            <w:sz w:val="12"/>
                            <w:szCs w:val="12"/>
                          </w:rPr>
                        </w:rPrChange>
                      </w:rPr>
                      <w:t>S</w:t>
                    </w:r>
                  </w:ins>
                </w:p>
              </w:tc>
              <w:tc>
                <w:tcPr>
                  <w:tcW w:w="366" w:type="dxa"/>
                  <w:shd w:val="clear" w:color="auto" w:fill="DAEEF3" w:themeFill="accent5" w:themeFillTint="33"/>
                </w:tcPr>
                <w:p w14:paraId="44BCFC71" w14:textId="77777777" w:rsidR="009E06BF" w:rsidRPr="00971ACE" w:rsidRDefault="009E06BF">
                  <w:pPr>
                    <w:rPr>
                      <w:ins w:id="5106" w:author="James, Christin (DCYF)" w:date="2026-07-01T15:03:00Z" w16du:dateUtc="2026-07-01T22:03:00Z"/>
                      <w:sz w:val="14"/>
                      <w:szCs w:val="14"/>
                      <w:rPrChange w:id="5107" w:author="James, Christin (DCYF)" w:date="2026-07-01T15:08:00Z" w16du:dateUtc="2026-07-01T22:08:00Z">
                        <w:rPr>
                          <w:ins w:id="5108" w:author="James, Christin (DCYF)" w:date="2026-07-01T15:03:00Z" w16du:dateUtc="2026-07-01T22:03:00Z"/>
                          <w:sz w:val="12"/>
                          <w:szCs w:val="12"/>
                        </w:rPr>
                      </w:rPrChange>
                    </w:rPr>
                  </w:pPr>
                  <w:ins w:id="5109" w:author="James, Christin (DCYF)" w:date="2026-07-01T15:03:00Z" w16du:dateUtc="2026-07-01T22:03:00Z">
                    <w:r w:rsidRPr="00971ACE">
                      <w:rPr>
                        <w:sz w:val="14"/>
                        <w:szCs w:val="14"/>
                        <w:rPrChange w:id="5110" w:author="James, Christin (DCYF)" w:date="2026-07-01T15:08:00Z" w16du:dateUtc="2026-07-01T22:08:00Z">
                          <w:rPr>
                            <w:sz w:val="12"/>
                            <w:szCs w:val="12"/>
                          </w:rPr>
                        </w:rPrChange>
                      </w:rPr>
                      <w:t>M</w:t>
                    </w:r>
                  </w:ins>
                </w:p>
              </w:tc>
              <w:tc>
                <w:tcPr>
                  <w:tcW w:w="366" w:type="dxa"/>
                  <w:shd w:val="clear" w:color="auto" w:fill="DAEEF3" w:themeFill="accent5" w:themeFillTint="33"/>
                </w:tcPr>
                <w:p w14:paraId="212D4CBA" w14:textId="77777777" w:rsidR="009E06BF" w:rsidRPr="00971ACE" w:rsidRDefault="009E06BF">
                  <w:pPr>
                    <w:rPr>
                      <w:ins w:id="5111" w:author="James, Christin (DCYF)" w:date="2026-07-01T15:03:00Z" w16du:dateUtc="2026-07-01T22:03:00Z"/>
                      <w:sz w:val="14"/>
                      <w:szCs w:val="14"/>
                      <w:rPrChange w:id="5112" w:author="James, Christin (DCYF)" w:date="2026-07-01T15:08:00Z" w16du:dateUtc="2026-07-01T22:08:00Z">
                        <w:rPr>
                          <w:ins w:id="5113" w:author="James, Christin (DCYF)" w:date="2026-07-01T15:03:00Z" w16du:dateUtc="2026-07-01T22:03:00Z"/>
                          <w:sz w:val="12"/>
                          <w:szCs w:val="12"/>
                        </w:rPr>
                      </w:rPrChange>
                    </w:rPr>
                  </w:pPr>
                  <w:ins w:id="5114" w:author="James, Christin (DCYF)" w:date="2026-07-01T15:03:00Z" w16du:dateUtc="2026-07-01T22:03:00Z">
                    <w:r w:rsidRPr="00971ACE">
                      <w:rPr>
                        <w:sz w:val="14"/>
                        <w:szCs w:val="14"/>
                        <w:rPrChange w:id="5115" w:author="James, Christin (DCYF)" w:date="2026-07-01T15:08:00Z" w16du:dateUtc="2026-07-01T22:08:00Z">
                          <w:rPr>
                            <w:sz w:val="12"/>
                            <w:szCs w:val="12"/>
                          </w:rPr>
                        </w:rPrChange>
                      </w:rPr>
                      <w:t>T</w:t>
                    </w:r>
                  </w:ins>
                </w:p>
              </w:tc>
              <w:tc>
                <w:tcPr>
                  <w:tcW w:w="366" w:type="dxa"/>
                  <w:shd w:val="clear" w:color="auto" w:fill="DAEEF3" w:themeFill="accent5" w:themeFillTint="33"/>
                </w:tcPr>
                <w:p w14:paraId="61E52E98" w14:textId="77777777" w:rsidR="009E06BF" w:rsidRPr="00971ACE" w:rsidRDefault="009E06BF">
                  <w:pPr>
                    <w:rPr>
                      <w:ins w:id="5116" w:author="James, Christin (DCYF)" w:date="2026-07-01T15:03:00Z" w16du:dateUtc="2026-07-01T22:03:00Z"/>
                      <w:sz w:val="14"/>
                      <w:szCs w:val="14"/>
                      <w:rPrChange w:id="5117" w:author="James, Christin (DCYF)" w:date="2026-07-01T15:08:00Z" w16du:dateUtc="2026-07-01T22:08:00Z">
                        <w:rPr>
                          <w:ins w:id="5118" w:author="James, Christin (DCYF)" w:date="2026-07-01T15:03:00Z" w16du:dateUtc="2026-07-01T22:03:00Z"/>
                          <w:sz w:val="12"/>
                          <w:szCs w:val="12"/>
                        </w:rPr>
                      </w:rPrChange>
                    </w:rPr>
                  </w:pPr>
                  <w:ins w:id="5119" w:author="James, Christin (DCYF)" w:date="2026-07-01T15:03:00Z" w16du:dateUtc="2026-07-01T22:03:00Z">
                    <w:r w:rsidRPr="00971ACE">
                      <w:rPr>
                        <w:sz w:val="14"/>
                        <w:szCs w:val="14"/>
                        <w:rPrChange w:id="5120" w:author="James, Christin (DCYF)" w:date="2026-07-01T15:08:00Z" w16du:dateUtc="2026-07-01T22:08:00Z">
                          <w:rPr>
                            <w:sz w:val="12"/>
                            <w:szCs w:val="12"/>
                          </w:rPr>
                        </w:rPrChange>
                      </w:rPr>
                      <w:t>W</w:t>
                    </w:r>
                  </w:ins>
                </w:p>
              </w:tc>
              <w:tc>
                <w:tcPr>
                  <w:tcW w:w="366" w:type="dxa"/>
                  <w:shd w:val="clear" w:color="auto" w:fill="DAEEF3" w:themeFill="accent5" w:themeFillTint="33"/>
                </w:tcPr>
                <w:p w14:paraId="303971CF" w14:textId="77777777" w:rsidR="009E06BF" w:rsidRPr="00971ACE" w:rsidRDefault="009E06BF">
                  <w:pPr>
                    <w:rPr>
                      <w:ins w:id="5121" w:author="James, Christin (DCYF)" w:date="2026-07-01T15:03:00Z" w16du:dateUtc="2026-07-01T22:03:00Z"/>
                      <w:sz w:val="14"/>
                      <w:szCs w:val="14"/>
                      <w:rPrChange w:id="5122" w:author="James, Christin (DCYF)" w:date="2026-07-01T15:08:00Z" w16du:dateUtc="2026-07-01T22:08:00Z">
                        <w:rPr>
                          <w:ins w:id="5123" w:author="James, Christin (DCYF)" w:date="2026-07-01T15:03:00Z" w16du:dateUtc="2026-07-01T22:03:00Z"/>
                          <w:sz w:val="12"/>
                          <w:szCs w:val="12"/>
                        </w:rPr>
                      </w:rPrChange>
                    </w:rPr>
                  </w:pPr>
                  <w:ins w:id="5124" w:author="James, Christin (DCYF)" w:date="2026-07-01T15:03:00Z" w16du:dateUtc="2026-07-01T22:03:00Z">
                    <w:r w:rsidRPr="00971ACE">
                      <w:rPr>
                        <w:sz w:val="14"/>
                        <w:szCs w:val="14"/>
                        <w:rPrChange w:id="5125" w:author="James, Christin (DCYF)" w:date="2026-07-01T15:08:00Z" w16du:dateUtc="2026-07-01T22:08:00Z">
                          <w:rPr>
                            <w:sz w:val="12"/>
                            <w:szCs w:val="12"/>
                          </w:rPr>
                        </w:rPrChange>
                      </w:rPr>
                      <w:t>T</w:t>
                    </w:r>
                  </w:ins>
                </w:p>
              </w:tc>
              <w:tc>
                <w:tcPr>
                  <w:tcW w:w="366" w:type="dxa"/>
                  <w:shd w:val="clear" w:color="auto" w:fill="DAEEF3" w:themeFill="accent5" w:themeFillTint="33"/>
                </w:tcPr>
                <w:p w14:paraId="26CFDDF4" w14:textId="77777777" w:rsidR="009E06BF" w:rsidRPr="00971ACE" w:rsidRDefault="009E06BF">
                  <w:pPr>
                    <w:rPr>
                      <w:ins w:id="5126" w:author="James, Christin (DCYF)" w:date="2026-07-01T15:03:00Z" w16du:dateUtc="2026-07-01T22:03:00Z"/>
                      <w:sz w:val="14"/>
                      <w:szCs w:val="14"/>
                      <w:rPrChange w:id="5127" w:author="James, Christin (DCYF)" w:date="2026-07-01T15:08:00Z" w16du:dateUtc="2026-07-01T22:08:00Z">
                        <w:rPr>
                          <w:ins w:id="5128" w:author="James, Christin (DCYF)" w:date="2026-07-01T15:03:00Z" w16du:dateUtc="2026-07-01T22:03:00Z"/>
                          <w:sz w:val="12"/>
                          <w:szCs w:val="12"/>
                        </w:rPr>
                      </w:rPrChange>
                    </w:rPr>
                  </w:pPr>
                  <w:ins w:id="5129" w:author="James, Christin (DCYF)" w:date="2026-07-01T15:03:00Z" w16du:dateUtc="2026-07-01T22:03:00Z">
                    <w:r w:rsidRPr="00971ACE">
                      <w:rPr>
                        <w:sz w:val="14"/>
                        <w:szCs w:val="14"/>
                        <w:rPrChange w:id="5130" w:author="James, Christin (DCYF)" w:date="2026-07-01T15:08:00Z" w16du:dateUtc="2026-07-01T22:08:00Z">
                          <w:rPr>
                            <w:sz w:val="12"/>
                            <w:szCs w:val="12"/>
                          </w:rPr>
                        </w:rPrChange>
                      </w:rPr>
                      <w:t>F</w:t>
                    </w:r>
                  </w:ins>
                </w:p>
              </w:tc>
              <w:tc>
                <w:tcPr>
                  <w:tcW w:w="366" w:type="dxa"/>
                  <w:shd w:val="clear" w:color="auto" w:fill="DAEEF3" w:themeFill="accent5" w:themeFillTint="33"/>
                </w:tcPr>
                <w:p w14:paraId="0F82A59F" w14:textId="77777777" w:rsidR="009E06BF" w:rsidRPr="00971ACE" w:rsidRDefault="009E06BF">
                  <w:pPr>
                    <w:rPr>
                      <w:ins w:id="5131" w:author="James, Christin (DCYF)" w:date="2026-07-01T15:03:00Z" w16du:dateUtc="2026-07-01T22:03:00Z"/>
                      <w:sz w:val="14"/>
                      <w:szCs w:val="14"/>
                      <w:rPrChange w:id="5132" w:author="James, Christin (DCYF)" w:date="2026-07-01T15:08:00Z" w16du:dateUtc="2026-07-01T22:08:00Z">
                        <w:rPr>
                          <w:ins w:id="5133" w:author="James, Christin (DCYF)" w:date="2026-07-01T15:03:00Z" w16du:dateUtc="2026-07-01T22:03:00Z"/>
                          <w:sz w:val="12"/>
                          <w:szCs w:val="12"/>
                        </w:rPr>
                      </w:rPrChange>
                    </w:rPr>
                  </w:pPr>
                  <w:ins w:id="5134" w:author="James, Christin (DCYF)" w:date="2026-07-01T15:03:00Z" w16du:dateUtc="2026-07-01T22:03:00Z">
                    <w:r w:rsidRPr="00971ACE">
                      <w:rPr>
                        <w:sz w:val="14"/>
                        <w:szCs w:val="14"/>
                        <w:rPrChange w:id="5135" w:author="James, Christin (DCYF)" w:date="2026-07-01T15:08:00Z" w16du:dateUtc="2026-07-01T22:08:00Z">
                          <w:rPr>
                            <w:sz w:val="12"/>
                            <w:szCs w:val="12"/>
                          </w:rPr>
                        </w:rPrChange>
                      </w:rPr>
                      <w:t>S</w:t>
                    </w:r>
                  </w:ins>
                </w:p>
              </w:tc>
            </w:tr>
            <w:tr w:rsidR="009E06BF" w:rsidRPr="00971ACE" w14:paraId="27333BC9" w14:textId="77777777">
              <w:trPr>
                <w:ins w:id="5136" w:author="James, Christin (DCYF)" w:date="2026-07-01T15:03:00Z"/>
              </w:trPr>
              <w:tc>
                <w:tcPr>
                  <w:tcW w:w="366" w:type="dxa"/>
                </w:tcPr>
                <w:p w14:paraId="20D7C1AD" w14:textId="77777777" w:rsidR="009E06BF" w:rsidRPr="00971ACE" w:rsidRDefault="009E06BF">
                  <w:pPr>
                    <w:rPr>
                      <w:ins w:id="5137" w:author="James, Christin (DCYF)" w:date="2026-07-01T15:03:00Z" w16du:dateUtc="2026-07-01T22:03:00Z"/>
                      <w:sz w:val="14"/>
                      <w:szCs w:val="14"/>
                      <w:rPrChange w:id="5138" w:author="James, Christin (DCYF)" w:date="2026-07-01T15:08:00Z" w16du:dateUtc="2026-07-01T22:08:00Z">
                        <w:rPr>
                          <w:ins w:id="5139" w:author="James, Christin (DCYF)" w:date="2026-07-01T15:03:00Z" w16du:dateUtc="2026-07-01T22:03:00Z"/>
                          <w:sz w:val="12"/>
                          <w:szCs w:val="12"/>
                        </w:rPr>
                      </w:rPrChange>
                    </w:rPr>
                  </w:pPr>
                </w:p>
              </w:tc>
              <w:tc>
                <w:tcPr>
                  <w:tcW w:w="366" w:type="dxa"/>
                </w:tcPr>
                <w:p w14:paraId="102DDF7E" w14:textId="77777777" w:rsidR="009E06BF" w:rsidRPr="00971ACE" w:rsidRDefault="009E06BF">
                  <w:pPr>
                    <w:rPr>
                      <w:ins w:id="5140" w:author="James, Christin (DCYF)" w:date="2026-07-01T15:03:00Z" w16du:dateUtc="2026-07-01T22:03:00Z"/>
                      <w:sz w:val="14"/>
                      <w:szCs w:val="14"/>
                      <w:rPrChange w:id="5141" w:author="James, Christin (DCYF)" w:date="2026-07-01T15:08:00Z" w16du:dateUtc="2026-07-01T22:08:00Z">
                        <w:rPr>
                          <w:ins w:id="5142" w:author="James, Christin (DCYF)" w:date="2026-07-01T15:03:00Z" w16du:dateUtc="2026-07-01T22:03:00Z"/>
                          <w:sz w:val="12"/>
                          <w:szCs w:val="12"/>
                        </w:rPr>
                      </w:rPrChange>
                    </w:rPr>
                  </w:pPr>
                </w:p>
              </w:tc>
              <w:tc>
                <w:tcPr>
                  <w:tcW w:w="366" w:type="dxa"/>
                </w:tcPr>
                <w:p w14:paraId="4AE3AFDA" w14:textId="77777777" w:rsidR="009E06BF" w:rsidRPr="00971ACE" w:rsidRDefault="009E06BF">
                  <w:pPr>
                    <w:rPr>
                      <w:ins w:id="5143" w:author="James, Christin (DCYF)" w:date="2026-07-01T15:03:00Z" w16du:dateUtc="2026-07-01T22:03:00Z"/>
                      <w:sz w:val="14"/>
                      <w:szCs w:val="14"/>
                      <w:rPrChange w:id="5144" w:author="James, Christin (DCYF)" w:date="2026-07-01T15:08:00Z" w16du:dateUtc="2026-07-01T22:08:00Z">
                        <w:rPr>
                          <w:ins w:id="5145" w:author="James, Christin (DCYF)" w:date="2026-07-01T15:03:00Z" w16du:dateUtc="2026-07-01T22:03:00Z"/>
                          <w:sz w:val="12"/>
                          <w:szCs w:val="12"/>
                        </w:rPr>
                      </w:rPrChange>
                    </w:rPr>
                  </w:pPr>
                </w:p>
              </w:tc>
              <w:tc>
                <w:tcPr>
                  <w:tcW w:w="366" w:type="dxa"/>
                </w:tcPr>
                <w:p w14:paraId="1BDE1830" w14:textId="77777777" w:rsidR="009E06BF" w:rsidRPr="00971ACE" w:rsidRDefault="009E06BF">
                  <w:pPr>
                    <w:rPr>
                      <w:ins w:id="5146" w:author="James, Christin (DCYF)" w:date="2026-07-01T15:03:00Z" w16du:dateUtc="2026-07-01T22:03:00Z"/>
                      <w:sz w:val="14"/>
                      <w:szCs w:val="14"/>
                      <w:rPrChange w:id="5147" w:author="James, Christin (DCYF)" w:date="2026-07-01T15:08:00Z" w16du:dateUtc="2026-07-01T22:08:00Z">
                        <w:rPr>
                          <w:ins w:id="5148" w:author="James, Christin (DCYF)" w:date="2026-07-01T15:03:00Z" w16du:dateUtc="2026-07-01T22:03:00Z"/>
                          <w:sz w:val="12"/>
                          <w:szCs w:val="12"/>
                        </w:rPr>
                      </w:rPrChange>
                    </w:rPr>
                  </w:pPr>
                  <w:ins w:id="5149" w:author="James, Christin (DCYF)" w:date="2026-07-01T15:03:00Z" w16du:dateUtc="2026-07-01T22:03:00Z">
                    <w:r w:rsidRPr="00971ACE">
                      <w:rPr>
                        <w:sz w:val="14"/>
                        <w:szCs w:val="14"/>
                        <w:rPrChange w:id="5150" w:author="James, Christin (DCYF)" w:date="2026-07-01T15:08:00Z" w16du:dateUtc="2026-07-01T22:08:00Z">
                          <w:rPr>
                            <w:sz w:val="12"/>
                            <w:szCs w:val="12"/>
                          </w:rPr>
                        </w:rPrChange>
                      </w:rPr>
                      <w:t>1</w:t>
                    </w:r>
                  </w:ins>
                </w:p>
              </w:tc>
              <w:tc>
                <w:tcPr>
                  <w:tcW w:w="366" w:type="dxa"/>
                </w:tcPr>
                <w:p w14:paraId="3252A2AF" w14:textId="77777777" w:rsidR="009E06BF" w:rsidRPr="00971ACE" w:rsidRDefault="009E06BF">
                  <w:pPr>
                    <w:rPr>
                      <w:ins w:id="5151" w:author="James, Christin (DCYF)" w:date="2026-07-01T15:03:00Z" w16du:dateUtc="2026-07-01T22:03:00Z"/>
                      <w:sz w:val="14"/>
                      <w:szCs w:val="14"/>
                      <w:rPrChange w:id="5152" w:author="James, Christin (DCYF)" w:date="2026-07-01T15:08:00Z" w16du:dateUtc="2026-07-01T22:08:00Z">
                        <w:rPr>
                          <w:ins w:id="5153" w:author="James, Christin (DCYF)" w:date="2026-07-01T15:03:00Z" w16du:dateUtc="2026-07-01T22:03:00Z"/>
                          <w:sz w:val="12"/>
                          <w:szCs w:val="12"/>
                        </w:rPr>
                      </w:rPrChange>
                    </w:rPr>
                  </w:pPr>
                  <w:ins w:id="5154" w:author="James, Christin (DCYF)" w:date="2026-07-01T15:03:00Z" w16du:dateUtc="2026-07-01T22:03:00Z">
                    <w:r w:rsidRPr="00971ACE">
                      <w:rPr>
                        <w:sz w:val="14"/>
                        <w:szCs w:val="14"/>
                        <w:rPrChange w:id="5155" w:author="James, Christin (DCYF)" w:date="2026-07-01T15:08:00Z" w16du:dateUtc="2026-07-01T22:08:00Z">
                          <w:rPr>
                            <w:sz w:val="12"/>
                            <w:szCs w:val="12"/>
                          </w:rPr>
                        </w:rPrChange>
                      </w:rPr>
                      <w:t>2</w:t>
                    </w:r>
                  </w:ins>
                </w:p>
              </w:tc>
              <w:tc>
                <w:tcPr>
                  <w:tcW w:w="366" w:type="dxa"/>
                </w:tcPr>
                <w:p w14:paraId="2737E4B9" w14:textId="77777777" w:rsidR="009E06BF" w:rsidRPr="00971ACE" w:rsidRDefault="009E06BF">
                  <w:pPr>
                    <w:rPr>
                      <w:ins w:id="5156" w:author="James, Christin (DCYF)" w:date="2026-07-01T15:03:00Z" w16du:dateUtc="2026-07-01T22:03:00Z"/>
                      <w:sz w:val="14"/>
                      <w:szCs w:val="14"/>
                      <w:rPrChange w:id="5157" w:author="James, Christin (DCYF)" w:date="2026-07-01T15:08:00Z" w16du:dateUtc="2026-07-01T22:08:00Z">
                        <w:rPr>
                          <w:ins w:id="5158" w:author="James, Christin (DCYF)" w:date="2026-07-01T15:03:00Z" w16du:dateUtc="2026-07-01T22:03:00Z"/>
                          <w:sz w:val="12"/>
                          <w:szCs w:val="12"/>
                        </w:rPr>
                      </w:rPrChange>
                    </w:rPr>
                  </w:pPr>
                  <w:ins w:id="5159" w:author="James, Christin (DCYF)" w:date="2026-07-01T15:03:00Z" w16du:dateUtc="2026-07-01T22:03:00Z">
                    <w:r w:rsidRPr="00971ACE">
                      <w:rPr>
                        <w:sz w:val="14"/>
                        <w:szCs w:val="14"/>
                        <w:rPrChange w:id="5160" w:author="James, Christin (DCYF)" w:date="2026-07-01T15:08:00Z" w16du:dateUtc="2026-07-01T22:08:00Z">
                          <w:rPr>
                            <w:sz w:val="12"/>
                            <w:szCs w:val="12"/>
                          </w:rPr>
                        </w:rPrChange>
                      </w:rPr>
                      <w:t>3</w:t>
                    </w:r>
                  </w:ins>
                </w:p>
              </w:tc>
              <w:tc>
                <w:tcPr>
                  <w:tcW w:w="366" w:type="dxa"/>
                </w:tcPr>
                <w:p w14:paraId="264E5C2F" w14:textId="77777777" w:rsidR="009E06BF" w:rsidRPr="00971ACE" w:rsidRDefault="009E06BF">
                  <w:pPr>
                    <w:rPr>
                      <w:ins w:id="5161" w:author="James, Christin (DCYF)" w:date="2026-07-01T15:03:00Z" w16du:dateUtc="2026-07-01T22:03:00Z"/>
                      <w:sz w:val="14"/>
                      <w:szCs w:val="14"/>
                      <w:rPrChange w:id="5162" w:author="James, Christin (DCYF)" w:date="2026-07-01T15:08:00Z" w16du:dateUtc="2026-07-01T22:08:00Z">
                        <w:rPr>
                          <w:ins w:id="5163" w:author="James, Christin (DCYF)" w:date="2026-07-01T15:03:00Z" w16du:dateUtc="2026-07-01T22:03:00Z"/>
                          <w:sz w:val="12"/>
                          <w:szCs w:val="12"/>
                        </w:rPr>
                      </w:rPrChange>
                    </w:rPr>
                  </w:pPr>
                  <w:ins w:id="5164" w:author="James, Christin (DCYF)" w:date="2026-07-01T15:03:00Z" w16du:dateUtc="2026-07-01T22:03:00Z">
                    <w:r w:rsidRPr="00971ACE">
                      <w:rPr>
                        <w:sz w:val="14"/>
                        <w:szCs w:val="14"/>
                        <w:rPrChange w:id="5165" w:author="James, Christin (DCYF)" w:date="2026-07-01T15:08:00Z" w16du:dateUtc="2026-07-01T22:08:00Z">
                          <w:rPr>
                            <w:sz w:val="12"/>
                            <w:szCs w:val="12"/>
                          </w:rPr>
                        </w:rPrChange>
                      </w:rPr>
                      <w:t>4</w:t>
                    </w:r>
                  </w:ins>
                </w:p>
              </w:tc>
            </w:tr>
            <w:tr w:rsidR="009E06BF" w:rsidRPr="00971ACE" w14:paraId="2E31C288" w14:textId="77777777">
              <w:trPr>
                <w:ins w:id="5166" w:author="James, Christin (DCYF)" w:date="2026-07-01T15:03:00Z"/>
              </w:trPr>
              <w:tc>
                <w:tcPr>
                  <w:tcW w:w="366" w:type="dxa"/>
                </w:tcPr>
                <w:p w14:paraId="73895726" w14:textId="77777777" w:rsidR="009E06BF" w:rsidRPr="00971ACE" w:rsidRDefault="009E06BF">
                  <w:pPr>
                    <w:rPr>
                      <w:ins w:id="5167" w:author="James, Christin (DCYF)" w:date="2026-07-01T15:03:00Z" w16du:dateUtc="2026-07-01T22:03:00Z"/>
                      <w:sz w:val="14"/>
                      <w:szCs w:val="14"/>
                      <w:rPrChange w:id="5168" w:author="James, Christin (DCYF)" w:date="2026-07-01T15:08:00Z" w16du:dateUtc="2026-07-01T22:08:00Z">
                        <w:rPr>
                          <w:ins w:id="5169" w:author="James, Christin (DCYF)" w:date="2026-07-01T15:03:00Z" w16du:dateUtc="2026-07-01T22:03:00Z"/>
                          <w:sz w:val="12"/>
                          <w:szCs w:val="12"/>
                        </w:rPr>
                      </w:rPrChange>
                    </w:rPr>
                  </w:pPr>
                  <w:ins w:id="5170" w:author="James, Christin (DCYF)" w:date="2026-07-01T15:03:00Z" w16du:dateUtc="2026-07-01T22:03:00Z">
                    <w:r w:rsidRPr="00971ACE">
                      <w:rPr>
                        <w:sz w:val="14"/>
                        <w:szCs w:val="14"/>
                        <w:rPrChange w:id="5171" w:author="James, Christin (DCYF)" w:date="2026-07-01T15:08:00Z" w16du:dateUtc="2026-07-01T22:08:00Z">
                          <w:rPr>
                            <w:sz w:val="12"/>
                            <w:szCs w:val="12"/>
                          </w:rPr>
                        </w:rPrChange>
                      </w:rPr>
                      <w:t>5</w:t>
                    </w:r>
                  </w:ins>
                </w:p>
              </w:tc>
              <w:tc>
                <w:tcPr>
                  <w:tcW w:w="366" w:type="dxa"/>
                </w:tcPr>
                <w:p w14:paraId="76E1316E" w14:textId="77777777" w:rsidR="009E06BF" w:rsidRPr="00971ACE" w:rsidRDefault="009E06BF">
                  <w:pPr>
                    <w:rPr>
                      <w:ins w:id="5172" w:author="James, Christin (DCYF)" w:date="2026-07-01T15:03:00Z" w16du:dateUtc="2026-07-01T22:03:00Z"/>
                      <w:sz w:val="14"/>
                      <w:szCs w:val="14"/>
                      <w:rPrChange w:id="5173" w:author="James, Christin (DCYF)" w:date="2026-07-01T15:08:00Z" w16du:dateUtc="2026-07-01T22:08:00Z">
                        <w:rPr>
                          <w:ins w:id="5174" w:author="James, Christin (DCYF)" w:date="2026-07-01T15:03:00Z" w16du:dateUtc="2026-07-01T22:03:00Z"/>
                          <w:sz w:val="12"/>
                          <w:szCs w:val="12"/>
                        </w:rPr>
                      </w:rPrChange>
                    </w:rPr>
                  </w:pPr>
                  <w:ins w:id="5175" w:author="James, Christin (DCYF)" w:date="2026-07-01T15:03:00Z" w16du:dateUtc="2026-07-01T22:03:00Z">
                    <w:r w:rsidRPr="00971ACE">
                      <w:rPr>
                        <w:sz w:val="14"/>
                        <w:szCs w:val="14"/>
                        <w:rPrChange w:id="5176" w:author="James, Christin (DCYF)" w:date="2026-07-01T15:08:00Z" w16du:dateUtc="2026-07-01T22:08:00Z">
                          <w:rPr>
                            <w:sz w:val="12"/>
                            <w:szCs w:val="12"/>
                          </w:rPr>
                        </w:rPrChange>
                      </w:rPr>
                      <w:t>6</w:t>
                    </w:r>
                  </w:ins>
                </w:p>
              </w:tc>
              <w:tc>
                <w:tcPr>
                  <w:tcW w:w="366" w:type="dxa"/>
                </w:tcPr>
                <w:p w14:paraId="38324711" w14:textId="77777777" w:rsidR="009E06BF" w:rsidRPr="00971ACE" w:rsidRDefault="009E06BF">
                  <w:pPr>
                    <w:rPr>
                      <w:ins w:id="5177" w:author="James, Christin (DCYF)" w:date="2026-07-01T15:03:00Z" w16du:dateUtc="2026-07-01T22:03:00Z"/>
                      <w:sz w:val="14"/>
                      <w:szCs w:val="14"/>
                      <w:rPrChange w:id="5178" w:author="James, Christin (DCYF)" w:date="2026-07-01T15:08:00Z" w16du:dateUtc="2026-07-01T22:08:00Z">
                        <w:rPr>
                          <w:ins w:id="5179" w:author="James, Christin (DCYF)" w:date="2026-07-01T15:03:00Z" w16du:dateUtc="2026-07-01T22:03:00Z"/>
                          <w:sz w:val="12"/>
                          <w:szCs w:val="12"/>
                        </w:rPr>
                      </w:rPrChange>
                    </w:rPr>
                  </w:pPr>
                  <w:ins w:id="5180" w:author="James, Christin (DCYF)" w:date="2026-07-01T15:03:00Z" w16du:dateUtc="2026-07-01T22:03:00Z">
                    <w:r w:rsidRPr="00971ACE">
                      <w:rPr>
                        <w:sz w:val="14"/>
                        <w:szCs w:val="14"/>
                        <w:rPrChange w:id="5181" w:author="James, Christin (DCYF)" w:date="2026-07-01T15:08:00Z" w16du:dateUtc="2026-07-01T22:08:00Z">
                          <w:rPr>
                            <w:sz w:val="12"/>
                            <w:szCs w:val="12"/>
                          </w:rPr>
                        </w:rPrChange>
                      </w:rPr>
                      <w:t>7</w:t>
                    </w:r>
                  </w:ins>
                </w:p>
              </w:tc>
              <w:tc>
                <w:tcPr>
                  <w:tcW w:w="366" w:type="dxa"/>
                </w:tcPr>
                <w:p w14:paraId="7BDD259F" w14:textId="77777777" w:rsidR="009E06BF" w:rsidRPr="00971ACE" w:rsidRDefault="009E06BF">
                  <w:pPr>
                    <w:rPr>
                      <w:ins w:id="5182" w:author="James, Christin (DCYF)" w:date="2026-07-01T15:03:00Z" w16du:dateUtc="2026-07-01T22:03:00Z"/>
                      <w:sz w:val="14"/>
                      <w:szCs w:val="14"/>
                      <w:rPrChange w:id="5183" w:author="James, Christin (DCYF)" w:date="2026-07-01T15:08:00Z" w16du:dateUtc="2026-07-01T22:08:00Z">
                        <w:rPr>
                          <w:ins w:id="5184" w:author="James, Christin (DCYF)" w:date="2026-07-01T15:03:00Z" w16du:dateUtc="2026-07-01T22:03:00Z"/>
                          <w:sz w:val="12"/>
                          <w:szCs w:val="12"/>
                        </w:rPr>
                      </w:rPrChange>
                    </w:rPr>
                  </w:pPr>
                  <w:ins w:id="5185" w:author="James, Christin (DCYF)" w:date="2026-07-01T15:03:00Z" w16du:dateUtc="2026-07-01T22:03:00Z">
                    <w:r w:rsidRPr="00971ACE">
                      <w:rPr>
                        <w:sz w:val="14"/>
                        <w:szCs w:val="14"/>
                        <w:rPrChange w:id="5186" w:author="James, Christin (DCYF)" w:date="2026-07-01T15:08:00Z" w16du:dateUtc="2026-07-01T22:08:00Z">
                          <w:rPr>
                            <w:sz w:val="12"/>
                            <w:szCs w:val="12"/>
                          </w:rPr>
                        </w:rPrChange>
                      </w:rPr>
                      <w:t>8</w:t>
                    </w:r>
                  </w:ins>
                </w:p>
              </w:tc>
              <w:tc>
                <w:tcPr>
                  <w:tcW w:w="366" w:type="dxa"/>
                </w:tcPr>
                <w:p w14:paraId="6DF94BC8" w14:textId="77777777" w:rsidR="009E06BF" w:rsidRPr="00971ACE" w:rsidRDefault="009E06BF">
                  <w:pPr>
                    <w:rPr>
                      <w:ins w:id="5187" w:author="James, Christin (DCYF)" w:date="2026-07-01T15:03:00Z" w16du:dateUtc="2026-07-01T22:03:00Z"/>
                      <w:sz w:val="14"/>
                      <w:szCs w:val="14"/>
                      <w:rPrChange w:id="5188" w:author="James, Christin (DCYF)" w:date="2026-07-01T15:08:00Z" w16du:dateUtc="2026-07-01T22:08:00Z">
                        <w:rPr>
                          <w:ins w:id="5189" w:author="James, Christin (DCYF)" w:date="2026-07-01T15:03:00Z" w16du:dateUtc="2026-07-01T22:03:00Z"/>
                          <w:sz w:val="12"/>
                          <w:szCs w:val="12"/>
                        </w:rPr>
                      </w:rPrChange>
                    </w:rPr>
                  </w:pPr>
                  <w:ins w:id="5190" w:author="James, Christin (DCYF)" w:date="2026-07-01T15:03:00Z" w16du:dateUtc="2026-07-01T22:03:00Z">
                    <w:r w:rsidRPr="00971ACE">
                      <w:rPr>
                        <w:sz w:val="14"/>
                        <w:szCs w:val="14"/>
                        <w:rPrChange w:id="5191" w:author="James, Christin (DCYF)" w:date="2026-07-01T15:08:00Z" w16du:dateUtc="2026-07-01T22:08:00Z">
                          <w:rPr>
                            <w:sz w:val="12"/>
                            <w:szCs w:val="12"/>
                          </w:rPr>
                        </w:rPrChange>
                      </w:rPr>
                      <w:t>9</w:t>
                    </w:r>
                  </w:ins>
                </w:p>
              </w:tc>
              <w:tc>
                <w:tcPr>
                  <w:tcW w:w="366" w:type="dxa"/>
                </w:tcPr>
                <w:p w14:paraId="0FDD1DC9" w14:textId="77777777" w:rsidR="009E06BF" w:rsidRPr="00971ACE" w:rsidRDefault="009E06BF">
                  <w:pPr>
                    <w:rPr>
                      <w:ins w:id="5192" w:author="James, Christin (DCYF)" w:date="2026-07-01T15:03:00Z" w16du:dateUtc="2026-07-01T22:03:00Z"/>
                      <w:sz w:val="14"/>
                      <w:szCs w:val="14"/>
                      <w:rPrChange w:id="5193" w:author="James, Christin (DCYF)" w:date="2026-07-01T15:08:00Z" w16du:dateUtc="2026-07-01T22:08:00Z">
                        <w:rPr>
                          <w:ins w:id="5194" w:author="James, Christin (DCYF)" w:date="2026-07-01T15:03:00Z" w16du:dateUtc="2026-07-01T22:03:00Z"/>
                          <w:sz w:val="12"/>
                          <w:szCs w:val="12"/>
                        </w:rPr>
                      </w:rPrChange>
                    </w:rPr>
                  </w:pPr>
                  <w:ins w:id="5195" w:author="James, Christin (DCYF)" w:date="2026-07-01T15:03:00Z" w16du:dateUtc="2026-07-01T22:03:00Z">
                    <w:r w:rsidRPr="00971ACE">
                      <w:rPr>
                        <w:sz w:val="14"/>
                        <w:szCs w:val="14"/>
                        <w:rPrChange w:id="5196" w:author="James, Christin (DCYF)" w:date="2026-07-01T15:08:00Z" w16du:dateUtc="2026-07-01T22:08:00Z">
                          <w:rPr>
                            <w:sz w:val="12"/>
                            <w:szCs w:val="12"/>
                          </w:rPr>
                        </w:rPrChange>
                      </w:rPr>
                      <w:t>10</w:t>
                    </w:r>
                  </w:ins>
                </w:p>
              </w:tc>
              <w:tc>
                <w:tcPr>
                  <w:tcW w:w="366" w:type="dxa"/>
                </w:tcPr>
                <w:p w14:paraId="30CC71AD" w14:textId="77777777" w:rsidR="009E06BF" w:rsidRPr="00971ACE" w:rsidRDefault="009E06BF">
                  <w:pPr>
                    <w:rPr>
                      <w:ins w:id="5197" w:author="James, Christin (DCYF)" w:date="2026-07-01T15:03:00Z" w16du:dateUtc="2026-07-01T22:03:00Z"/>
                      <w:sz w:val="14"/>
                      <w:szCs w:val="14"/>
                      <w:rPrChange w:id="5198" w:author="James, Christin (DCYF)" w:date="2026-07-01T15:08:00Z" w16du:dateUtc="2026-07-01T22:08:00Z">
                        <w:rPr>
                          <w:ins w:id="5199" w:author="James, Christin (DCYF)" w:date="2026-07-01T15:03:00Z" w16du:dateUtc="2026-07-01T22:03:00Z"/>
                          <w:sz w:val="12"/>
                          <w:szCs w:val="12"/>
                        </w:rPr>
                      </w:rPrChange>
                    </w:rPr>
                  </w:pPr>
                  <w:ins w:id="5200" w:author="James, Christin (DCYF)" w:date="2026-07-01T15:03:00Z" w16du:dateUtc="2026-07-01T22:03:00Z">
                    <w:r w:rsidRPr="00971ACE">
                      <w:rPr>
                        <w:sz w:val="14"/>
                        <w:szCs w:val="14"/>
                        <w:rPrChange w:id="5201" w:author="James, Christin (DCYF)" w:date="2026-07-01T15:08:00Z" w16du:dateUtc="2026-07-01T22:08:00Z">
                          <w:rPr>
                            <w:sz w:val="12"/>
                            <w:szCs w:val="12"/>
                          </w:rPr>
                        </w:rPrChange>
                      </w:rPr>
                      <w:t>11</w:t>
                    </w:r>
                  </w:ins>
                </w:p>
              </w:tc>
            </w:tr>
            <w:tr w:rsidR="009E06BF" w:rsidRPr="00971ACE" w14:paraId="29AC76D1" w14:textId="77777777">
              <w:trPr>
                <w:ins w:id="5202" w:author="James, Christin (DCYF)" w:date="2026-07-01T15:03:00Z"/>
              </w:trPr>
              <w:tc>
                <w:tcPr>
                  <w:tcW w:w="366" w:type="dxa"/>
                </w:tcPr>
                <w:p w14:paraId="4600963A" w14:textId="77777777" w:rsidR="009E06BF" w:rsidRPr="00971ACE" w:rsidRDefault="009E06BF">
                  <w:pPr>
                    <w:rPr>
                      <w:ins w:id="5203" w:author="James, Christin (DCYF)" w:date="2026-07-01T15:03:00Z" w16du:dateUtc="2026-07-01T22:03:00Z"/>
                      <w:sz w:val="14"/>
                      <w:szCs w:val="14"/>
                      <w:rPrChange w:id="5204" w:author="James, Christin (DCYF)" w:date="2026-07-01T15:08:00Z" w16du:dateUtc="2026-07-01T22:08:00Z">
                        <w:rPr>
                          <w:ins w:id="5205" w:author="James, Christin (DCYF)" w:date="2026-07-01T15:03:00Z" w16du:dateUtc="2026-07-01T22:03:00Z"/>
                          <w:sz w:val="12"/>
                          <w:szCs w:val="12"/>
                        </w:rPr>
                      </w:rPrChange>
                    </w:rPr>
                  </w:pPr>
                  <w:ins w:id="5206" w:author="James, Christin (DCYF)" w:date="2026-07-01T15:03:00Z" w16du:dateUtc="2026-07-01T22:03:00Z">
                    <w:r w:rsidRPr="00971ACE">
                      <w:rPr>
                        <w:sz w:val="14"/>
                        <w:szCs w:val="14"/>
                        <w:rPrChange w:id="5207" w:author="James, Christin (DCYF)" w:date="2026-07-01T15:08:00Z" w16du:dateUtc="2026-07-01T22:08:00Z">
                          <w:rPr>
                            <w:sz w:val="12"/>
                            <w:szCs w:val="12"/>
                          </w:rPr>
                        </w:rPrChange>
                      </w:rPr>
                      <w:t>12</w:t>
                    </w:r>
                  </w:ins>
                </w:p>
              </w:tc>
              <w:tc>
                <w:tcPr>
                  <w:tcW w:w="366" w:type="dxa"/>
                </w:tcPr>
                <w:p w14:paraId="1F8FF91A" w14:textId="77777777" w:rsidR="009E06BF" w:rsidRPr="00971ACE" w:rsidRDefault="009E06BF">
                  <w:pPr>
                    <w:rPr>
                      <w:ins w:id="5208" w:author="James, Christin (DCYF)" w:date="2026-07-01T15:03:00Z" w16du:dateUtc="2026-07-01T22:03:00Z"/>
                      <w:sz w:val="14"/>
                      <w:szCs w:val="14"/>
                      <w:rPrChange w:id="5209" w:author="James, Christin (DCYF)" w:date="2026-07-01T15:08:00Z" w16du:dateUtc="2026-07-01T22:08:00Z">
                        <w:rPr>
                          <w:ins w:id="5210" w:author="James, Christin (DCYF)" w:date="2026-07-01T15:03:00Z" w16du:dateUtc="2026-07-01T22:03:00Z"/>
                          <w:sz w:val="12"/>
                          <w:szCs w:val="12"/>
                        </w:rPr>
                      </w:rPrChange>
                    </w:rPr>
                  </w:pPr>
                  <w:ins w:id="5211" w:author="James, Christin (DCYF)" w:date="2026-07-01T15:03:00Z" w16du:dateUtc="2026-07-01T22:03:00Z">
                    <w:r w:rsidRPr="00971ACE">
                      <w:rPr>
                        <w:sz w:val="14"/>
                        <w:szCs w:val="14"/>
                        <w:rPrChange w:id="5212" w:author="James, Christin (DCYF)" w:date="2026-07-01T15:08:00Z" w16du:dateUtc="2026-07-01T22:08:00Z">
                          <w:rPr>
                            <w:sz w:val="12"/>
                            <w:szCs w:val="12"/>
                          </w:rPr>
                        </w:rPrChange>
                      </w:rPr>
                      <w:t>13</w:t>
                    </w:r>
                  </w:ins>
                </w:p>
              </w:tc>
              <w:tc>
                <w:tcPr>
                  <w:tcW w:w="366" w:type="dxa"/>
                </w:tcPr>
                <w:p w14:paraId="71541F9A" w14:textId="77777777" w:rsidR="009E06BF" w:rsidRPr="00971ACE" w:rsidRDefault="009E06BF">
                  <w:pPr>
                    <w:rPr>
                      <w:ins w:id="5213" w:author="James, Christin (DCYF)" w:date="2026-07-01T15:03:00Z" w16du:dateUtc="2026-07-01T22:03:00Z"/>
                      <w:sz w:val="14"/>
                      <w:szCs w:val="14"/>
                      <w:rPrChange w:id="5214" w:author="James, Christin (DCYF)" w:date="2026-07-01T15:08:00Z" w16du:dateUtc="2026-07-01T22:08:00Z">
                        <w:rPr>
                          <w:ins w:id="5215" w:author="James, Christin (DCYF)" w:date="2026-07-01T15:03:00Z" w16du:dateUtc="2026-07-01T22:03:00Z"/>
                          <w:sz w:val="12"/>
                          <w:szCs w:val="12"/>
                        </w:rPr>
                      </w:rPrChange>
                    </w:rPr>
                  </w:pPr>
                  <w:ins w:id="5216" w:author="James, Christin (DCYF)" w:date="2026-07-01T15:03:00Z" w16du:dateUtc="2026-07-01T22:03:00Z">
                    <w:r w:rsidRPr="00971ACE">
                      <w:rPr>
                        <w:sz w:val="14"/>
                        <w:szCs w:val="14"/>
                        <w:rPrChange w:id="5217" w:author="James, Christin (DCYF)" w:date="2026-07-01T15:08:00Z" w16du:dateUtc="2026-07-01T22:08:00Z">
                          <w:rPr>
                            <w:sz w:val="12"/>
                            <w:szCs w:val="12"/>
                          </w:rPr>
                        </w:rPrChange>
                      </w:rPr>
                      <w:t>14</w:t>
                    </w:r>
                  </w:ins>
                </w:p>
              </w:tc>
              <w:tc>
                <w:tcPr>
                  <w:tcW w:w="366" w:type="dxa"/>
                </w:tcPr>
                <w:p w14:paraId="434D49E3" w14:textId="77777777" w:rsidR="009E06BF" w:rsidRPr="00971ACE" w:rsidRDefault="009E06BF">
                  <w:pPr>
                    <w:rPr>
                      <w:ins w:id="5218" w:author="James, Christin (DCYF)" w:date="2026-07-01T15:03:00Z" w16du:dateUtc="2026-07-01T22:03:00Z"/>
                      <w:sz w:val="14"/>
                      <w:szCs w:val="14"/>
                      <w:rPrChange w:id="5219" w:author="James, Christin (DCYF)" w:date="2026-07-01T15:08:00Z" w16du:dateUtc="2026-07-01T22:08:00Z">
                        <w:rPr>
                          <w:ins w:id="5220" w:author="James, Christin (DCYF)" w:date="2026-07-01T15:03:00Z" w16du:dateUtc="2026-07-01T22:03:00Z"/>
                          <w:sz w:val="12"/>
                          <w:szCs w:val="12"/>
                        </w:rPr>
                      </w:rPrChange>
                    </w:rPr>
                  </w:pPr>
                  <w:ins w:id="5221" w:author="James, Christin (DCYF)" w:date="2026-07-01T15:03:00Z" w16du:dateUtc="2026-07-01T22:03:00Z">
                    <w:r w:rsidRPr="00971ACE">
                      <w:rPr>
                        <w:sz w:val="14"/>
                        <w:szCs w:val="14"/>
                        <w:rPrChange w:id="5222" w:author="James, Christin (DCYF)" w:date="2026-07-01T15:08:00Z" w16du:dateUtc="2026-07-01T22:08:00Z">
                          <w:rPr>
                            <w:sz w:val="12"/>
                            <w:szCs w:val="12"/>
                          </w:rPr>
                        </w:rPrChange>
                      </w:rPr>
                      <w:t>15</w:t>
                    </w:r>
                  </w:ins>
                </w:p>
              </w:tc>
              <w:tc>
                <w:tcPr>
                  <w:tcW w:w="366" w:type="dxa"/>
                </w:tcPr>
                <w:p w14:paraId="07185585" w14:textId="77777777" w:rsidR="009E06BF" w:rsidRPr="00971ACE" w:rsidRDefault="009E06BF">
                  <w:pPr>
                    <w:rPr>
                      <w:ins w:id="5223" w:author="James, Christin (DCYF)" w:date="2026-07-01T15:03:00Z" w16du:dateUtc="2026-07-01T22:03:00Z"/>
                      <w:sz w:val="14"/>
                      <w:szCs w:val="14"/>
                      <w:rPrChange w:id="5224" w:author="James, Christin (DCYF)" w:date="2026-07-01T15:08:00Z" w16du:dateUtc="2026-07-01T22:08:00Z">
                        <w:rPr>
                          <w:ins w:id="5225" w:author="James, Christin (DCYF)" w:date="2026-07-01T15:03:00Z" w16du:dateUtc="2026-07-01T22:03:00Z"/>
                          <w:sz w:val="12"/>
                          <w:szCs w:val="12"/>
                        </w:rPr>
                      </w:rPrChange>
                    </w:rPr>
                  </w:pPr>
                  <w:ins w:id="5226" w:author="James, Christin (DCYF)" w:date="2026-07-01T15:03:00Z" w16du:dateUtc="2026-07-01T22:03:00Z">
                    <w:r w:rsidRPr="00971ACE">
                      <w:rPr>
                        <w:sz w:val="14"/>
                        <w:szCs w:val="14"/>
                        <w:rPrChange w:id="5227" w:author="James, Christin (DCYF)" w:date="2026-07-01T15:08:00Z" w16du:dateUtc="2026-07-01T22:08:00Z">
                          <w:rPr>
                            <w:sz w:val="12"/>
                            <w:szCs w:val="12"/>
                          </w:rPr>
                        </w:rPrChange>
                      </w:rPr>
                      <w:t>16</w:t>
                    </w:r>
                  </w:ins>
                </w:p>
              </w:tc>
              <w:tc>
                <w:tcPr>
                  <w:tcW w:w="366" w:type="dxa"/>
                </w:tcPr>
                <w:p w14:paraId="4B9590CE" w14:textId="77777777" w:rsidR="009E06BF" w:rsidRPr="00971ACE" w:rsidRDefault="009E06BF">
                  <w:pPr>
                    <w:rPr>
                      <w:ins w:id="5228" w:author="James, Christin (DCYF)" w:date="2026-07-01T15:03:00Z" w16du:dateUtc="2026-07-01T22:03:00Z"/>
                      <w:sz w:val="14"/>
                      <w:szCs w:val="14"/>
                      <w:rPrChange w:id="5229" w:author="James, Christin (DCYF)" w:date="2026-07-01T15:08:00Z" w16du:dateUtc="2026-07-01T22:08:00Z">
                        <w:rPr>
                          <w:ins w:id="5230" w:author="James, Christin (DCYF)" w:date="2026-07-01T15:03:00Z" w16du:dateUtc="2026-07-01T22:03:00Z"/>
                          <w:sz w:val="12"/>
                          <w:szCs w:val="12"/>
                        </w:rPr>
                      </w:rPrChange>
                    </w:rPr>
                  </w:pPr>
                  <w:ins w:id="5231" w:author="James, Christin (DCYF)" w:date="2026-07-01T15:03:00Z" w16du:dateUtc="2026-07-01T22:03:00Z">
                    <w:r w:rsidRPr="00971ACE">
                      <w:rPr>
                        <w:sz w:val="14"/>
                        <w:szCs w:val="14"/>
                        <w:rPrChange w:id="5232" w:author="James, Christin (DCYF)" w:date="2026-07-01T15:08:00Z" w16du:dateUtc="2026-07-01T22:08:00Z">
                          <w:rPr>
                            <w:sz w:val="12"/>
                            <w:szCs w:val="12"/>
                          </w:rPr>
                        </w:rPrChange>
                      </w:rPr>
                      <w:t>17</w:t>
                    </w:r>
                  </w:ins>
                </w:p>
              </w:tc>
              <w:tc>
                <w:tcPr>
                  <w:tcW w:w="366" w:type="dxa"/>
                </w:tcPr>
                <w:p w14:paraId="43E0FF3C" w14:textId="77777777" w:rsidR="009E06BF" w:rsidRPr="00971ACE" w:rsidRDefault="009E06BF">
                  <w:pPr>
                    <w:rPr>
                      <w:ins w:id="5233" w:author="James, Christin (DCYF)" w:date="2026-07-01T15:03:00Z" w16du:dateUtc="2026-07-01T22:03:00Z"/>
                      <w:sz w:val="14"/>
                      <w:szCs w:val="14"/>
                      <w:rPrChange w:id="5234" w:author="James, Christin (DCYF)" w:date="2026-07-01T15:08:00Z" w16du:dateUtc="2026-07-01T22:08:00Z">
                        <w:rPr>
                          <w:ins w:id="5235" w:author="James, Christin (DCYF)" w:date="2026-07-01T15:03:00Z" w16du:dateUtc="2026-07-01T22:03:00Z"/>
                          <w:sz w:val="12"/>
                          <w:szCs w:val="12"/>
                        </w:rPr>
                      </w:rPrChange>
                    </w:rPr>
                  </w:pPr>
                  <w:ins w:id="5236" w:author="James, Christin (DCYF)" w:date="2026-07-01T15:03:00Z" w16du:dateUtc="2026-07-01T22:03:00Z">
                    <w:r w:rsidRPr="00971ACE">
                      <w:rPr>
                        <w:sz w:val="14"/>
                        <w:szCs w:val="14"/>
                        <w:rPrChange w:id="5237" w:author="James, Christin (DCYF)" w:date="2026-07-01T15:08:00Z" w16du:dateUtc="2026-07-01T22:08:00Z">
                          <w:rPr>
                            <w:sz w:val="12"/>
                            <w:szCs w:val="12"/>
                          </w:rPr>
                        </w:rPrChange>
                      </w:rPr>
                      <w:t>18</w:t>
                    </w:r>
                  </w:ins>
                </w:p>
              </w:tc>
            </w:tr>
            <w:tr w:rsidR="009E06BF" w:rsidRPr="00971ACE" w14:paraId="302C6510" w14:textId="77777777">
              <w:trPr>
                <w:ins w:id="5238" w:author="James, Christin (DCYF)" w:date="2026-07-01T15:03:00Z"/>
              </w:trPr>
              <w:tc>
                <w:tcPr>
                  <w:tcW w:w="366" w:type="dxa"/>
                </w:tcPr>
                <w:p w14:paraId="5856F77B" w14:textId="77777777" w:rsidR="009E06BF" w:rsidRPr="00971ACE" w:rsidRDefault="009E06BF">
                  <w:pPr>
                    <w:rPr>
                      <w:ins w:id="5239" w:author="James, Christin (DCYF)" w:date="2026-07-01T15:03:00Z" w16du:dateUtc="2026-07-01T22:03:00Z"/>
                      <w:sz w:val="14"/>
                      <w:szCs w:val="14"/>
                      <w:rPrChange w:id="5240" w:author="James, Christin (DCYF)" w:date="2026-07-01T15:08:00Z" w16du:dateUtc="2026-07-01T22:08:00Z">
                        <w:rPr>
                          <w:ins w:id="5241" w:author="James, Christin (DCYF)" w:date="2026-07-01T15:03:00Z" w16du:dateUtc="2026-07-01T22:03:00Z"/>
                          <w:sz w:val="12"/>
                          <w:szCs w:val="12"/>
                        </w:rPr>
                      </w:rPrChange>
                    </w:rPr>
                  </w:pPr>
                  <w:ins w:id="5242" w:author="James, Christin (DCYF)" w:date="2026-07-01T15:03:00Z" w16du:dateUtc="2026-07-01T22:03:00Z">
                    <w:r w:rsidRPr="00971ACE">
                      <w:rPr>
                        <w:sz w:val="14"/>
                        <w:szCs w:val="14"/>
                        <w:rPrChange w:id="5243" w:author="James, Christin (DCYF)" w:date="2026-07-01T15:08:00Z" w16du:dateUtc="2026-07-01T22:08:00Z">
                          <w:rPr>
                            <w:sz w:val="12"/>
                            <w:szCs w:val="12"/>
                          </w:rPr>
                        </w:rPrChange>
                      </w:rPr>
                      <w:t>19</w:t>
                    </w:r>
                  </w:ins>
                </w:p>
              </w:tc>
              <w:tc>
                <w:tcPr>
                  <w:tcW w:w="366" w:type="dxa"/>
                </w:tcPr>
                <w:p w14:paraId="1B61156F" w14:textId="77777777" w:rsidR="009E06BF" w:rsidRPr="00971ACE" w:rsidRDefault="009E06BF">
                  <w:pPr>
                    <w:rPr>
                      <w:ins w:id="5244" w:author="James, Christin (DCYF)" w:date="2026-07-01T15:03:00Z" w16du:dateUtc="2026-07-01T22:03:00Z"/>
                      <w:sz w:val="14"/>
                      <w:szCs w:val="14"/>
                      <w:rPrChange w:id="5245" w:author="James, Christin (DCYF)" w:date="2026-07-01T15:08:00Z" w16du:dateUtc="2026-07-01T22:08:00Z">
                        <w:rPr>
                          <w:ins w:id="5246" w:author="James, Christin (DCYF)" w:date="2026-07-01T15:03:00Z" w16du:dateUtc="2026-07-01T22:03:00Z"/>
                          <w:sz w:val="12"/>
                          <w:szCs w:val="12"/>
                        </w:rPr>
                      </w:rPrChange>
                    </w:rPr>
                  </w:pPr>
                  <w:ins w:id="5247" w:author="James, Christin (DCYF)" w:date="2026-07-01T15:03:00Z" w16du:dateUtc="2026-07-01T22:03:00Z">
                    <w:r w:rsidRPr="00971ACE">
                      <w:rPr>
                        <w:sz w:val="14"/>
                        <w:szCs w:val="14"/>
                        <w:rPrChange w:id="5248" w:author="James, Christin (DCYF)" w:date="2026-07-01T15:08:00Z" w16du:dateUtc="2026-07-01T22:08:00Z">
                          <w:rPr>
                            <w:sz w:val="12"/>
                            <w:szCs w:val="12"/>
                          </w:rPr>
                        </w:rPrChange>
                      </w:rPr>
                      <w:t>20</w:t>
                    </w:r>
                  </w:ins>
                </w:p>
              </w:tc>
              <w:tc>
                <w:tcPr>
                  <w:tcW w:w="366" w:type="dxa"/>
                </w:tcPr>
                <w:p w14:paraId="767FFE71" w14:textId="77777777" w:rsidR="009E06BF" w:rsidRPr="00971ACE" w:rsidRDefault="009E06BF">
                  <w:pPr>
                    <w:rPr>
                      <w:ins w:id="5249" w:author="James, Christin (DCYF)" w:date="2026-07-01T15:03:00Z" w16du:dateUtc="2026-07-01T22:03:00Z"/>
                      <w:sz w:val="14"/>
                      <w:szCs w:val="14"/>
                      <w:rPrChange w:id="5250" w:author="James, Christin (DCYF)" w:date="2026-07-01T15:08:00Z" w16du:dateUtc="2026-07-01T22:08:00Z">
                        <w:rPr>
                          <w:ins w:id="5251" w:author="James, Christin (DCYF)" w:date="2026-07-01T15:03:00Z" w16du:dateUtc="2026-07-01T22:03:00Z"/>
                          <w:sz w:val="12"/>
                          <w:szCs w:val="12"/>
                        </w:rPr>
                      </w:rPrChange>
                    </w:rPr>
                  </w:pPr>
                  <w:ins w:id="5252" w:author="James, Christin (DCYF)" w:date="2026-07-01T15:03:00Z" w16du:dateUtc="2026-07-01T22:03:00Z">
                    <w:r w:rsidRPr="00971ACE">
                      <w:rPr>
                        <w:sz w:val="14"/>
                        <w:szCs w:val="14"/>
                        <w:rPrChange w:id="5253" w:author="James, Christin (DCYF)" w:date="2026-07-01T15:08:00Z" w16du:dateUtc="2026-07-01T22:08:00Z">
                          <w:rPr>
                            <w:sz w:val="12"/>
                            <w:szCs w:val="12"/>
                          </w:rPr>
                        </w:rPrChange>
                      </w:rPr>
                      <w:t>21</w:t>
                    </w:r>
                  </w:ins>
                </w:p>
              </w:tc>
              <w:tc>
                <w:tcPr>
                  <w:tcW w:w="366" w:type="dxa"/>
                </w:tcPr>
                <w:p w14:paraId="27511AF5" w14:textId="77777777" w:rsidR="009E06BF" w:rsidRPr="00971ACE" w:rsidRDefault="009E06BF">
                  <w:pPr>
                    <w:rPr>
                      <w:ins w:id="5254" w:author="James, Christin (DCYF)" w:date="2026-07-01T15:03:00Z" w16du:dateUtc="2026-07-01T22:03:00Z"/>
                      <w:sz w:val="14"/>
                      <w:szCs w:val="14"/>
                      <w:rPrChange w:id="5255" w:author="James, Christin (DCYF)" w:date="2026-07-01T15:08:00Z" w16du:dateUtc="2026-07-01T22:08:00Z">
                        <w:rPr>
                          <w:ins w:id="5256" w:author="James, Christin (DCYF)" w:date="2026-07-01T15:03:00Z" w16du:dateUtc="2026-07-01T22:03:00Z"/>
                          <w:sz w:val="12"/>
                          <w:szCs w:val="12"/>
                        </w:rPr>
                      </w:rPrChange>
                    </w:rPr>
                  </w:pPr>
                  <w:ins w:id="5257" w:author="James, Christin (DCYF)" w:date="2026-07-01T15:03:00Z" w16du:dateUtc="2026-07-01T22:03:00Z">
                    <w:r w:rsidRPr="00971ACE">
                      <w:rPr>
                        <w:sz w:val="14"/>
                        <w:szCs w:val="14"/>
                        <w:rPrChange w:id="5258" w:author="James, Christin (DCYF)" w:date="2026-07-01T15:08:00Z" w16du:dateUtc="2026-07-01T22:08:00Z">
                          <w:rPr>
                            <w:sz w:val="12"/>
                            <w:szCs w:val="12"/>
                          </w:rPr>
                        </w:rPrChange>
                      </w:rPr>
                      <w:t>22</w:t>
                    </w:r>
                  </w:ins>
                </w:p>
              </w:tc>
              <w:tc>
                <w:tcPr>
                  <w:tcW w:w="366" w:type="dxa"/>
                </w:tcPr>
                <w:p w14:paraId="6D83DDAD" w14:textId="77777777" w:rsidR="009E06BF" w:rsidRPr="00971ACE" w:rsidRDefault="009E06BF">
                  <w:pPr>
                    <w:rPr>
                      <w:ins w:id="5259" w:author="James, Christin (DCYF)" w:date="2026-07-01T15:03:00Z" w16du:dateUtc="2026-07-01T22:03:00Z"/>
                      <w:sz w:val="14"/>
                      <w:szCs w:val="14"/>
                      <w:rPrChange w:id="5260" w:author="James, Christin (DCYF)" w:date="2026-07-01T15:08:00Z" w16du:dateUtc="2026-07-01T22:08:00Z">
                        <w:rPr>
                          <w:ins w:id="5261" w:author="James, Christin (DCYF)" w:date="2026-07-01T15:03:00Z" w16du:dateUtc="2026-07-01T22:03:00Z"/>
                          <w:sz w:val="12"/>
                          <w:szCs w:val="12"/>
                        </w:rPr>
                      </w:rPrChange>
                    </w:rPr>
                  </w:pPr>
                  <w:ins w:id="5262" w:author="James, Christin (DCYF)" w:date="2026-07-01T15:03:00Z" w16du:dateUtc="2026-07-01T22:03:00Z">
                    <w:r w:rsidRPr="00971ACE">
                      <w:rPr>
                        <w:sz w:val="14"/>
                        <w:szCs w:val="14"/>
                        <w:rPrChange w:id="5263" w:author="James, Christin (DCYF)" w:date="2026-07-01T15:08:00Z" w16du:dateUtc="2026-07-01T22:08:00Z">
                          <w:rPr>
                            <w:sz w:val="12"/>
                            <w:szCs w:val="12"/>
                          </w:rPr>
                        </w:rPrChange>
                      </w:rPr>
                      <w:t>23</w:t>
                    </w:r>
                  </w:ins>
                </w:p>
              </w:tc>
              <w:tc>
                <w:tcPr>
                  <w:tcW w:w="366" w:type="dxa"/>
                </w:tcPr>
                <w:p w14:paraId="76DC2A49" w14:textId="77777777" w:rsidR="009E06BF" w:rsidRPr="00971ACE" w:rsidRDefault="009E06BF">
                  <w:pPr>
                    <w:rPr>
                      <w:ins w:id="5264" w:author="James, Christin (DCYF)" w:date="2026-07-01T15:03:00Z" w16du:dateUtc="2026-07-01T22:03:00Z"/>
                      <w:sz w:val="14"/>
                      <w:szCs w:val="14"/>
                      <w:rPrChange w:id="5265" w:author="James, Christin (DCYF)" w:date="2026-07-01T15:08:00Z" w16du:dateUtc="2026-07-01T22:08:00Z">
                        <w:rPr>
                          <w:ins w:id="5266" w:author="James, Christin (DCYF)" w:date="2026-07-01T15:03:00Z" w16du:dateUtc="2026-07-01T22:03:00Z"/>
                          <w:sz w:val="12"/>
                          <w:szCs w:val="12"/>
                        </w:rPr>
                      </w:rPrChange>
                    </w:rPr>
                  </w:pPr>
                  <w:ins w:id="5267" w:author="James, Christin (DCYF)" w:date="2026-07-01T15:03:00Z" w16du:dateUtc="2026-07-01T22:03:00Z">
                    <w:r w:rsidRPr="00971ACE">
                      <w:rPr>
                        <w:sz w:val="14"/>
                        <w:szCs w:val="14"/>
                        <w:rPrChange w:id="5268" w:author="James, Christin (DCYF)" w:date="2026-07-01T15:08:00Z" w16du:dateUtc="2026-07-01T22:08:00Z">
                          <w:rPr>
                            <w:sz w:val="12"/>
                            <w:szCs w:val="12"/>
                          </w:rPr>
                        </w:rPrChange>
                      </w:rPr>
                      <w:t>24</w:t>
                    </w:r>
                  </w:ins>
                </w:p>
              </w:tc>
              <w:tc>
                <w:tcPr>
                  <w:tcW w:w="366" w:type="dxa"/>
                </w:tcPr>
                <w:p w14:paraId="774F16D8" w14:textId="77777777" w:rsidR="009E06BF" w:rsidRPr="00971ACE" w:rsidRDefault="009E06BF">
                  <w:pPr>
                    <w:rPr>
                      <w:ins w:id="5269" w:author="James, Christin (DCYF)" w:date="2026-07-01T15:03:00Z" w16du:dateUtc="2026-07-01T22:03:00Z"/>
                      <w:sz w:val="14"/>
                      <w:szCs w:val="14"/>
                      <w:rPrChange w:id="5270" w:author="James, Christin (DCYF)" w:date="2026-07-01T15:08:00Z" w16du:dateUtc="2026-07-01T22:08:00Z">
                        <w:rPr>
                          <w:ins w:id="5271" w:author="James, Christin (DCYF)" w:date="2026-07-01T15:03:00Z" w16du:dateUtc="2026-07-01T22:03:00Z"/>
                          <w:sz w:val="12"/>
                          <w:szCs w:val="12"/>
                        </w:rPr>
                      </w:rPrChange>
                    </w:rPr>
                  </w:pPr>
                  <w:ins w:id="5272" w:author="James, Christin (DCYF)" w:date="2026-07-01T15:03:00Z" w16du:dateUtc="2026-07-01T22:03:00Z">
                    <w:r w:rsidRPr="00971ACE">
                      <w:rPr>
                        <w:sz w:val="14"/>
                        <w:szCs w:val="14"/>
                        <w:rPrChange w:id="5273" w:author="James, Christin (DCYF)" w:date="2026-07-01T15:08:00Z" w16du:dateUtc="2026-07-01T22:08:00Z">
                          <w:rPr>
                            <w:sz w:val="12"/>
                            <w:szCs w:val="12"/>
                          </w:rPr>
                        </w:rPrChange>
                      </w:rPr>
                      <w:t>25</w:t>
                    </w:r>
                  </w:ins>
                </w:p>
              </w:tc>
            </w:tr>
            <w:tr w:rsidR="009E06BF" w:rsidRPr="00971ACE" w14:paraId="27A262E1" w14:textId="77777777">
              <w:trPr>
                <w:ins w:id="5274" w:author="James, Christin (DCYF)" w:date="2026-07-01T15:03:00Z"/>
              </w:trPr>
              <w:tc>
                <w:tcPr>
                  <w:tcW w:w="366" w:type="dxa"/>
                </w:tcPr>
                <w:p w14:paraId="322DF5BF" w14:textId="77777777" w:rsidR="009E06BF" w:rsidRPr="00971ACE" w:rsidRDefault="009E06BF">
                  <w:pPr>
                    <w:rPr>
                      <w:ins w:id="5275" w:author="James, Christin (DCYF)" w:date="2026-07-01T15:03:00Z" w16du:dateUtc="2026-07-01T22:03:00Z"/>
                      <w:sz w:val="14"/>
                      <w:szCs w:val="14"/>
                      <w:rPrChange w:id="5276" w:author="James, Christin (DCYF)" w:date="2026-07-01T15:08:00Z" w16du:dateUtc="2026-07-01T22:08:00Z">
                        <w:rPr>
                          <w:ins w:id="5277" w:author="James, Christin (DCYF)" w:date="2026-07-01T15:03:00Z" w16du:dateUtc="2026-07-01T22:03:00Z"/>
                          <w:sz w:val="12"/>
                          <w:szCs w:val="12"/>
                        </w:rPr>
                      </w:rPrChange>
                    </w:rPr>
                  </w:pPr>
                  <w:ins w:id="5278" w:author="James, Christin (DCYF)" w:date="2026-07-01T15:03:00Z" w16du:dateUtc="2026-07-01T22:03:00Z">
                    <w:r w:rsidRPr="00971ACE">
                      <w:rPr>
                        <w:sz w:val="14"/>
                        <w:szCs w:val="14"/>
                        <w:rPrChange w:id="5279" w:author="James, Christin (DCYF)" w:date="2026-07-01T15:08:00Z" w16du:dateUtc="2026-07-01T22:08:00Z">
                          <w:rPr>
                            <w:sz w:val="12"/>
                            <w:szCs w:val="12"/>
                          </w:rPr>
                        </w:rPrChange>
                      </w:rPr>
                      <w:t>26</w:t>
                    </w:r>
                  </w:ins>
                </w:p>
              </w:tc>
              <w:tc>
                <w:tcPr>
                  <w:tcW w:w="366" w:type="dxa"/>
                </w:tcPr>
                <w:p w14:paraId="28397F8C" w14:textId="77777777" w:rsidR="009E06BF" w:rsidRPr="00971ACE" w:rsidRDefault="009E06BF">
                  <w:pPr>
                    <w:rPr>
                      <w:ins w:id="5280" w:author="James, Christin (DCYF)" w:date="2026-07-01T15:03:00Z" w16du:dateUtc="2026-07-01T22:03:00Z"/>
                      <w:sz w:val="14"/>
                      <w:szCs w:val="14"/>
                      <w:rPrChange w:id="5281" w:author="James, Christin (DCYF)" w:date="2026-07-01T15:08:00Z" w16du:dateUtc="2026-07-01T22:08:00Z">
                        <w:rPr>
                          <w:ins w:id="5282" w:author="James, Christin (DCYF)" w:date="2026-07-01T15:03:00Z" w16du:dateUtc="2026-07-01T22:03:00Z"/>
                          <w:sz w:val="12"/>
                          <w:szCs w:val="12"/>
                        </w:rPr>
                      </w:rPrChange>
                    </w:rPr>
                  </w:pPr>
                  <w:ins w:id="5283" w:author="James, Christin (DCYF)" w:date="2026-07-01T15:03:00Z" w16du:dateUtc="2026-07-01T22:03:00Z">
                    <w:r w:rsidRPr="00971ACE">
                      <w:rPr>
                        <w:sz w:val="14"/>
                        <w:szCs w:val="14"/>
                        <w:rPrChange w:id="5284" w:author="James, Christin (DCYF)" w:date="2026-07-01T15:08:00Z" w16du:dateUtc="2026-07-01T22:08:00Z">
                          <w:rPr>
                            <w:sz w:val="12"/>
                            <w:szCs w:val="12"/>
                          </w:rPr>
                        </w:rPrChange>
                      </w:rPr>
                      <w:t>27</w:t>
                    </w:r>
                  </w:ins>
                </w:p>
              </w:tc>
              <w:tc>
                <w:tcPr>
                  <w:tcW w:w="366" w:type="dxa"/>
                </w:tcPr>
                <w:p w14:paraId="40DEEB8F" w14:textId="77777777" w:rsidR="009E06BF" w:rsidRPr="00971ACE" w:rsidRDefault="009E06BF">
                  <w:pPr>
                    <w:rPr>
                      <w:ins w:id="5285" w:author="James, Christin (DCYF)" w:date="2026-07-01T15:03:00Z" w16du:dateUtc="2026-07-01T22:03:00Z"/>
                      <w:sz w:val="14"/>
                      <w:szCs w:val="14"/>
                      <w:rPrChange w:id="5286" w:author="James, Christin (DCYF)" w:date="2026-07-01T15:08:00Z" w16du:dateUtc="2026-07-01T22:08:00Z">
                        <w:rPr>
                          <w:ins w:id="5287" w:author="James, Christin (DCYF)" w:date="2026-07-01T15:03:00Z" w16du:dateUtc="2026-07-01T22:03:00Z"/>
                          <w:sz w:val="12"/>
                          <w:szCs w:val="12"/>
                        </w:rPr>
                      </w:rPrChange>
                    </w:rPr>
                  </w:pPr>
                  <w:ins w:id="5288" w:author="James, Christin (DCYF)" w:date="2026-07-01T15:03:00Z" w16du:dateUtc="2026-07-01T22:03:00Z">
                    <w:r w:rsidRPr="00971ACE">
                      <w:rPr>
                        <w:sz w:val="14"/>
                        <w:szCs w:val="14"/>
                        <w:rPrChange w:id="5289" w:author="James, Christin (DCYF)" w:date="2026-07-01T15:08:00Z" w16du:dateUtc="2026-07-01T22:08:00Z">
                          <w:rPr>
                            <w:sz w:val="12"/>
                            <w:szCs w:val="12"/>
                          </w:rPr>
                        </w:rPrChange>
                      </w:rPr>
                      <w:t>28</w:t>
                    </w:r>
                  </w:ins>
                </w:p>
              </w:tc>
              <w:tc>
                <w:tcPr>
                  <w:tcW w:w="366" w:type="dxa"/>
                </w:tcPr>
                <w:p w14:paraId="42FFB4A6" w14:textId="77777777" w:rsidR="009E06BF" w:rsidRPr="00971ACE" w:rsidRDefault="009E06BF">
                  <w:pPr>
                    <w:rPr>
                      <w:ins w:id="5290" w:author="James, Christin (DCYF)" w:date="2026-07-01T15:03:00Z" w16du:dateUtc="2026-07-01T22:03:00Z"/>
                      <w:sz w:val="14"/>
                      <w:szCs w:val="14"/>
                      <w:rPrChange w:id="5291" w:author="James, Christin (DCYF)" w:date="2026-07-01T15:08:00Z" w16du:dateUtc="2026-07-01T22:08:00Z">
                        <w:rPr>
                          <w:ins w:id="5292" w:author="James, Christin (DCYF)" w:date="2026-07-01T15:03:00Z" w16du:dateUtc="2026-07-01T22:03:00Z"/>
                          <w:sz w:val="12"/>
                          <w:szCs w:val="12"/>
                        </w:rPr>
                      </w:rPrChange>
                    </w:rPr>
                  </w:pPr>
                  <w:ins w:id="5293" w:author="James, Christin (DCYF)" w:date="2026-07-01T15:03:00Z" w16du:dateUtc="2026-07-01T22:03:00Z">
                    <w:r w:rsidRPr="00971ACE">
                      <w:rPr>
                        <w:sz w:val="14"/>
                        <w:szCs w:val="14"/>
                        <w:rPrChange w:id="5294" w:author="James, Christin (DCYF)" w:date="2026-07-01T15:08:00Z" w16du:dateUtc="2026-07-01T22:08:00Z">
                          <w:rPr>
                            <w:sz w:val="12"/>
                            <w:szCs w:val="12"/>
                          </w:rPr>
                        </w:rPrChange>
                      </w:rPr>
                      <w:t>29</w:t>
                    </w:r>
                  </w:ins>
                </w:p>
              </w:tc>
              <w:tc>
                <w:tcPr>
                  <w:tcW w:w="366" w:type="dxa"/>
                </w:tcPr>
                <w:p w14:paraId="66C22D21" w14:textId="77777777" w:rsidR="009E06BF" w:rsidRPr="00971ACE" w:rsidRDefault="009E06BF">
                  <w:pPr>
                    <w:rPr>
                      <w:ins w:id="5295" w:author="James, Christin (DCYF)" w:date="2026-07-01T15:03:00Z" w16du:dateUtc="2026-07-01T22:03:00Z"/>
                      <w:sz w:val="14"/>
                      <w:szCs w:val="14"/>
                      <w:rPrChange w:id="5296" w:author="James, Christin (DCYF)" w:date="2026-07-01T15:08:00Z" w16du:dateUtc="2026-07-01T22:08:00Z">
                        <w:rPr>
                          <w:ins w:id="5297" w:author="James, Christin (DCYF)" w:date="2026-07-01T15:03:00Z" w16du:dateUtc="2026-07-01T22:03:00Z"/>
                          <w:sz w:val="12"/>
                          <w:szCs w:val="12"/>
                        </w:rPr>
                      </w:rPrChange>
                    </w:rPr>
                  </w:pPr>
                  <w:ins w:id="5298" w:author="James, Christin (DCYF)" w:date="2026-07-01T15:03:00Z" w16du:dateUtc="2026-07-01T22:03:00Z">
                    <w:r w:rsidRPr="00971ACE">
                      <w:rPr>
                        <w:sz w:val="14"/>
                        <w:szCs w:val="14"/>
                        <w:rPrChange w:id="5299" w:author="James, Christin (DCYF)" w:date="2026-07-01T15:08:00Z" w16du:dateUtc="2026-07-01T22:08:00Z">
                          <w:rPr>
                            <w:sz w:val="12"/>
                            <w:szCs w:val="12"/>
                          </w:rPr>
                        </w:rPrChange>
                      </w:rPr>
                      <w:t>30</w:t>
                    </w:r>
                  </w:ins>
                </w:p>
              </w:tc>
              <w:tc>
                <w:tcPr>
                  <w:tcW w:w="366" w:type="dxa"/>
                </w:tcPr>
                <w:p w14:paraId="424A2940" w14:textId="77777777" w:rsidR="009E06BF" w:rsidRPr="00971ACE" w:rsidRDefault="009E06BF">
                  <w:pPr>
                    <w:rPr>
                      <w:ins w:id="5300" w:author="James, Christin (DCYF)" w:date="2026-07-01T15:03:00Z" w16du:dateUtc="2026-07-01T22:03:00Z"/>
                      <w:sz w:val="14"/>
                      <w:szCs w:val="14"/>
                      <w:rPrChange w:id="5301" w:author="James, Christin (DCYF)" w:date="2026-07-01T15:08:00Z" w16du:dateUtc="2026-07-01T22:08:00Z">
                        <w:rPr>
                          <w:ins w:id="5302" w:author="James, Christin (DCYF)" w:date="2026-07-01T15:03:00Z" w16du:dateUtc="2026-07-01T22:03:00Z"/>
                          <w:sz w:val="12"/>
                          <w:szCs w:val="12"/>
                        </w:rPr>
                      </w:rPrChange>
                    </w:rPr>
                  </w:pPr>
                  <w:ins w:id="5303" w:author="James, Christin (DCYF)" w:date="2026-07-01T15:03:00Z" w16du:dateUtc="2026-07-01T22:03:00Z">
                    <w:r w:rsidRPr="00971ACE">
                      <w:rPr>
                        <w:sz w:val="14"/>
                        <w:szCs w:val="14"/>
                        <w:rPrChange w:id="5304" w:author="James, Christin (DCYF)" w:date="2026-07-01T15:08:00Z" w16du:dateUtc="2026-07-01T22:08:00Z">
                          <w:rPr>
                            <w:sz w:val="12"/>
                            <w:szCs w:val="12"/>
                          </w:rPr>
                        </w:rPrChange>
                      </w:rPr>
                      <w:t>31</w:t>
                    </w:r>
                  </w:ins>
                </w:p>
              </w:tc>
              <w:tc>
                <w:tcPr>
                  <w:tcW w:w="366" w:type="dxa"/>
                </w:tcPr>
                <w:p w14:paraId="321D430F" w14:textId="77777777" w:rsidR="009E06BF" w:rsidRPr="00971ACE" w:rsidRDefault="009E06BF">
                  <w:pPr>
                    <w:rPr>
                      <w:ins w:id="5305" w:author="James, Christin (DCYF)" w:date="2026-07-01T15:03:00Z" w16du:dateUtc="2026-07-01T22:03:00Z"/>
                      <w:sz w:val="14"/>
                      <w:szCs w:val="14"/>
                      <w:rPrChange w:id="5306" w:author="James, Christin (DCYF)" w:date="2026-07-01T15:08:00Z" w16du:dateUtc="2026-07-01T22:08:00Z">
                        <w:rPr>
                          <w:ins w:id="5307" w:author="James, Christin (DCYF)" w:date="2026-07-01T15:03:00Z" w16du:dateUtc="2026-07-01T22:03:00Z"/>
                          <w:sz w:val="12"/>
                          <w:szCs w:val="12"/>
                        </w:rPr>
                      </w:rPrChange>
                    </w:rPr>
                  </w:pPr>
                </w:p>
              </w:tc>
            </w:tr>
          </w:tbl>
          <w:p w14:paraId="1BB80FB5" w14:textId="77777777" w:rsidR="009E06BF" w:rsidRPr="00971ACE" w:rsidRDefault="009E06BF">
            <w:pPr>
              <w:contextualSpacing/>
              <w:rPr>
                <w:ins w:id="5308" w:author="James, Christin (DCYF)" w:date="2026-07-01T15:03:00Z" w16du:dateUtc="2026-07-01T22:03:00Z"/>
                <w:rFonts w:ascii="Calibri" w:hAnsi="Calibri" w:cs="Calibri"/>
                <w:sz w:val="18"/>
                <w:szCs w:val="18"/>
              </w:rPr>
            </w:pPr>
          </w:p>
        </w:tc>
      </w:tr>
      <w:tr w:rsidR="009E06BF" w:rsidRPr="00971ACE" w14:paraId="69029AAE" w14:textId="77777777" w:rsidTr="23F26365">
        <w:trPr>
          <w:gridAfter w:val="1"/>
          <w:wAfter w:w="15" w:type="dxa"/>
          <w:ins w:id="5309" w:author="James, Christin (DCYF)" w:date="2026-07-01T15:03:00Z"/>
          <w:trPrChange w:id="5310" w:author="James, Christin (DCYF)" w:date="2026-07-07T14:05:00Z" w16du:dateUtc="2026-07-07T21:05:00Z">
            <w:trPr>
              <w:gridBefore w:val="1"/>
              <w:gridAfter w:val="1"/>
            </w:trPr>
          </w:trPrChange>
        </w:trPr>
        <w:tc>
          <w:tcPr>
            <w:tcW w:w="1350" w:type="dxa"/>
            <w:tcPrChange w:id="5311" w:author="James, Christin (DCYF)" w:date="2026-07-07T14:05:00Z" w16du:dateUtc="2026-07-07T21:05:00Z">
              <w:tcPr>
                <w:tcW w:w="1890" w:type="dxa"/>
              </w:tcPr>
            </w:tcPrChange>
          </w:tcPr>
          <w:p w14:paraId="3AB528C0" w14:textId="77777777" w:rsidR="009E06BF" w:rsidRPr="00971ACE" w:rsidRDefault="009E06BF">
            <w:pPr>
              <w:contextualSpacing/>
              <w:rPr>
                <w:ins w:id="5312" w:author="James, Christin (DCYF)" w:date="2026-07-01T15:03:00Z" w16du:dateUtc="2026-07-01T22:03:00Z"/>
                <w:rFonts w:cs="Calibri"/>
                <w:sz w:val="18"/>
                <w:szCs w:val="18"/>
                <w:rPrChange w:id="5313" w:author="James, Christin (DCYF)" w:date="2026-07-01T15:07:00Z" w16du:dateUtc="2026-07-01T22:07:00Z">
                  <w:rPr>
                    <w:ins w:id="5314" w:author="James, Christin (DCYF)" w:date="2026-07-01T15:03:00Z" w16du:dateUtc="2026-07-01T22:03:00Z"/>
                    <w:rFonts w:cs="Calibri"/>
                  </w:rPr>
                </w:rPrChange>
              </w:rPr>
            </w:pPr>
            <w:ins w:id="5315" w:author="James, Christin (DCYF)" w:date="2026-07-01T15:03:00Z" w16du:dateUtc="2026-07-01T22:03:00Z">
              <w:r w:rsidRPr="00971ACE">
                <w:rPr>
                  <w:rFonts w:cs="Calibri"/>
                  <w:sz w:val="18"/>
                  <w:szCs w:val="18"/>
                  <w:rPrChange w:id="5316" w:author="James, Christin (DCYF)" w:date="2026-07-01T15:07:00Z" w16du:dateUtc="2026-07-01T22:07:00Z">
                    <w:rPr>
                      <w:rFonts w:cs="Calibri"/>
                    </w:rPr>
                  </w:rPrChange>
                </w:rPr>
                <w:t>46 half day units</w:t>
              </w:r>
            </w:ins>
          </w:p>
          <w:p w14:paraId="52E92A23" w14:textId="77777777" w:rsidR="009E06BF" w:rsidRPr="00971ACE" w:rsidRDefault="009E06BF">
            <w:pPr>
              <w:contextualSpacing/>
              <w:rPr>
                <w:ins w:id="5317" w:author="James, Christin (DCYF)" w:date="2026-07-01T15:03:00Z" w16du:dateUtc="2026-07-01T22:03:00Z"/>
                <w:rFonts w:cs="Calibri"/>
                <w:sz w:val="18"/>
                <w:szCs w:val="18"/>
                <w:rPrChange w:id="5318" w:author="James, Christin (DCYF)" w:date="2026-07-01T15:07:00Z" w16du:dateUtc="2026-07-01T22:07:00Z">
                  <w:rPr>
                    <w:ins w:id="5319" w:author="James, Christin (DCYF)" w:date="2026-07-01T15:03:00Z" w16du:dateUtc="2026-07-01T22:03:00Z"/>
                    <w:rFonts w:cs="Calibri"/>
                  </w:rPr>
                </w:rPrChange>
              </w:rPr>
            </w:pPr>
            <w:ins w:id="5320" w:author="James, Christin (DCYF)" w:date="2026-07-01T15:03:00Z" w16du:dateUtc="2026-07-01T22:03:00Z">
              <w:r w:rsidRPr="00971ACE">
                <w:rPr>
                  <w:rFonts w:cs="Calibri"/>
                  <w:sz w:val="18"/>
                  <w:szCs w:val="18"/>
                  <w:rPrChange w:id="5321" w:author="James, Christin (DCYF)" w:date="2026-07-01T15:07:00Z" w16du:dateUtc="2026-07-01T22:07:00Z">
                    <w:rPr>
                      <w:rFonts w:cs="Calibri"/>
                    </w:rPr>
                  </w:rPrChange>
                </w:rPr>
                <w:t>9 full day units</w:t>
              </w:r>
            </w:ins>
          </w:p>
        </w:tc>
        <w:tc>
          <w:tcPr>
            <w:tcW w:w="1530" w:type="dxa"/>
            <w:tcPrChange w:id="5322" w:author="James, Christin (DCYF)" w:date="2026-07-07T14:05:00Z" w16du:dateUtc="2026-07-07T21:05:00Z">
              <w:tcPr>
                <w:tcW w:w="2160" w:type="dxa"/>
              </w:tcPr>
            </w:tcPrChange>
          </w:tcPr>
          <w:p w14:paraId="56025921" w14:textId="77777777" w:rsidR="009E06BF" w:rsidRPr="00971ACE" w:rsidRDefault="009E06BF">
            <w:pPr>
              <w:contextualSpacing/>
              <w:rPr>
                <w:ins w:id="5323" w:author="James, Christin (DCYF)" w:date="2026-07-01T15:03:00Z" w16du:dateUtc="2026-07-01T22:03:00Z"/>
                <w:rFonts w:cs="Calibri"/>
                <w:sz w:val="18"/>
                <w:szCs w:val="18"/>
                <w:rPrChange w:id="5324" w:author="James, Christin (DCYF)" w:date="2026-07-01T15:07:00Z" w16du:dateUtc="2026-07-01T22:07:00Z">
                  <w:rPr>
                    <w:ins w:id="5325" w:author="James, Christin (DCYF)" w:date="2026-07-01T15:03:00Z" w16du:dateUtc="2026-07-01T22:03:00Z"/>
                    <w:rFonts w:cs="Calibri"/>
                  </w:rPr>
                </w:rPrChange>
              </w:rPr>
            </w:pPr>
            <w:ins w:id="5326" w:author="James, Christin (DCYF)" w:date="2026-07-01T15:03:00Z" w16du:dateUtc="2026-07-01T22:03:00Z">
              <w:r w:rsidRPr="00971ACE">
                <w:rPr>
                  <w:rFonts w:cs="Calibri"/>
                  <w:sz w:val="18"/>
                  <w:szCs w:val="18"/>
                  <w:rPrChange w:id="5327" w:author="James, Christin (DCYF)" w:date="2026-07-01T15:07:00Z" w16du:dateUtc="2026-07-01T22:07:00Z">
                    <w:rPr>
                      <w:rFonts w:cs="Calibri"/>
                    </w:rPr>
                  </w:rPrChange>
                </w:rPr>
                <w:t>Monday through Friday: 8 hours each day. Saturday and Sunday vary: between 3-5 hours each day.</w:t>
              </w:r>
            </w:ins>
          </w:p>
        </w:tc>
        <w:tc>
          <w:tcPr>
            <w:tcW w:w="1800" w:type="dxa"/>
            <w:tcPrChange w:id="5328" w:author="James, Christin (DCYF)" w:date="2026-07-07T14:05:00Z" w16du:dateUtc="2026-07-07T21:05:00Z">
              <w:tcPr>
                <w:tcW w:w="1890" w:type="dxa"/>
              </w:tcPr>
            </w:tcPrChange>
          </w:tcPr>
          <w:p w14:paraId="33222DB7" w14:textId="77777777" w:rsidR="009E06BF" w:rsidRPr="00971ACE" w:rsidRDefault="009E06BF">
            <w:pPr>
              <w:contextualSpacing/>
              <w:rPr>
                <w:ins w:id="5329" w:author="James, Christin (DCYF)" w:date="2026-07-01T15:03:00Z" w16du:dateUtc="2026-07-01T22:03:00Z"/>
                <w:rFonts w:cs="Calibri"/>
                <w:sz w:val="18"/>
                <w:szCs w:val="18"/>
                <w:rPrChange w:id="5330" w:author="James, Christin (DCYF)" w:date="2026-07-01T15:07:00Z" w16du:dateUtc="2026-07-01T22:07:00Z">
                  <w:rPr>
                    <w:ins w:id="5331" w:author="James, Christin (DCYF)" w:date="2026-07-01T15:03:00Z" w16du:dateUtc="2026-07-01T22:03:00Z"/>
                    <w:rFonts w:cs="Calibri"/>
                  </w:rPr>
                </w:rPrChange>
              </w:rPr>
            </w:pPr>
            <w:ins w:id="5332" w:author="James, Christin (DCYF)" w:date="2026-07-01T15:03:00Z" w16du:dateUtc="2026-07-01T22:03:00Z">
              <w:r w:rsidRPr="00971ACE">
                <w:rPr>
                  <w:rFonts w:cs="Calibri"/>
                  <w:sz w:val="18"/>
                  <w:szCs w:val="18"/>
                  <w:rPrChange w:id="5333" w:author="James, Christin (DCYF)" w:date="2026-07-01T15:07:00Z" w16du:dateUtc="2026-07-01T22:07:00Z">
                    <w:rPr>
                      <w:rFonts w:cs="Calibri"/>
                    </w:rPr>
                  </w:rPrChange>
                </w:rPr>
                <w:t>23 days total.</w:t>
              </w:r>
            </w:ins>
          </w:p>
          <w:p w14:paraId="3981FE9F" w14:textId="5B524378" w:rsidR="009E06BF" w:rsidRPr="00971ACE" w:rsidRDefault="009E06BF" w:rsidP="23F26365">
            <w:pPr>
              <w:contextualSpacing/>
              <w:rPr>
                <w:ins w:id="5334" w:author="Ramynke, Jason (DCYF)" w:date="2026-08-24T19:57:00Z" w16du:dateUtc="2026-08-24T19:57:23Z"/>
              </w:rPr>
            </w:pPr>
            <w:ins w:id="5335" w:author="James, Christin (DCYF)" w:date="2026-07-01T15:03:00Z" w16du:dateUtc="2026-07-01T22:03:00Z">
              <w:r w:rsidRPr="23F26365">
                <w:rPr>
                  <w:rFonts w:cs="Calibri"/>
                  <w:sz w:val="18"/>
                  <w:szCs w:val="18"/>
                  <w:rPrChange w:id="5336" w:author="James, Christin (DCYF)" w:date="2026-07-01T15:07:00Z" w16du:dateUtc="2026-07-01T22:07:00Z">
                    <w:rPr>
                      <w:rFonts w:cs="Calibri"/>
                    </w:rPr>
                  </w:rPrChange>
                </w:rPr>
                <w:t>20 days, 8 hours each day. 3 Saturdays - 1 day, 5 hours and 2 Saturdays, 3 hours each day.</w:t>
              </w:r>
            </w:ins>
          </w:p>
          <w:p w14:paraId="4140A072" w14:textId="3057BE53" w:rsidR="009E06BF" w:rsidRPr="00971ACE" w:rsidRDefault="6770A97F" w:rsidP="23F26365">
            <w:pPr>
              <w:contextualSpacing/>
              <w:rPr>
                <w:ins w:id="5337" w:author="James, Christin (DCYF)" w:date="2026-07-01T15:03:00Z" w16du:dateUtc="2026-07-01T22:03:00Z"/>
                <w:rFonts w:cs="Calibri"/>
                <w:sz w:val="18"/>
                <w:szCs w:val="18"/>
                <w:rPrChange w:id="5338" w:author="James, Christin (DCYF)" w:date="2026-07-01T15:07:00Z" w16du:dateUtc="2026-07-01T22:07:00Z">
                  <w:rPr>
                    <w:ins w:id="5339" w:author="James, Christin (DCYF)" w:date="2026-07-01T15:03:00Z" w16du:dateUtc="2026-07-01T22:03:00Z"/>
                    <w:rFonts w:cs="Calibri"/>
                  </w:rPr>
                </w:rPrChange>
              </w:rPr>
            </w:pPr>
            <w:ins w:id="5340" w:author="Ramynke, Jason (DCYF)" w:date="2026-08-24T19:57:00Z" w16du:dateUtc="2026-08-24T19:57:29Z">
              <w:r w:rsidRPr="23F26365">
                <w:rPr>
                  <w:rFonts w:cs="Calibri"/>
                  <w:sz w:val="18"/>
                  <w:szCs w:val="18"/>
                </w:rPr>
                <w:t>This includes 1 day holiday closure</w:t>
              </w:r>
            </w:ins>
            <w:ins w:id="5341" w:author="James, Christin (DCYF)" w:date="2026-08-25T16:45:00Z" w16du:dateUtc="2026-08-25T16:45:02Z">
              <w:r w:rsidR="577853EC" w:rsidRPr="23F26365">
                <w:rPr>
                  <w:rFonts w:cs="Calibri"/>
                  <w:sz w:val="18"/>
                  <w:szCs w:val="18"/>
                </w:rPr>
                <w:t>.</w:t>
              </w:r>
            </w:ins>
          </w:p>
        </w:tc>
        <w:tc>
          <w:tcPr>
            <w:tcW w:w="1350" w:type="dxa"/>
            <w:tcPrChange w:id="5342" w:author="James, Christin (DCYF)" w:date="2026-07-07T14:05:00Z" w16du:dateUtc="2026-07-07T21:05:00Z">
              <w:tcPr>
                <w:tcW w:w="1170" w:type="dxa"/>
              </w:tcPr>
            </w:tcPrChange>
          </w:tcPr>
          <w:p w14:paraId="357F629E" w14:textId="2E36085C" w:rsidR="009E06BF" w:rsidRPr="00795E40" w:rsidRDefault="00CB74F7">
            <w:pPr>
              <w:contextualSpacing/>
              <w:rPr>
                <w:ins w:id="5343" w:author="James, Christin (DCYF)" w:date="2026-07-01T15:03:00Z" w16du:dateUtc="2026-07-01T22:03:00Z"/>
                <w:rFonts w:cs="Calibri"/>
                <w:sz w:val="18"/>
                <w:szCs w:val="18"/>
                <w:rPrChange w:id="5344" w:author="James, Christin (DCYF)" w:date="2026-07-07T14:08:00Z" w16du:dateUtc="2026-07-07T21:08:00Z">
                  <w:rPr>
                    <w:ins w:id="5345" w:author="James, Christin (DCYF)" w:date="2026-07-01T15:03:00Z" w16du:dateUtc="2026-07-01T22:03:00Z"/>
                    <w:rFonts w:cs="Calibri"/>
                  </w:rPr>
                </w:rPrChange>
              </w:rPr>
            </w:pPr>
            <w:ins w:id="5346" w:author="James, Christin (DCYF)" w:date="2026-07-07T14:05:00Z" w16du:dateUtc="2026-07-07T21:05:00Z">
              <w:r w:rsidRPr="00795E40">
                <w:rPr>
                  <w:rFonts w:eastAsia="Segoe UI" w:cs="Segoe UI"/>
                  <w:color w:val="242424"/>
                  <w:sz w:val="18"/>
                  <w:szCs w:val="18"/>
                  <w:rPrChange w:id="5347" w:author="James, Christin (DCYF)" w:date="2026-07-07T14:08:00Z" w16du:dateUtc="2026-07-07T21:08:00Z">
                    <w:rPr>
                      <w:rFonts w:ascii="Segoe UI" w:eastAsia="Segoe UI" w:hAnsi="Segoe UI" w:cs="Segoe UI"/>
                      <w:color w:val="242424"/>
                      <w:sz w:val="18"/>
                      <w:szCs w:val="18"/>
                    </w:rPr>
                  </w:rPrChange>
                </w:rPr>
                <w:t xml:space="preserve">Child attends 16 days or more, you may claim </w:t>
              </w:r>
              <w:r w:rsidRPr="00795E40">
                <w:rPr>
                  <w:rFonts w:eastAsia="Segoe UI" w:cs="Segoe UI"/>
                  <w:b/>
                  <w:bCs/>
                  <w:color w:val="242424"/>
                  <w:sz w:val="18"/>
                  <w:szCs w:val="18"/>
                  <w:rPrChange w:id="5348" w:author="James, Christin (DCYF)" w:date="2026-07-07T14:08:00Z" w16du:dateUtc="2026-07-07T21:08:00Z">
                    <w:rPr>
                      <w:rFonts w:ascii="Segoe UI" w:eastAsia="Segoe UI" w:hAnsi="Segoe UI" w:cs="Segoe UI"/>
                      <w:b/>
                      <w:bCs/>
                      <w:color w:val="242424"/>
                      <w:sz w:val="18"/>
                      <w:szCs w:val="18"/>
                    </w:rPr>
                  </w:rPrChange>
                </w:rPr>
                <w:t>up to</w:t>
              </w:r>
              <w:r w:rsidRPr="00795E40">
                <w:rPr>
                  <w:rFonts w:eastAsia="Segoe UI" w:cs="Segoe UI"/>
                  <w:color w:val="242424"/>
                  <w:sz w:val="18"/>
                  <w:szCs w:val="18"/>
                  <w:rPrChange w:id="5349" w:author="James, Christin (DCYF)" w:date="2026-07-07T14:08:00Z" w16du:dateUtc="2026-07-07T21:08:00Z">
                    <w:rPr>
                      <w:rFonts w:ascii="Segoe UI" w:eastAsia="Segoe UI" w:hAnsi="Segoe UI" w:cs="Segoe UI"/>
                      <w:color w:val="242424"/>
                      <w:sz w:val="18"/>
                      <w:szCs w:val="18"/>
                    </w:rPr>
                  </w:rPrChange>
                </w:rPr>
                <w:t xml:space="preserve"> the full number of eligible days</w:t>
              </w:r>
            </w:ins>
            <w:ins w:id="5350" w:author="James, Christin (DCYF)" w:date="2026-07-07T14:08:00Z" w16du:dateUtc="2026-07-07T21:08:00Z">
              <w:r w:rsidR="00795E40" w:rsidRPr="00795E40">
                <w:rPr>
                  <w:rFonts w:eastAsia="Segoe UI" w:cs="Segoe UI"/>
                  <w:color w:val="242424"/>
                  <w:sz w:val="18"/>
                  <w:szCs w:val="18"/>
                  <w:rPrChange w:id="5351" w:author="James, Christin (DCYF)" w:date="2026-07-07T14:08:00Z" w16du:dateUtc="2026-07-07T21:08:00Z">
                    <w:rPr>
                      <w:rFonts w:ascii="Segoe UI" w:eastAsia="Segoe UI" w:hAnsi="Segoe UI" w:cs="Segoe UI"/>
                      <w:color w:val="242424"/>
                      <w:sz w:val="18"/>
                      <w:szCs w:val="18"/>
                    </w:rPr>
                  </w:rPrChange>
                </w:rPr>
                <w:t>.</w:t>
              </w:r>
            </w:ins>
            <w:ins w:id="5352" w:author="James, Christin (DCYF)" w:date="2026-07-07T14:05:00Z" w16du:dateUtc="2026-07-07T21:05:00Z">
              <w:r w:rsidRPr="00795E40">
                <w:rPr>
                  <w:rFonts w:eastAsia="Segoe UI" w:cs="Segoe UI"/>
                  <w:color w:val="242424"/>
                  <w:sz w:val="18"/>
                  <w:szCs w:val="18"/>
                  <w:rPrChange w:id="5353" w:author="James, Christin (DCYF)" w:date="2026-07-07T14:08:00Z" w16du:dateUtc="2026-07-07T21:08:00Z">
                    <w:rPr>
                      <w:rFonts w:ascii="Segoe UI" w:eastAsia="Segoe UI" w:hAnsi="Segoe UI" w:cs="Segoe UI"/>
                      <w:color w:val="242424"/>
                      <w:sz w:val="18"/>
                      <w:szCs w:val="18"/>
                    </w:rPr>
                  </w:rPrChange>
                </w:rPr>
                <w:t xml:space="preserve"> </w:t>
              </w:r>
              <w:r w:rsidRPr="00795E40">
                <w:rPr>
                  <w:sz w:val="18"/>
                  <w:szCs w:val="18"/>
                </w:rPr>
                <w:t xml:space="preserve"> </w:t>
              </w:r>
            </w:ins>
          </w:p>
        </w:tc>
        <w:tc>
          <w:tcPr>
            <w:tcW w:w="2520" w:type="dxa"/>
            <w:tcPrChange w:id="5354" w:author="James, Christin (DCYF)" w:date="2026-07-07T14:05:00Z" w16du:dateUtc="2026-07-07T21:05:00Z">
              <w:tcPr>
                <w:tcW w:w="3780" w:type="dxa"/>
              </w:tcPr>
            </w:tcPrChange>
          </w:tcPr>
          <w:p w14:paraId="72F71B3E" w14:textId="77777777" w:rsidR="009E06BF" w:rsidRPr="00971ACE" w:rsidRDefault="009E06BF">
            <w:pPr>
              <w:contextualSpacing/>
              <w:rPr>
                <w:ins w:id="5355" w:author="James, Christin (DCYF)" w:date="2026-07-01T15:03:00Z" w16du:dateUtc="2026-07-01T22:03:00Z"/>
                <w:rFonts w:cs="Calibri"/>
                <w:sz w:val="18"/>
                <w:szCs w:val="18"/>
                <w:rPrChange w:id="5356" w:author="James, Christin (DCYF)" w:date="2026-07-01T15:07:00Z" w16du:dateUtc="2026-07-01T22:07:00Z">
                  <w:rPr>
                    <w:ins w:id="5357" w:author="James, Christin (DCYF)" w:date="2026-07-01T15:03:00Z" w16du:dateUtc="2026-07-01T22:03:00Z"/>
                    <w:rFonts w:cs="Calibri"/>
                  </w:rPr>
                </w:rPrChange>
              </w:rPr>
            </w:pPr>
            <w:ins w:id="5358" w:author="James, Christin (DCYF)" w:date="2026-07-01T15:03:00Z" w16du:dateUtc="2026-07-01T22:03:00Z">
              <w:r w:rsidRPr="00971ACE">
                <w:rPr>
                  <w:rFonts w:cs="Calibri"/>
                  <w:sz w:val="18"/>
                  <w:szCs w:val="18"/>
                  <w:rPrChange w:id="5359" w:author="James, Christin (DCYF)" w:date="2026-07-01T15:07:00Z" w16du:dateUtc="2026-07-01T22:07:00Z">
                    <w:rPr>
                      <w:rFonts w:cs="Calibri"/>
                    </w:rPr>
                  </w:rPrChange>
                </w:rPr>
                <w:t>31 Days</w:t>
              </w:r>
            </w:ins>
          </w:p>
          <w:p w14:paraId="0CDCFD2E" w14:textId="70E042D1" w:rsidR="009E06BF" w:rsidRPr="00971ACE" w:rsidRDefault="009E06BF" w:rsidP="23F26365">
            <w:pPr>
              <w:contextualSpacing/>
              <w:rPr>
                <w:ins w:id="5360" w:author="James, Christin (DCYF)" w:date="2026-07-01T15:03:00Z" w16du:dateUtc="2026-07-01T22:03:00Z"/>
                <w:rFonts w:cs="Calibri"/>
                <w:sz w:val="18"/>
                <w:szCs w:val="18"/>
                <w:rPrChange w:id="5361" w:author="James, Christin (DCYF)" w:date="2026-07-01T15:07:00Z" w16du:dateUtc="2026-07-01T22:07:00Z">
                  <w:rPr>
                    <w:ins w:id="5362" w:author="James, Christin (DCYF)" w:date="2026-07-01T15:03:00Z" w16du:dateUtc="2026-07-01T22:03:00Z"/>
                    <w:rFonts w:cs="Calibri"/>
                  </w:rPr>
                </w:rPrChange>
              </w:rPr>
            </w:pPr>
            <w:ins w:id="5363" w:author="James, Christin (DCYF)" w:date="2026-07-01T15:03:00Z" w16du:dateUtc="2026-07-01T22:03:00Z">
              <w:r w:rsidRPr="23F26365">
                <w:rPr>
                  <w:rFonts w:cs="Calibri"/>
                  <w:sz w:val="18"/>
                  <w:szCs w:val="18"/>
                  <w:rPrChange w:id="5364" w:author="James, Christin (DCYF)" w:date="2026-07-01T15:07:00Z" w16du:dateUtc="2026-07-01T22:07:00Z">
                    <w:rPr>
                      <w:rFonts w:cs="Calibri"/>
                    </w:rPr>
                  </w:rPrChange>
                </w:rPr>
                <w:t>You can claim between 3 full days and 46 half day units, 7 full days and 46 half days, depending on when the child was scheduled to attend</w:t>
              </w:r>
            </w:ins>
            <w:ins w:id="5365" w:author="James, Christin (DCYF)" w:date="2026-08-25T16:51:00Z" w16du:dateUtc="2026-08-25T16:51:03Z">
              <w:r w:rsidR="1E3CB4AF" w:rsidRPr="23F26365">
                <w:rPr>
                  <w:rFonts w:cs="Calibri"/>
                  <w:sz w:val="18"/>
                  <w:szCs w:val="18"/>
                </w:rPr>
                <w:t>.</w:t>
              </w:r>
            </w:ins>
            <w:ins w:id="5366" w:author="James, Christin (DCYF)" w:date="2026-07-01T15:03:00Z" w16du:dateUtc="2026-07-01T22:03:00Z">
              <w:r w:rsidRPr="23F26365">
                <w:rPr>
                  <w:rFonts w:cs="Calibri"/>
                  <w:sz w:val="18"/>
                  <w:szCs w:val="18"/>
                  <w:rPrChange w:id="5367" w:author="James, Christin (DCYF)" w:date="2026-07-01T15:07:00Z" w16du:dateUtc="2026-07-01T22:07:00Z">
                    <w:rPr>
                      <w:rFonts w:cs="Calibri"/>
                    </w:rPr>
                  </w:rPrChange>
                </w:rPr>
                <w:t> </w:t>
              </w:r>
            </w:ins>
          </w:p>
          <w:p w14:paraId="14E997AB" w14:textId="77777777" w:rsidR="009E06BF" w:rsidRPr="00971ACE" w:rsidRDefault="009E06BF">
            <w:pPr>
              <w:contextualSpacing/>
              <w:rPr>
                <w:ins w:id="5368" w:author="James, Christin (DCYF)" w:date="2026-07-01T15:03:00Z" w16du:dateUtc="2026-07-01T22:03:00Z"/>
                <w:rFonts w:cs="Calibri"/>
                <w:sz w:val="18"/>
                <w:szCs w:val="18"/>
                <w:rPrChange w:id="5369" w:author="James, Christin (DCYF)" w:date="2026-07-01T15:07:00Z" w16du:dateUtc="2026-07-01T22:07:00Z">
                  <w:rPr>
                    <w:ins w:id="5370" w:author="James, Christin (DCYF)" w:date="2026-07-01T15:03:00Z" w16du:dateUtc="2026-07-01T22:03:00Z"/>
                    <w:rFonts w:cs="Calibri"/>
                  </w:rPr>
                </w:rPrChange>
              </w:rPr>
            </w:pPr>
            <w:ins w:id="5371" w:author="James, Christin (DCYF)" w:date="2026-07-01T15:03:00Z" w16du:dateUtc="2026-07-01T22:03:00Z">
              <w:r w:rsidRPr="00971ACE">
                <w:rPr>
                  <w:rFonts w:cs="Calibri"/>
                  <w:sz w:val="18"/>
                  <w:szCs w:val="18"/>
                  <w:rPrChange w:id="5372" w:author="James, Christin (DCYF)" w:date="2026-07-01T15:07:00Z" w16du:dateUtc="2026-07-01T22:07:00Z">
                    <w:rPr>
                      <w:rFonts w:cs="Calibri"/>
                    </w:rPr>
                  </w:rPrChange>
                </w:rPr>
                <w:t> </w:t>
              </w:r>
            </w:ins>
          </w:p>
          <w:p w14:paraId="606C394F" w14:textId="4A213025" w:rsidR="009E06BF" w:rsidRPr="00971ACE" w:rsidRDefault="009E06BF" w:rsidP="23F26365">
            <w:pPr>
              <w:contextualSpacing/>
              <w:rPr>
                <w:ins w:id="5373" w:author="James, Christin (DCYF)" w:date="2026-07-01T15:03:00Z" w16du:dateUtc="2026-07-01T22:03:00Z"/>
                <w:rFonts w:cs="Calibri"/>
                <w:sz w:val="18"/>
                <w:szCs w:val="18"/>
                <w:rPrChange w:id="5374" w:author="James, Christin (DCYF)" w:date="2026-07-01T15:07:00Z" w16du:dateUtc="2026-07-01T22:07:00Z">
                  <w:rPr>
                    <w:ins w:id="5375" w:author="James, Christin (DCYF)" w:date="2026-07-01T15:03:00Z" w16du:dateUtc="2026-07-01T22:03:00Z"/>
                    <w:rFonts w:cs="Calibri"/>
                  </w:rPr>
                </w:rPrChange>
              </w:rPr>
            </w:pPr>
            <w:ins w:id="5376" w:author="James, Christin (DCYF)" w:date="2026-07-01T15:03:00Z" w16du:dateUtc="2026-07-01T22:03:00Z">
              <w:r w:rsidRPr="23F26365">
                <w:rPr>
                  <w:rFonts w:cs="Calibri"/>
                  <w:sz w:val="18"/>
                  <w:szCs w:val="18"/>
                  <w:rPrChange w:id="5377" w:author="James, Christin (DCYF)" w:date="2026-07-01T15:07:00Z" w16du:dateUtc="2026-07-01T22:07:00Z">
                    <w:rPr>
                      <w:rFonts w:cs="Calibri"/>
                    </w:rPr>
                  </w:rPrChange>
                </w:rPr>
                <w:t>Days attended: 2</w:t>
              </w:r>
              <w:del w:id="5378" w:author="Ramynke, Jason (DCYF)" w:date="2026-08-24T19:57:00Z" w16du:dateUtc="2026-08-24T19:57:38Z">
                <w:r w:rsidRPr="23F26365" w:rsidDel="009E06BF">
                  <w:rPr>
                    <w:rFonts w:cs="Calibri"/>
                    <w:sz w:val="18"/>
                    <w:szCs w:val="18"/>
                    <w:rPrChange w:id="5379" w:author="James, Christin (DCYF)" w:date="2026-07-01T15:07:00Z" w16du:dateUtc="2026-07-01T22:07:00Z">
                      <w:rPr>
                        <w:rFonts w:cs="Calibri"/>
                      </w:rPr>
                    </w:rPrChange>
                  </w:rPr>
                  <w:delText>1</w:delText>
                </w:r>
              </w:del>
            </w:ins>
            <w:ins w:id="5380" w:author="Ramynke, Jason (DCYF)" w:date="2026-08-24T19:57:00Z" w16du:dateUtc="2026-08-24T19:57:38Z">
              <w:r w:rsidR="1585B027" w:rsidRPr="23F26365">
                <w:rPr>
                  <w:rFonts w:cs="Calibri"/>
                  <w:sz w:val="18"/>
                  <w:szCs w:val="18"/>
                </w:rPr>
                <w:t>0</w:t>
              </w:r>
            </w:ins>
            <w:ins w:id="5381" w:author="James, Christin (DCYF)" w:date="2026-07-01T15:03:00Z" w16du:dateUtc="2026-07-01T22:03:00Z">
              <w:r w:rsidRPr="23F26365">
                <w:rPr>
                  <w:rFonts w:cs="Calibri"/>
                  <w:sz w:val="18"/>
                  <w:szCs w:val="18"/>
                  <w:rPrChange w:id="5382" w:author="James, Christin (DCYF)" w:date="2026-07-01T15:07:00Z" w16du:dateUtc="2026-07-01T22:07:00Z">
                    <w:rPr>
                      <w:rFonts w:cs="Calibri"/>
                    </w:rPr>
                  </w:rPrChange>
                </w:rPr>
                <w:t xml:space="preserve"> full days (or 42 half days) and 2 half days</w:t>
              </w:r>
            </w:ins>
          </w:p>
          <w:p w14:paraId="32DF82C3" w14:textId="02F03789" w:rsidR="009E06BF" w:rsidRPr="00971ACE" w:rsidRDefault="009E06BF" w:rsidP="23F26365">
            <w:pPr>
              <w:contextualSpacing/>
              <w:rPr>
                <w:ins w:id="5383" w:author="James, Christin (DCYF)" w:date="2026-07-01T15:03:00Z" w16du:dateUtc="2026-07-01T22:03:00Z"/>
                <w:rFonts w:cs="Calibri"/>
                <w:sz w:val="18"/>
                <w:szCs w:val="18"/>
                <w:rPrChange w:id="5384" w:author="James, Christin (DCYF)" w:date="2026-07-01T15:07:00Z" w16du:dateUtc="2026-07-01T22:07:00Z">
                  <w:rPr>
                    <w:ins w:id="5385" w:author="James, Christin (DCYF)" w:date="2026-07-01T15:03:00Z" w16du:dateUtc="2026-07-01T22:03:00Z"/>
                    <w:rFonts w:cs="Calibri"/>
                  </w:rPr>
                </w:rPrChange>
              </w:rPr>
            </w:pPr>
            <w:ins w:id="5386" w:author="James, Christin (DCYF)" w:date="2026-07-01T15:03:00Z" w16du:dateUtc="2026-07-01T22:03:00Z">
              <w:r w:rsidRPr="23F26365">
                <w:rPr>
                  <w:rFonts w:cs="Calibri"/>
                  <w:sz w:val="18"/>
                  <w:szCs w:val="18"/>
                  <w:rPrChange w:id="5387" w:author="James, Christin (DCYF)" w:date="2026-07-01T15:07:00Z" w16du:dateUtc="2026-07-01T22:07:00Z">
                    <w:rPr>
                      <w:rFonts w:cs="Calibri"/>
                    </w:rPr>
                  </w:rPrChange>
                </w:rPr>
                <w:t xml:space="preserve">Holidays: </w:t>
              </w:r>
            </w:ins>
            <w:ins w:id="5388" w:author="Ramynke, Jason (DCYF)" w:date="2026-08-24T19:57:00Z" w16du:dateUtc="2026-08-24T19:57:41Z">
              <w:r w:rsidR="7E54B2CF" w:rsidRPr="23F26365">
                <w:rPr>
                  <w:rFonts w:cs="Calibri"/>
                  <w:sz w:val="18"/>
                  <w:szCs w:val="18"/>
                </w:rPr>
                <w:t>1</w:t>
              </w:r>
            </w:ins>
            <w:ins w:id="5389" w:author="James, Christin (DCYF)" w:date="2026-07-01T15:03:00Z" w16du:dateUtc="2026-07-01T22:03:00Z">
              <w:del w:id="5390" w:author="Ramynke, Jason (DCYF)" w:date="2026-08-24T19:57:00Z" w16du:dateUtc="2026-08-24T19:57:41Z">
                <w:r w:rsidRPr="23F26365" w:rsidDel="009E06BF">
                  <w:rPr>
                    <w:rFonts w:cs="Calibri"/>
                    <w:sz w:val="18"/>
                    <w:szCs w:val="18"/>
                    <w:rPrChange w:id="5391" w:author="James, Christin (DCYF)" w:date="2026-07-01T15:07:00Z" w16du:dateUtc="2026-07-01T22:07:00Z">
                      <w:rPr>
                        <w:rFonts w:cs="Calibri"/>
                      </w:rPr>
                    </w:rPrChange>
                  </w:rPr>
                  <w:delText>0</w:delText>
                </w:r>
              </w:del>
              <w:r w:rsidRPr="23F26365">
                <w:rPr>
                  <w:rFonts w:cs="Calibri"/>
                  <w:sz w:val="18"/>
                  <w:szCs w:val="18"/>
                  <w:rPrChange w:id="5392" w:author="James, Christin (DCYF)" w:date="2026-07-01T15:07:00Z" w16du:dateUtc="2026-07-01T22:07:00Z">
                    <w:rPr>
                      <w:rFonts w:cs="Calibri"/>
                    </w:rPr>
                  </w:rPrChange>
                </w:rPr>
                <w:t xml:space="preserve"> day</w:t>
              </w:r>
              <w:del w:id="5393" w:author="Ramynke, Jason (DCYF)" w:date="2026-08-24T19:57:00Z" w16du:dateUtc="2026-08-24T19:57:45Z">
                <w:r w:rsidRPr="23F26365" w:rsidDel="009E06BF">
                  <w:rPr>
                    <w:rFonts w:cs="Calibri"/>
                    <w:sz w:val="18"/>
                    <w:szCs w:val="18"/>
                    <w:rPrChange w:id="5394" w:author="James, Christin (DCYF)" w:date="2026-07-01T15:07:00Z" w16du:dateUtc="2026-07-01T22:07:00Z">
                      <w:rPr>
                        <w:rFonts w:cs="Calibri"/>
                      </w:rPr>
                    </w:rPrChange>
                  </w:rPr>
                  <w:delText>s</w:delText>
                </w:r>
              </w:del>
            </w:ins>
          </w:p>
          <w:p w14:paraId="43A83E5E" w14:textId="77777777" w:rsidR="009E06BF" w:rsidRPr="00971ACE" w:rsidRDefault="009E06BF">
            <w:pPr>
              <w:contextualSpacing/>
              <w:rPr>
                <w:ins w:id="5395" w:author="James, Christin (DCYF)" w:date="2026-07-01T15:03:00Z" w16du:dateUtc="2026-07-01T22:03:00Z"/>
                <w:rFonts w:cs="Calibri"/>
                <w:sz w:val="18"/>
                <w:szCs w:val="18"/>
                <w:rPrChange w:id="5396" w:author="James, Christin (DCYF)" w:date="2026-07-01T15:07:00Z" w16du:dateUtc="2026-07-01T22:07:00Z">
                  <w:rPr>
                    <w:ins w:id="5397" w:author="James, Christin (DCYF)" w:date="2026-07-01T15:03:00Z" w16du:dateUtc="2026-07-01T22:03:00Z"/>
                    <w:rFonts w:cs="Calibri"/>
                  </w:rPr>
                </w:rPrChange>
              </w:rPr>
            </w:pPr>
            <w:ins w:id="5398" w:author="James, Christin (DCYF)" w:date="2026-07-01T15:03:00Z" w16du:dateUtc="2026-07-01T22:03:00Z">
              <w:r w:rsidRPr="00971ACE">
                <w:rPr>
                  <w:rFonts w:cs="Calibri"/>
                  <w:sz w:val="18"/>
                  <w:szCs w:val="18"/>
                  <w:rPrChange w:id="5399" w:author="James, Christin (DCYF)" w:date="2026-07-01T15:07:00Z" w16du:dateUtc="2026-07-01T22:07:00Z">
                    <w:rPr>
                      <w:rFonts w:cs="Calibri"/>
                    </w:rPr>
                  </w:rPrChange>
                </w:rPr>
                <w:lastRenderedPageBreak/>
                <w:t>Professional training days: 0 days</w:t>
              </w:r>
            </w:ins>
          </w:p>
          <w:p w14:paraId="286D7996" w14:textId="77777777" w:rsidR="009E06BF" w:rsidRPr="00971ACE" w:rsidRDefault="009E06BF">
            <w:pPr>
              <w:contextualSpacing/>
              <w:rPr>
                <w:ins w:id="5400" w:author="James, Christin (DCYF)" w:date="2026-07-01T15:03:00Z" w16du:dateUtc="2026-07-01T22:03:00Z"/>
                <w:rFonts w:cs="Calibri"/>
                <w:sz w:val="18"/>
                <w:szCs w:val="18"/>
                <w:rPrChange w:id="5401" w:author="James, Christin (DCYF)" w:date="2026-07-01T15:07:00Z" w16du:dateUtc="2026-07-01T22:07:00Z">
                  <w:rPr>
                    <w:ins w:id="5402" w:author="James, Christin (DCYF)" w:date="2026-07-01T15:03:00Z" w16du:dateUtc="2026-07-01T22:03:00Z"/>
                    <w:rFonts w:cs="Calibri"/>
                  </w:rPr>
                </w:rPrChange>
              </w:rPr>
            </w:pPr>
            <w:ins w:id="5403" w:author="James, Christin (DCYF)" w:date="2026-07-01T15:03:00Z" w16du:dateUtc="2026-07-01T22:03:00Z">
              <w:r w:rsidRPr="00971ACE">
                <w:rPr>
                  <w:rFonts w:cs="Calibri"/>
                  <w:sz w:val="18"/>
                  <w:szCs w:val="18"/>
                  <w:rPrChange w:id="5404" w:author="James, Christin (DCYF)" w:date="2026-07-01T15:07:00Z" w16du:dateUtc="2026-07-01T22:07:00Z">
                    <w:rPr>
                      <w:rFonts w:cs="Calibri"/>
                    </w:rPr>
                  </w:rPrChange>
                </w:rPr>
                <w:t>Additional eligible days: 8 days. Claim 1 full day, 1 half day or 2 half days, depending on when the child was expected to attend. </w:t>
              </w:r>
            </w:ins>
          </w:p>
          <w:p w14:paraId="0ADE3661" w14:textId="77777777" w:rsidR="009E06BF" w:rsidRPr="00971ACE" w:rsidRDefault="009E06BF">
            <w:pPr>
              <w:contextualSpacing/>
              <w:rPr>
                <w:ins w:id="5405" w:author="James, Christin (DCYF)" w:date="2026-07-01T15:03:00Z" w16du:dateUtc="2026-07-01T22:03:00Z"/>
                <w:rFonts w:cs="Calibri"/>
                <w:sz w:val="18"/>
                <w:szCs w:val="18"/>
                <w:rPrChange w:id="5406" w:author="James, Christin (DCYF)" w:date="2026-07-01T15:07:00Z" w16du:dateUtc="2026-07-01T22:07:00Z">
                  <w:rPr>
                    <w:ins w:id="5407" w:author="James, Christin (DCYF)" w:date="2026-07-01T15:03:00Z" w16du:dateUtc="2026-07-01T22:03:00Z"/>
                    <w:rFonts w:cs="Calibri"/>
                  </w:rPr>
                </w:rPrChange>
              </w:rPr>
            </w:pPr>
          </w:p>
        </w:tc>
        <w:tc>
          <w:tcPr>
            <w:tcW w:w="2880" w:type="dxa"/>
            <w:tcPrChange w:id="5408" w:author="James, Christin (DCYF)" w:date="2026-07-07T14:05:00Z" w16du:dateUtc="2026-07-07T21:05:00Z">
              <w:tcPr>
                <w:tcW w:w="3330" w:type="dxa"/>
              </w:tcPr>
            </w:tcPrChange>
          </w:tcPr>
          <w:p w14:paraId="09D8D446" w14:textId="77777777" w:rsidR="009E06BF" w:rsidRPr="00971ACE" w:rsidRDefault="009E06BF">
            <w:pPr>
              <w:contextualSpacing/>
              <w:rPr>
                <w:ins w:id="5409" w:author="James, Christin (DCYF)" w:date="2026-07-01T15:03:00Z" w16du:dateUtc="2026-07-01T22:03:00Z"/>
                <w:rFonts w:ascii="Calibri" w:hAnsi="Calibri" w:cs="Calibri"/>
                <w:noProof/>
                <w:sz w:val="18"/>
                <w:szCs w:val="18"/>
                <w:rPrChange w:id="5410" w:author="James, Christin (DCYF)" w:date="2026-07-01T15:07:00Z" w16du:dateUtc="2026-07-01T22:07:00Z">
                  <w:rPr>
                    <w:ins w:id="5411" w:author="James, Christin (DCYF)" w:date="2026-07-01T15:03:00Z" w16du:dateUtc="2026-07-01T22:03:00Z"/>
                    <w:rFonts w:ascii="Calibri" w:hAnsi="Calibri" w:cs="Calibri"/>
                    <w:noProof/>
                  </w:rPr>
                </w:rPrChange>
              </w:rPr>
            </w:pPr>
          </w:p>
          <w:tbl>
            <w:tblPr>
              <w:tblStyle w:val="TableGrid"/>
              <w:tblW w:w="0" w:type="auto"/>
              <w:tblLook w:val="04A0" w:firstRow="1" w:lastRow="0" w:firstColumn="1" w:lastColumn="0" w:noHBand="0" w:noVBand="1"/>
            </w:tblPr>
            <w:tblGrid>
              <w:gridCol w:w="366"/>
              <w:gridCol w:w="366"/>
              <w:gridCol w:w="366"/>
              <w:gridCol w:w="366"/>
              <w:gridCol w:w="366"/>
              <w:gridCol w:w="366"/>
              <w:gridCol w:w="366"/>
            </w:tblGrid>
            <w:tr w:rsidR="009E06BF" w:rsidRPr="00971ACE" w14:paraId="6072CEF5" w14:textId="77777777">
              <w:trPr>
                <w:ins w:id="5412" w:author="James, Christin (DCYF)" w:date="2026-07-01T15:03:00Z"/>
              </w:trPr>
              <w:tc>
                <w:tcPr>
                  <w:tcW w:w="2562" w:type="dxa"/>
                  <w:gridSpan w:val="7"/>
                </w:tcPr>
                <w:p w14:paraId="5E543B46" w14:textId="77777777" w:rsidR="009E06BF" w:rsidRPr="00971ACE" w:rsidRDefault="009E06BF">
                  <w:pPr>
                    <w:rPr>
                      <w:ins w:id="5413" w:author="James, Christin (DCYF)" w:date="2026-07-01T15:03:00Z" w16du:dateUtc="2026-07-01T22:03:00Z"/>
                      <w:sz w:val="14"/>
                      <w:szCs w:val="14"/>
                      <w:rPrChange w:id="5414" w:author="James, Christin (DCYF)" w:date="2026-07-01T15:08:00Z" w16du:dateUtc="2026-07-01T22:08:00Z">
                        <w:rPr>
                          <w:ins w:id="5415" w:author="James, Christin (DCYF)" w:date="2026-07-01T15:03:00Z" w16du:dateUtc="2026-07-01T22:03:00Z"/>
                          <w:sz w:val="12"/>
                          <w:szCs w:val="12"/>
                        </w:rPr>
                      </w:rPrChange>
                    </w:rPr>
                  </w:pPr>
                  <w:ins w:id="5416" w:author="James, Christin (DCYF)" w:date="2026-07-01T15:03:00Z" w16du:dateUtc="2026-07-01T22:03:00Z">
                    <w:r w:rsidRPr="00971ACE">
                      <w:rPr>
                        <w:sz w:val="14"/>
                        <w:szCs w:val="14"/>
                        <w:rPrChange w:id="5417" w:author="James, Christin (DCYF)" w:date="2026-07-01T15:08:00Z" w16du:dateUtc="2026-07-01T22:08:00Z">
                          <w:rPr>
                            <w:sz w:val="12"/>
                            <w:szCs w:val="12"/>
                          </w:rPr>
                        </w:rPrChange>
                      </w:rPr>
                      <w:t>July 2026</w:t>
                    </w:r>
                  </w:ins>
                </w:p>
              </w:tc>
            </w:tr>
            <w:tr w:rsidR="009E06BF" w:rsidRPr="00971ACE" w14:paraId="1D25A227" w14:textId="77777777">
              <w:trPr>
                <w:ins w:id="5418" w:author="James, Christin (DCYF)" w:date="2026-07-01T15:03:00Z"/>
              </w:trPr>
              <w:tc>
                <w:tcPr>
                  <w:tcW w:w="366" w:type="dxa"/>
                  <w:shd w:val="clear" w:color="auto" w:fill="DAEEF3" w:themeFill="accent5" w:themeFillTint="33"/>
                </w:tcPr>
                <w:p w14:paraId="2F7A87BD" w14:textId="77777777" w:rsidR="009E06BF" w:rsidRPr="00971ACE" w:rsidRDefault="009E06BF">
                  <w:pPr>
                    <w:rPr>
                      <w:ins w:id="5419" w:author="James, Christin (DCYF)" w:date="2026-07-01T15:03:00Z" w16du:dateUtc="2026-07-01T22:03:00Z"/>
                      <w:sz w:val="14"/>
                      <w:szCs w:val="14"/>
                      <w:rPrChange w:id="5420" w:author="James, Christin (DCYF)" w:date="2026-07-01T15:08:00Z" w16du:dateUtc="2026-07-01T22:08:00Z">
                        <w:rPr>
                          <w:ins w:id="5421" w:author="James, Christin (DCYF)" w:date="2026-07-01T15:03:00Z" w16du:dateUtc="2026-07-01T22:03:00Z"/>
                          <w:sz w:val="12"/>
                          <w:szCs w:val="12"/>
                        </w:rPr>
                      </w:rPrChange>
                    </w:rPr>
                  </w:pPr>
                  <w:ins w:id="5422" w:author="James, Christin (DCYF)" w:date="2026-07-01T15:03:00Z" w16du:dateUtc="2026-07-01T22:03:00Z">
                    <w:r w:rsidRPr="00971ACE">
                      <w:rPr>
                        <w:sz w:val="14"/>
                        <w:szCs w:val="14"/>
                        <w:rPrChange w:id="5423" w:author="James, Christin (DCYF)" w:date="2026-07-01T15:08:00Z" w16du:dateUtc="2026-07-01T22:08:00Z">
                          <w:rPr>
                            <w:sz w:val="12"/>
                            <w:szCs w:val="12"/>
                          </w:rPr>
                        </w:rPrChange>
                      </w:rPr>
                      <w:t>S</w:t>
                    </w:r>
                  </w:ins>
                </w:p>
              </w:tc>
              <w:tc>
                <w:tcPr>
                  <w:tcW w:w="366" w:type="dxa"/>
                  <w:shd w:val="clear" w:color="auto" w:fill="DAEEF3" w:themeFill="accent5" w:themeFillTint="33"/>
                </w:tcPr>
                <w:p w14:paraId="0AB6255F" w14:textId="77777777" w:rsidR="009E06BF" w:rsidRPr="00971ACE" w:rsidRDefault="009E06BF">
                  <w:pPr>
                    <w:rPr>
                      <w:ins w:id="5424" w:author="James, Christin (DCYF)" w:date="2026-07-01T15:03:00Z" w16du:dateUtc="2026-07-01T22:03:00Z"/>
                      <w:sz w:val="14"/>
                      <w:szCs w:val="14"/>
                      <w:rPrChange w:id="5425" w:author="James, Christin (DCYF)" w:date="2026-07-01T15:08:00Z" w16du:dateUtc="2026-07-01T22:08:00Z">
                        <w:rPr>
                          <w:ins w:id="5426" w:author="James, Christin (DCYF)" w:date="2026-07-01T15:03:00Z" w16du:dateUtc="2026-07-01T22:03:00Z"/>
                          <w:sz w:val="12"/>
                          <w:szCs w:val="12"/>
                        </w:rPr>
                      </w:rPrChange>
                    </w:rPr>
                  </w:pPr>
                  <w:ins w:id="5427" w:author="James, Christin (DCYF)" w:date="2026-07-01T15:03:00Z" w16du:dateUtc="2026-07-01T22:03:00Z">
                    <w:r w:rsidRPr="00971ACE">
                      <w:rPr>
                        <w:sz w:val="14"/>
                        <w:szCs w:val="14"/>
                        <w:rPrChange w:id="5428" w:author="James, Christin (DCYF)" w:date="2026-07-01T15:08:00Z" w16du:dateUtc="2026-07-01T22:08:00Z">
                          <w:rPr>
                            <w:sz w:val="12"/>
                            <w:szCs w:val="12"/>
                          </w:rPr>
                        </w:rPrChange>
                      </w:rPr>
                      <w:t>M</w:t>
                    </w:r>
                  </w:ins>
                </w:p>
              </w:tc>
              <w:tc>
                <w:tcPr>
                  <w:tcW w:w="366" w:type="dxa"/>
                  <w:shd w:val="clear" w:color="auto" w:fill="DAEEF3" w:themeFill="accent5" w:themeFillTint="33"/>
                </w:tcPr>
                <w:p w14:paraId="08C45A79" w14:textId="77777777" w:rsidR="009E06BF" w:rsidRPr="00971ACE" w:rsidRDefault="009E06BF">
                  <w:pPr>
                    <w:rPr>
                      <w:ins w:id="5429" w:author="James, Christin (DCYF)" w:date="2026-07-01T15:03:00Z" w16du:dateUtc="2026-07-01T22:03:00Z"/>
                      <w:sz w:val="14"/>
                      <w:szCs w:val="14"/>
                      <w:rPrChange w:id="5430" w:author="James, Christin (DCYF)" w:date="2026-07-01T15:08:00Z" w16du:dateUtc="2026-07-01T22:08:00Z">
                        <w:rPr>
                          <w:ins w:id="5431" w:author="James, Christin (DCYF)" w:date="2026-07-01T15:03:00Z" w16du:dateUtc="2026-07-01T22:03:00Z"/>
                          <w:sz w:val="12"/>
                          <w:szCs w:val="12"/>
                        </w:rPr>
                      </w:rPrChange>
                    </w:rPr>
                  </w:pPr>
                  <w:ins w:id="5432" w:author="James, Christin (DCYF)" w:date="2026-07-01T15:03:00Z" w16du:dateUtc="2026-07-01T22:03:00Z">
                    <w:r w:rsidRPr="00971ACE">
                      <w:rPr>
                        <w:sz w:val="14"/>
                        <w:szCs w:val="14"/>
                        <w:rPrChange w:id="5433" w:author="James, Christin (DCYF)" w:date="2026-07-01T15:08:00Z" w16du:dateUtc="2026-07-01T22:08:00Z">
                          <w:rPr>
                            <w:sz w:val="12"/>
                            <w:szCs w:val="12"/>
                          </w:rPr>
                        </w:rPrChange>
                      </w:rPr>
                      <w:t>T</w:t>
                    </w:r>
                  </w:ins>
                </w:p>
              </w:tc>
              <w:tc>
                <w:tcPr>
                  <w:tcW w:w="366" w:type="dxa"/>
                  <w:shd w:val="clear" w:color="auto" w:fill="DAEEF3" w:themeFill="accent5" w:themeFillTint="33"/>
                </w:tcPr>
                <w:p w14:paraId="6FCF86D5" w14:textId="77777777" w:rsidR="009E06BF" w:rsidRPr="00971ACE" w:rsidRDefault="009E06BF">
                  <w:pPr>
                    <w:rPr>
                      <w:ins w:id="5434" w:author="James, Christin (DCYF)" w:date="2026-07-01T15:03:00Z" w16du:dateUtc="2026-07-01T22:03:00Z"/>
                      <w:sz w:val="14"/>
                      <w:szCs w:val="14"/>
                      <w:rPrChange w:id="5435" w:author="James, Christin (DCYF)" w:date="2026-07-01T15:08:00Z" w16du:dateUtc="2026-07-01T22:08:00Z">
                        <w:rPr>
                          <w:ins w:id="5436" w:author="James, Christin (DCYF)" w:date="2026-07-01T15:03:00Z" w16du:dateUtc="2026-07-01T22:03:00Z"/>
                          <w:sz w:val="12"/>
                          <w:szCs w:val="12"/>
                        </w:rPr>
                      </w:rPrChange>
                    </w:rPr>
                  </w:pPr>
                  <w:ins w:id="5437" w:author="James, Christin (DCYF)" w:date="2026-07-01T15:03:00Z" w16du:dateUtc="2026-07-01T22:03:00Z">
                    <w:r w:rsidRPr="00971ACE">
                      <w:rPr>
                        <w:sz w:val="14"/>
                        <w:szCs w:val="14"/>
                        <w:rPrChange w:id="5438" w:author="James, Christin (DCYF)" w:date="2026-07-01T15:08:00Z" w16du:dateUtc="2026-07-01T22:08:00Z">
                          <w:rPr>
                            <w:sz w:val="12"/>
                            <w:szCs w:val="12"/>
                          </w:rPr>
                        </w:rPrChange>
                      </w:rPr>
                      <w:t>W</w:t>
                    </w:r>
                  </w:ins>
                </w:p>
              </w:tc>
              <w:tc>
                <w:tcPr>
                  <w:tcW w:w="366" w:type="dxa"/>
                  <w:shd w:val="clear" w:color="auto" w:fill="DAEEF3" w:themeFill="accent5" w:themeFillTint="33"/>
                </w:tcPr>
                <w:p w14:paraId="07748009" w14:textId="77777777" w:rsidR="009E06BF" w:rsidRPr="00971ACE" w:rsidRDefault="009E06BF">
                  <w:pPr>
                    <w:rPr>
                      <w:ins w:id="5439" w:author="James, Christin (DCYF)" w:date="2026-07-01T15:03:00Z" w16du:dateUtc="2026-07-01T22:03:00Z"/>
                      <w:sz w:val="14"/>
                      <w:szCs w:val="14"/>
                      <w:rPrChange w:id="5440" w:author="James, Christin (DCYF)" w:date="2026-07-01T15:08:00Z" w16du:dateUtc="2026-07-01T22:08:00Z">
                        <w:rPr>
                          <w:ins w:id="5441" w:author="James, Christin (DCYF)" w:date="2026-07-01T15:03:00Z" w16du:dateUtc="2026-07-01T22:03:00Z"/>
                          <w:sz w:val="12"/>
                          <w:szCs w:val="12"/>
                        </w:rPr>
                      </w:rPrChange>
                    </w:rPr>
                  </w:pPr>
                  <w:ins w:id="5442" w:author="James, Christin (DCYF)" w:date="2026-07-01T15:03:00Z" w16du:dateUtc="2026-07-01T22:03:00Z">
                    <w:r w:rsidRPr="00971ACE">
                      <w:rPr>
                        <w:sz w:val="14"/>
                        <w:szCs w:val="14"/>
                        <w:rPrChange w:id="5443" w:author="James, Christin (DCYF)" w:date="2026-07-01T15:08:00Z" w16du:dateUtc="2026-07-01T22:08:00Z">
                          <w:rPr>
                            <w:sz w:val="12"/>
                            <w:szCs w:val="12"/>
                          </w:rPr>
                        </w:rPrChange>
                      </w:rPr>
                      <w:t>T</w:t>
                    </w:r>
                  </w:ins>
                </w:p>
              </w:tc>
              <w:tc>
                <w:tcPr>
                  <w:tcW w:w="366" w:type="dxa"/>
                  <w:shd w:val="clear" w:color="auto" w:fill="DAEEF3" w:themeFill="accent5" w:themeFillTint="33"/>
                </w:tcPr>
                <w:p w14:paraId="1B60870E" w14:textId="77777777" w:rsidR="009E06BF" w:rsidRPr="00971ACE" w:rsidRDefault="009E06BF">
                  <w:pPr>
                    <w:rPr>
                      <w:ins w:id="5444" w:author="James, Christin (DCYF)" w:date="2026-07-01T15:03:00Z" w16du:dateUtc="2026-07-01T22:03:00Z"/>
                      <w:sz w:val="14"/>
                      <w:szCs w:val="14"/>
                      <w:rPrChange w:id="5445" w:author="James, Christin (DCYF)" w:date="2026-07-01T15:08:00Z" w16du:dateUtc="2026-07-01T22:08:00Z">
                        <w:rPr>
                          <w:ins w:id="5446" w:author="James, Christin (DCYF)" w:date="2026-07-01T15:03:00Z" w16du:dateUtc="2026-07-01T22:03:00Z"/>
                          <w:sz w:val="12"/>
                          <w:szCs w:val="12"/>
                        </w:rPr>
                      </w:rPrChange>
                    </w:rPr>
                  </w:pPr>
                  <w:ins w:id="5447" w:author="James, Christin (DCYF)" w:date="2026-07-01T15:03:00Z" w16du:dateUtc="2026-07-01T22:03:00Z">
                    <w:r w:rsidRPr="00971ACE">
                      <w:rPr>
                        <w:sz w:val="14"/>
                        <w:szCs w:val="14"/>
                        <w:rPrChange w:id="5448" w:author="James, Christin (DCYF)" w:date="2026-07-01T15:08:00Z" w16du:dateUtc="2026-07-01T22:08:00Z">
                          <w:rPr>
                            <w:sz w:val="12"/>
                            <w:szCs w:val="12"/>
                          </w:rPr>
                        </w:rPrChange>
                      </w:rPr>
                      <w:t>F</w:t>
                    </w:r>
                  </w:ins>
                </w:p>
              </w:tc>
              <w:tc>
                <w:tcPr>
                  <w:tcW w:w="366" w:type="dxa"/>
                  <w:shd w:val="clear" w:color="auto" w:fill="DAEEF3" w:themeFill="accent5" w:themeFillTint="33"/>
                </w:tcPr>
                <w:p w14:paraId="6129D6E3" w14:textId="77777777" w:rsidR="009E06BF" w:rsidRPr="00971ACE" w:rsidRDefault="009E06BF">
                  <w:pPr>
                    <w:rPr>
                      <w:ins w:id="5449" w:author="James, Christin (DCYF)" w:date="2026-07-01T15:03:00Z" w16du:dateUtc="2026-07-01T22:03:00Z"/>
                      <w:sz w:val="14"/>
                      <w:szCs w:val="14"/>
                      <w:rPrChange w:id="5450" w:author="James, Christin (DCYF)" w:date="2026-07-01T15:08:00Z" w16du:dateUtc="2026-07-01T22:08:00Z">
                        <w:rPr>
                          <w:ins w:id="5451" w:author="James, Christin (DCYF)" w:date="2026-07-01T15:03:00Z" w16du:dateUtc="2026-07-01T22:03:00Z"/>
                          <w:sz w:val="12"/>
                          <w:szCs w:val="12"/>
                        </w:rPr>
                      </w:rPrChange>
                    </w:rPr>
                  </w:pPr>
                  <w:ins w:id="5452" w:author="James, Christin (DCYF)" w:date="2026-07-01T15:03:00Z" w16du:dateUtc="2026-07-01T22:03:00Z">
                    <w:r w:rsidRPr="00971ACE">
                      <w:rPr>
                        <w:sz w:val="14"/>
                        <w:szCs w:val="14"/>
                        <w:rPrChange w:id="5453" w:author="James, Christin (DCYF)" w:date="2026-07-01T15:08:00Z" w16du:dateUtc="2026-07-01T22:08:00Z">
                          <w:rPr>
                            <w:sz w:val="12"/>
                            <w:szCs w:val="12"/>
                          </w:rPr>
                        </w:rPrChange>
                      </w:rPr>
                      <w:t>S</w:t>
                    </w:r>
                  </w:ins>
                </w:p>
              </w:tc>
            </w:tr>
            <w:tr w:rsidR="009E06BF" w:rsidRPr="00971ACE" w14:paraId="33FFE5DC" w14:textId="77777777">
              <w:trPr>
                <w:ins w:id="5454" w:author="James, Christin (DCYF)" w:date="2026-07-01T15:03:00Z"/>
              </w:trPr>
              <w:tc>
                <w:tcPr>
                  <w:tcW w:w="366" w:type="dxa"/>
                </w:tcPr>
                <w:p w14:paraId="47CA63EC" w14:textId="77777777" w:rsidR="009E06BF" w:rsidRPr="00971ACE" w:rsidRDefault="009E06BF">
                  <w:pPr>
                    <w:rPr>
                      <w:ins w:id="5455" w:author="James, Christin (DCYF)" w:date="2026-07-01T15:03:00Z" w16du:dateUtc="2026-07-01T22:03:00Z"/>
                      <w:sz w:val="14"/>
                      <w:szCs w:val="14"/>
                      <w:rPrChange w:id="5456" w:author="James, Christin (DCYF)" w:date="2026-07-01T15:08:00Z" w16du:dateUtc="2026-07-01T22:08:00Z">
                        <w:rPr>
                          <w:ins w:id="5457" w:author="James, Christin (DCYF)" w:date="2026-07-01T15:03:00Z" w16du:dateUtc="2026-07-01T22:03:00Z"/>
                          <w:sz w:val="12"/>
                          <w:szCs w:val="12"/>
                        </w:rPr>
                      </w:rPrChange>
                    </w:rPr>
                  </w:pPr>
                </w:p>
              </w:tc>
              <w:tc>
                <w:tcPr>
                  <w:tcW w:w="366" w:type="dxa"/>
                </w:tcPr>
                <w:p w14:paraId="3A681F97" w14:textId="77777777" w:rsidR="009E06BF" w:rsidRPr="00971ACE" w:rsidRDefault="009E06BF">
                  <w:pPr>
                    <w:rPr>
                      <w:ins w:id="5458" w:author="James, Christin (DCYF)" w:date="2026-07-01T15:03:00Z" w16du:dateUtc="2026-07-01T22:03:00Z"/>
                      <w:sz w:val="14"/>
                      <w:szCs w:val="14"/>
                      <w:rPrChange w:id="5459" w:author="James, Christin (DCYF)" w:date="2026-07-01T15:08:00Z" w16du:dateUtc="2026-07-01T22:08:00Z">
                        <w:rPr>
                          <w:ins w:id="5460" w:author="James, Christin (DCYF)" w:date="2026-07-01T15:03:00Z" w16du:dateUtc="2026-07-01T22:03:00Z"/>
                          <w:sz w:val="12"/>
                          <w:szCs w:val="12"/>
                        </w:rPr>
                      </w:rPrChange>
                    </w:rPr>
                  </w:pPr>
                </w:p>
              </w:tc>
              <w:tc>
                <w:tcPr>
                  <w:tcW w:w="366" w:type="dxa"/>
                </w:tcPr>
                <w:p w14:paraId="4790A8F0" w14:textId="77777777" w:rsidR="009E06BF" w:rsidRPr="00971ACE" w:rsidRDefault="009E06BF">
                  <w:pPr>
                    <w:rPr>
                      <w:ins w:id="5461" w:author="James, Christin (DCYF)" w:date="2026-07-01T15:03:00Z" w16du:dateUtc="2026-07-01T22:03:00Z"/>
                      <w:sz w:val="14"/>
                      <w:szCs w:val="14"/>
                      <w:rPrChange w:id="5462" w:author="James, Christin (DCYF)" w:date="2026-07-01T15:08:00Z" w16du:dateUtc="2026-07-01T22:08:00Z">
                        <w:rPr>
                          <w:ins w:id="5463" w:author="James, Christin (DCYF)" w:date="2026-07-01T15:03:00Z" w16du:dateUtc="2026-07-01T22:03:00Z"/>
                          <w:sz w:val="12"/>
                          <w:szCs w:val="12"/>
                        </w:rPr>
                      </w:rPrChange>
                    </w:rPr>
                  </w:pPr>
                </w:p>
              </w:tc>
              <w:tc>
                <w:tcPr>
                  <w:tcW w:w="366" w:type="dxa"/>
                </w:tcPr>
                <w:p w14:paraId="13ADEB2A" w14:textId="77777777" w:rsidR="009E06BF" w:rsidRPr="00971ACE" w:rsidRDefault="009E06BF">
                  <w:pPr>
                    <w:rPr>
                      <w:ins w:id="5464" w:author="James, Christin (DCYF)" w:date="2026-07-01T15:03:00Z" w16du:dateUtc="2026-07-01T22:03:00Z"/>
                      <w:sz w:val="14"/>
                      <w:szCs w:val="14"/>
                      <w:rPrChange w:id="5465" w:author="James, Christin (DCYF)" w:date="2026-07-01T15:08:00Z" w16du:dateUtc="2026-07-01T22:08:00Z">
                        <w:rPr>
                          <w:ins w:id="5466" w:author="James, Christin (DCYF)" w:date="2026-07-01T15:03:00Z" w16du:dateUtc="2026-07-01T22:03:00Z"/>
                          <w:sz w:val="12"/>
                          <w:szCs w:val="12"/>
                        </w:rPr>
                      </w:rPrChange>
                    </w:rPr>
                  </w:pPr>
                  <w:ins w:id="5467" w:author="James, Christin (DCYF)" w:date="2026-07-01T15:03:00Z" w16du:dateUtc="2026-07-01T22:03:00Z">
                    <w:r w:rsidRPr="00971ACE">
                      <w:rPr>
                        <w:sz w:val="14"/>
                        <w:szCs w:val="14"/>
                        <w:rPrChange w:id="5468" w:author="James, Christin (DCYF)" w:date="2026-07-01T15:08:00Z" w16du:dateUtc="2026-07-01T22:08:00Z">
                          <w:rPr>
                            <w:sz w:val="12"/>
                            <w:szCs w:val="12"/>
                          </w:rPr>
                        </w:rPrChange>
                      </w:rPr>
                      <w:t>1</w:t>
                    </w:r>
                  </w:ins>
                </w:p>
              </w:tc>
              <w:tc>
                <w:tcPr>
                  <w:tcW w:w="366" w:type="dxa"/>
                </w:tcPr>
                <w:p w14:paraId="122353EC" w14:textId="77777777" w:rsidR="009E06BF" w:rsidRPr="00971ACE" w:rsidRDefault="009E06BF">
                  <w:pPr>
                    <w:rPr>
                      <w:ins w:id="5469" w:author="James, Christin (DCYF)" w:date="2026-07-01T15:03:00Z" w16du:dateUtc="2026-07-01T22:03:00Z"/>
                      <w:sz w:val="14"/>
                      <w:szCs w:val="14"/>
                      <w:rPrChange w:id="5470" w:author="James, Christin (DCYF)" w:date="2026-07-01T15:08:00Z" w16du:dateUtc="2026-07-01T22:08:00Z">
                        <w:rPr>
                          <w:ins w:id="5471" w:author="James, Christin (DCYF)" w:date="2026-07-01T15:03:00Z" w16du:dateUtc="2026-07-01T22:03:00Z"/>
                          <w:sz w:val="12"/>
                          <w:szCs w:val="12"/>
                        </w:rPr>
                      </w:rPrChange>
                    </w:rPr>
                  </w:pPr>
                  <w:ins w:id="5472" w:author="James, Christin (DCYF)" w:date="2026-07-01T15:03:00Z" w16du:dateUtc="2026-07-01T22:03:00Z">
                    <w:r w:rsidRPr="00971ACE">
                      <w:rPr>
                        <w:sz w:val="14"/>
                        <w:szCs w:val="14"/>
                        <w:rPrChange w:id="5473" w:author="James, Christin (DCYF)" w:date="2026-07-01T15:08:00Z" w16du:dateUtc="2026-07-01T22:08:00Z">
                          <w:rPr>
                            <w:sz w:val="12"/>
                            <w:szCs w:val="12"/>
                          </w:rPr>
                        </w:rPrChange>
                      </w:rPr>
                      <w:t>2</w:t>
                    </w:r>
                  </w:ins>
                </w:p>
              </w:tc>
              <w:tc>
                <w:tcPr>
                  <w:tcW w:w="366" w:type="dxa"/>
                </w:tcPr>
                <w:p w14:paraId="705737E8" w14:textId="77777777" w:rsidR="009E06BF" w:rsidRPr="00971ACE" w:rsidRDefault="009E06BF">
                  <w:pPr>
                    <w:rPr>
                      <w:ins w:id="5474" w:author="James, Christin (DCYF)" w:date="2026-07-01T15:03:00Z" w16du:dateUtc="2026-07-01T22:03:00Z"/>
                      <w:sz w:val="14"/>
                      <w:szCs w:val="14"/>
                      <w:rPrChange w:id="5475" w:author="James, Christin (DCYF)" w:date="2026-07-01T15:08:00Z" w16du:dateUtc="2026-07-01T22:08:00Z">
                        <w:rPr>
                          <w:ins w:id="5476" w:author="James, Christin (DCYF)" w:date="2026-07-01T15:03:00Z" w16du:dateUtc="2026-07-01T22:03:00Z"/>
                          <w:sz w:val="12"/>
                          <w:szCs w:val="12"/>
                        </w:rPr>
                      </w:rPrChange>
                    </w:rPr>
                  </w:pPr>
                  <w:ins w:id="5477" w:author="James, Christin (DCYF)" w:date="2026-07-01T15:03:00Z" w16du:dateUtc="2026-07-01T22:03:00Z">
                    <w:r w:rsidRPr="00971ACE">
                      <w:rPr>
                        <w:sz w:val="14"/>
                        <w:szCs w:val="14"/>
                        <w:rPrChange w:id="5478" w:author="James, Christin (DCYF)" w:date="2026-07-01T15:08:00Z" w16du:dateUtc="2026-07-01T22:08:00Z">
                          <w:rPr>
                            <w:sz w:val="12"/>
                            <w:szCs w:val="12"/>
                          </w:rPr>
                        </w:rPrChange>
                      </w:rPr>
                      <w:t>3</w:t>
                    </w:r>
                  </w:ins>
                </w:p>
              </w:tc>
              <w:tc>
                <w:tcPr>
                  <w:tcW w:w="366" w:type="dxa"/>
                </w:tcPr>
                <w:p w14:paraId="5D08C1CE" w14:textId="77777777" w:rsidR="009E06BF" w:rsidRPr="00971ACE" w:rsidRDefault="009E06BF">
                  <w:pPr>
                    <w:rPr>
                      <w:ins w:id="5479" w:author="James, Christin (DCYF)" w:date="2026-07-01T15:03:00Z" w16du:dateUtc="2026-07-01T22:03:00Z"/>
                      <w:sz w:val="14"/>
                      <w:szCs w:val="14"/>
                      <w:rPrChange w:id="5480" w:author="James, Christin (DCYF)" w:date="2026-07-01T15:08:00Z" w16du:dateUtc="2026-07-01T22:08:00Z">
                        <w:rPr>
                          <w:ins w:id="5481" w:author="James, Christin (DCYF)" w:date="2026-07-01T15:03:00Z" w16du:dateUtc="2026-07-01T22:03:00Z"/>
                          <w:sz w:val="12"/>
                          <w:szCs w:val="12"/>
                        </w:rPr>
                      </w:rPrChange>
                    </w:rPr>
                  </w:pPr>
                  <w:ins w:id="5482" w:author="James, Christin (DCYF)" w:date="2026-07-01T15:03:00Z" w16du:dateUtc="2026-07-01T22:03:00Z">
                    <w:r w:rsidRPr="00971ACE">
                      <w:rPr>
                        <w:sz w:val="14"/>
                        <w:szCs w:val="14"/>
                        <w:rPrChange w:id="5483" w:author="James, Christin (DCYF)" w:date="2026-07-01T15:08:00Z" w16du:dateUtc="2026-07-01T22:08:00Z">
                          <w:rPr>
                            <w:sz w:val="12"/>
                            <w:szCs w:val="12"/>
                          </w:rPr>
                        </w:rPrChange>
                      </w:rPr>
                      <w:t>4</w:t>
                    </w:r>
                  </w:ins>
                </w:p>
              </w:tc>
            </w:tr>
            <w:tr w:rsidR="009E06BF" w:rsidRPr="00971ACE" w14:paraId="11274577" w14:textId="77777777">
              <w:trPr>
                <w:ins w:id="5484" w:author="James, Christin (DCYF)" w:date="2026-07-01T15:03:00Z"/>
              </w:trPr>
              <w:tc>
                <w:tcPr>
                  <w:tcW w:w="366" w:type="dxa"/>
                </w:tcPr>
                <w:p w14:paraId="7B220395" w14:textId="77777777" w:rsidR="009E06BF" w:rsidRPr="00971ACE" w:rsidRDefault="009E06BF">
                  <w:pPr>
                    <w:rPr>
                      <w:ins w:id="5485" w:author="James, Christin (DCYF)" w:date="2026-07-01T15:03:00Z" w16du:dateUtc="2026-07-01T22:03:00Z"/>
                      <w:sz w:val="14"/>
                      <w:szCs w:val="14"/>
                      <w:rPrChange w:id="5486" w:author="James, Christin (DCYF)" w:date="2026-07-01T15:08:00Z" w16du:dateUtc="2026-07-01T22:08:00Z">
                        <w:rPr>
                          <w:ins w:id="5487" w:author="James, Christin (DCYF)" w:date="2026-07-01T15:03:00Z" w16du:dateUtc="2026-07-01T22:03:00Z"/>
                          <w:sz w:val="12"/>
                          <w:szCs w:val="12"/>
                        </w:rPr>
                      </w:rPrChange>
                    </w:rPr>
                  </w:pPr>
                  <w:ins w:id="5488" w:author="James, Christin (DCYF)" w:date="2026-07-01T15:03:00Z" w16du:dateUtc="2026-07-01T22:03:00Z">
                    <w:r w:rsidRPr="00971ACE">
                      <w:rPr>
                        <w:sz w:val="14"/>
                        <w:szCs w:val="14"/>
                        <w:rPrChange w:id="5489" w:author="James, Christin (DCYF)" w:date="2026-07-01T15:08:00Z" w16du:dateUtc="2026-07-01T22:08:00Z">
                          <w:rPr>
                            <w:sz w:val="12"/>
                            <w:szCs w:val="12"/>
                          </w:rPr>
                        </w:rPrChange>
                      </w:rPr>
                      <w:t>5</w:t>
                    </w:r>
                  </w:ins>
                </w:p>
              </w:tc>
              <w:tc>
                <w:tcPr>
                  <w:tcW w:w="366" w:type="dxa"/>
                </w:tcPr>
                <w:p w14:paraId="62F06316" w14:textId="77777777" w:rsidR="009E06BF" w:rsidRPr="00971ACE" w:rsidRDefault="009E06BF">
                  <w:pPr>
                    <w:rPr>
                      <w:ins w:id="5490" w:author="James, Christin (DCYF)" w:date="2026-07-01T15:03:00Z" w16du:dateUtc="2026-07-01T22:03:00Z"/>
                      <w:sz w:val="14"/>
                      <w:szCs w:val="14"/>
                      <w:rPrChange w:id="5491" w:author="James, Christin (DCYF)" w:date="2026-07-01T15:08:00Z" w16du:dateUtc="2026-07-01T22:08:00Z">
                        <w:rPr>
                          <w:ins w:id="5492" w:author="James, Christin (DCYF)" w:date="2026-07-01T15:03:00Z" w16du:dateUtc="2026-07-01T22:03:00Z"/>
                          <w:sz w:val="12"/>
                          <w:szCs w:val="12"/>
                        </w:rPr>
                      </w:rPrChange>
                    </w:rPr>
                  </w:pPr>
                  <w:ins w:id="5493" w:author="James, Christin (DCYF)" w:date="2026-07-01T15:03:00Z" w16du:dateUtc="2026-07-01T22:03:00Z">
                    <w:r w:rsidRPr="00971ACE">
                      <w:rPr>
                        <w:sz w:val="14"/>
                        <w:szCs w:val="14"/>
                        <w:rPrChange w:id="5494" w:author="James, Christin (DCYF)" w:date="2026-07-01T15:08:00Z" w16du:dateUtc="2026-07-01T22:08:00Z">
                          <w:rPr>
                            <w:sz w:val="12"/>
                            <w:szCs w:val="12"/>
                          </w:rPr>
                        </w:rPrChange>
                      </w:rPr>
                      <w:t>6</w:t>
                    </w:r>
                  </w:ins>
                </w:p>
              </w:tc>
              <w:tc>
                <w:tcPr>
                  <w:tcW w:w="366" w:type="dxa"/>
                </w:tcPr>
                <w:p w14:paraId="3B163BDA" w14:textId="77777777" w:rsidR="009E06BF" w:rsidRPr="00971ACE" w:rsidRDefault="009E06BF">
                  <w:pPr>
                    <w:rPr>
                      <w:ins w:id="5495" w:author="James, Christin (DCYF)" w:date="2026-07-01T15:03:00Z" w16du:dateUtc="2026-07-01T22:03:00Z"/>
                      <w:sz w:val="14"/>
                      <w:szCs w:val="14"/>
                      <w:rPrChange w:id="5496" w:author="James, Christin (DCYF)" w:date="2026-07-01T15:08:00Z" w16du:dateUtc="2026-07-01T22:08:00Z">
                        <w:rPr>
                          <w:ins w:id="5497" w:author="James, Christin (DCYF)" w:date="2026-07-01T15:03:00Z" w16du:dateUtc="2026-07-01T22:03:00Z"/>
                          <w:sz w:val="12"/>
                          <w:szCs w:val="12"/>
                        </w:rPr>
                      </w:rPrChange>
                    </w:rPr>
                  </w:pPr>
                  <w:ins w:id="5498" w:author="James, Christin (DCYF)" w:date="2026-07-01T15:03:00Z" w16du:dateUtc="2026-07-01T22:03:00Z">
                    <w:r w:rsidRPr="00971ACE">
                      <w:rPr>
                        <w:sz w:val="14"/>
                        <w:szCs w:val="14"/>
                        <w:rPrChange w:id="5499" w:author="James, Christin (DCYF)" w:date="2026-07-01T15:08:00Z" w16du:dateUtc="2026-07-01T22:08:00Z">
                          <w:rPr>
                            <w:sz w:val="12"/>
                            <w:szCs w:val="12"/>
                          </w:rPr>
                        </w:rPrChange>
                      </w:rPr>
                      <w:t>7</w:t>
                    </w:r>
                  </w:ins>
                </w:p>
              </w:tc>
              <w:tc>
                <w:tcPr>
                  <w:tcW w:w="366" w:type="dxa"/>
                </w:tcPr>
                <w:p w14:paraId="5F02F382" w14:textId="77777777" w:rsidR="009E06BF" w:rsidRPr="00971ACE" w:rsidRDefault="009E06BF">
                  <w:pPr>
                    <w:rPr>
                      <w:ins w:id="5500" w:author="James, Christin (DCYF)" w:date="2026-07-01T15:03:00Z" w16du:dateUtc="2026-07-01T22:03:00Z"/>
                      <w:sz w:val="14"/>
                      <w:szCs w:val="14"/>
                      <w:rPrChange w:id="5501" w:author="James, Christin (DCYF)" w:date="2026-07-01T15:08:00Z" w16du:dateUtc="2026-07-01T22:08:00Z">
                        <w:rPr>
                          <w:ins w:id="5502" w:author="James, Christin (DCYF)" w:date="2026-07-01T15:03:00Z" w16du:dateUtc="2026-07-01T22:03:00Z"/>
                          <w:sz w:val="12"/>
                          <w:szCs w:val="12"/>
                        </w:rPr>
                      </w:rPrChange>
                    </w:rPr>
                  </w:pPr>
                  <w:ins w:id="5503" w:author="James, Christin (DCYF)" w:date="2026-07-01T15:03:00Z" w16du:dateUtc="2026-07-01T22:03:00Z">
                    <w:r w:rsidRPr="00971ACE">
                      <w:rPr>
                        <w:sz w:val="14"/>
                        <w:szCs w:val="14"/>
                        <w:rPrChange w:id="5504" w:author="James, Christin (DCYF)" w:date="2026-07-01T15:08:00Z" w16du:dateUtc="2026-07-01T22:08:00Z">
                          <w:rPr>
                            <w:sz w:val="12"/>
                            <w:szCs w:val="12"/>
                          </w:rPr>
                        </w:rPrChange>
                      </w:rPr>
                      <w:t>8</w:t>
                    </w:r>
                  </w:ins>
                </w:p>
              </w:tc>
              <w:tc>
                <w:tcPr>
                  <w:tcW w:w="366" w:type="dxa"/>
                </w:tcPr>
                <w:p w14:paraId="0F44AFDA" w14:textId="77777777" w:rsidR="009E06BF" w:rsidRPr="00971ACE" w:rsidRDefault="009E06BF">
                  <w:pPr>
                    <w:rPr>
                      <w:ins w:id="5505" w:author="James, Christin (DCYF)" w:date="2026-07-01T15:03:00Z" w16du:dateUtc="2026-07-01T22:03:00Z"/>
                      <w:sz w:val="14"/>
                      <w:szCs w:val="14"/>
                      <w:rPrChange w:id="5506" w:author="James, Christin (DCYF)" w:date="2026-07-01T15:08:00Z" w16du:dateUtc="2026-07-01T22:08:00Z">
                        <w:rPr>
                          <w:ins w:id="5507" w:author="James, Christin (DCYF)" w:date="2026-07-01T15:03:00Z" w16du:dateUtc="2026-07-01T22:03:00Z"/>
                          <w:sz w:val="12"/>
                          <w:szCs w:val="12"/>
                        </w:rPr>
                      </w:rPrChange>
                    </w:rPr>
                  </w:pPr>
                  <w:ins w:id="5508" w:author="James, Christin (DCYF)" w:date="2026-07-01T15:03:00Z" w16du:dateUtc="2026-07-01T22:03:00Z">
                    <w:r w:rsidRPr="00971ACE">
                      <w:rPr>
                        <w:sz w:val="14"/>
                        <w:szCs w:val="14"/>
                        <w:rPrChange w:id="5509" w:author="James, Christin (DCYF)" w:date="2026-07-01T15:08:00Z" w16du:dateUtc="2026-07-01T22:08:00Z">
                          <w:rPr>
                            <w:sz w:val="12"/>
                            <w:szCs w:val="12"/>
                          </w:rPr>
                        </w:rPrChange>
                      </w:rPr>
                      <w:t>9</w:t>
                    </w:r>
                  </w:ins>
                </w:p>
              </w:tc>
              <w:tc>
                <w:tcPr>
                  <w:tcW w:w="366" w:type="dxa"/>
                </w:tcPr>
                <w:p w14:paraId="591AE7B4" w14:textId="77777777" w:rsidR="009E06BF" w:rsidRPr="00971ACE" w:rsidRDefault="009E06BF">
                  <w:pPr>
                    <w:rPr>
                      <w:ins w:id="5510" w:author="James, Christin (DCYF)" w:date="2026-07-01T15:03:00Z" w16du:dateUtc="2026-07-01T22:03:00Z"/>
                      <w:sz w:val="14"/>
                      <w:szCs w:val="14"/>
                      <w:rPrChange w:id="5511" w:author="James, Christin (DCYF)" w:date="2026-07-01T15:08:00Z" w16du:dateUtc="2026-07-01T22:08:00Z">
                        <w:rPr>
                          <w:ins w:id="5512" w:author="James, Christin (DCYF)" w:date="2026-07-01T15:03:00Z" w16du:dateUtc="2026-07-01T22:03:00Z"/>
                          <w:sz w:val="12"/>
                          <w:szCs w:val="12"/>
                        </w:rPr>
                      </w:rPrChange>
                    </w:rPr>
                  </w:pPr>
                  <w:ins w:id="5513" w:author="James, Christin (DCYF)" w:date="2026-07-01T15:03:00Z" w16du:dateUtc="2026-07-01T22:03:00Z">
                    <w:r w:rsidRPr="00971ACE">
                      <w:rPr>
                        <w:sz w:val="14"/>
                        <w:szCs w:val="14"/>
                        <w:rPrChange w:id="5514" w:author="James, Christin (DCYF)" w:date="2026-07-01T15:08:00Z" w16du:dateUtc="2026-07-01T22:08:00Z">
                          <w:rPr>
                            <w:sz w:val="12"/>
                            <w:szCs w:val="12"/>
                          </w:rPr>
                        </w:rPrChange>
                      </w:rPr>
                      <w:t>10</w:t>
                    </w:r>
                  </w:ins>
                </w:p>
              </w:tc>
              <w:tc>
                <w:tcPr>
                  <w:tcW w:w="366" w:type="dxa"/>
                </w:tcPr>
                <w:p w14:paraId="7837D65A" w14:textId="77777777" w:rsidR="009E06BF" w:rsidRPr="00971ACE" w:rsidRDefault="009E06BF">
                  <w:pPr>
                    <w:rPr>
                      <w:ins w:id="5515" w:author="James, Christin (DCYF)" w:date="2026-07-01T15:03:00Z" w16du:dateUtc="2026-07-01T22:03:00Z"/>
                      <w:sz w:val="14"/>
                      <w:szCs w:val="14"/>
                      <w:rPrChange w:id="5516" w:author="James, Christin (DCYF)" w:date="2026-07-01T15:08:00Z" w16du:dateUtc="2026-07-01T22:08:00Z">
                        <w:rPr>
                          <w:ins w:id="5517" w:author="James, Christin (DCYF)" w:date="2026-07-01T15:03:00Z" w16du:dateUtc="2026-07-01T22:03:00Z"/>
                          <w:sz w:val="12"/>
                          <w:szCs w:val="12"/>
                        </w:rPr>
                      </w:rPrChange>
                    </w:rPr>
                  </w:pPr>
                  <w:ins w:id="5518" w:author="James, Christin (DCYF)" w:date="2026-07-01T15:03:00Z" w16du:dateUtc="2026-07-01T22:03:00Z">
                    <w:r w:rsidRPr="00971ACE">
                      <w:rPr>
                        <w:sz w:val="14"/>
                        <w:szCs w:val="14"/>
                        <w:rPrChange w:id="5519" w:author="James, Christin (DCYF)" w:date="2026-07-01T15:08:00Z" w16du:dateUtc="2026-07-01T22:08:00Z">
                          <w:rPr>
                            <w:sz w:val="12"/>
                            <w:szCs w:val="12"/>
                          </w:rPr>
                        </w:rPrChange>
                      </w:rPr>
                      <w:t>11</w:t>
                    </w:r>
                  </w:ins>
                </w:p>
              </w:tc>
            </w:tr>
            <w:tr w:rsidR="009E06BF" w:rsidRPr="00971ACE" w14:paraId="08BD0208" w14:textId="77777777">
              <w:trPr>
                <w:ins w:id="5520" w:author="James, Christin (DCYF)" w:date="2026-07-01T15:03:00Z"/>
              </w:trPr>
              <w:tc>
                <w:tcPr>
                  <w:tcW w:w="366" w:type="dxa"/>
                </w:tcPr>
                <w:p w14:paraId="2AA0A8FE" w14:textId="77777777" w:rsidR="009E06BF" w:rsidRPr="00971ACE" w:rsidRDefault="009E06BF">
                  <w:pPr>
                    <w:rPr>
                      <w:ins w:id="5521" w:author="James, Christin (DCYF)" w:date="2026-07-01T15:03:00Z" w16du:dateUtc="2026-07-01T22:03:00Z"/>
                      <w:sz w:val="14"/>
                      <w:szCs w:val="14"/>
                      <w:rPrChange w:id="5522" w:author="James, Christin (DCYF)" w:date="2026-07-01T15:08:00Z" w16du:dateUtc="2026-07-01T22:08:00Z">
                        <w:rPr>
                          <w:ins w:id="5523" w:author="James, Christin (DCYF)" w:date="2026-07-01T15:03:00Z" w16du:dateUtc="2026-07-01T22:03:00Z"/>
                          <w:sz w:val="12"/>
                          <w:szCs w:val="12"/>
                        </w:rPr>
                      </w:rPrChange>
                    </w:rPr>
                  </w:pPr>
                  <w:ins w:id="5524" w:author="James, Christin (DCYF)" w:date="2026-07-01T15:03:00Z" w16du:dateUtc="2026-07-01T22:03:00Z">
                    <w:r w:rsidRPr="00971ACE">
                      <w:rPr>
                        <w:sz w:val="14"/>
                        <w:szCs w:val="14"/>
                        <w:rPrChange w:id="5525" w:author="James, Christin (DCYF)" w:date="2026-07-01T15:08:00Z" w16du:dateUtc="2026-07-01T22:08:00Z">
                          <w:rPr>
                            <w:sz w:val="12"/>
                            <w:szCs w:val="12"/>
                          </w:rPr>
                        </w:rPrChange>
                      </w:rPr>
                      <w:t>12</w:t>
                    </w:r>
                  </w:ins>
                </w:p>
              </w:tc>
              <w:tc>
                <w:tcPr>
                  <w:tcW w:w="366" w:type="dxa"/>
                </w:tcPr>
                <w:p w14:paraId="707FEC0A" w14:textId="77777777" w:rsidR="009E06BF" w:rsidRPr="00971ACE" w:rsidRDefault="009E06BF">
                  <w:pPr>
                    <w:rPr>
                      <w:ins w:id="5526" w:author="James, Christin (DCYF)" w:date="2026-07-01T15:03:00Z" w16du:dateUtc="2026-07-01T22:03:00Z"/>
                      <w:sz w:val="14"/>
                      <w:szCs w:val="14"/>
                      <w:rPrChange w:id="5527" w:author="James, Christin (DCYF)" w:date="2026-07-01T15:08:00Z" w16du:dateUtc="2026-07-01T22:08:00Z">
                        <w:rPr>
                          <w:ins w:id="5528" w:author="James, Christin (DCYF)" w:date="2026-07-01T15:03:00Z" w16du:dateUtc="2026-07-01T22:03:00Z"/>
                          <w:sz w:val="12"/>
                          <w:szCs w:val="12"/>
                        </w:rPr>
                      </w:rPrChange>
                    </w:rPr>
                  </w:pPr>
                  <w:ins w:id="5529" w:author="James, Christin (DCYF)" w:date="2026-07-01T15:03:00Z" w16du:dateUtc="2026-07-01T22:03:00Z">
                    <w:r w:rsidRPr="00971ACE">
                      <w:rPr>
                        <w:sz w:val="14"/>
                        <w:szCs w:val="14"/>
                        <w:rPrChange w:id="5530" w:author="James, Christin (DCYF)" w:date="2026-07-01T15:08:00Z" w16du:dateUtc="2026-07-01T22:08:00Z">
                          <w:rPr>
                            <w:sz w:val="12"/>
                            <w:szCs w:val="12"/>
                          </w:rPr>
                        </w:rPrChange>
                      </w:rPr>
                      <w:t>13</w:t>
                    </w:r>
                  </w:ins>
                </w:p>
              </w:tc>
              <w:tc>
                <w:tcPr>
                  <w:tcW w:w="366" w:type="dxa"/>
                </w:tcPr>
                <w:p w14:paraId="768F3EAE" w14:textId="77777777" w:rsidR="009E06BF" w:rsidRPr="00971ACE" w:rsidRDefault="009E06BF">
                  <w:pPr>
                    <w:rPr>
                      <w:ins w:id="5531" w:author="James, Christin (DCYF)" w:date="2026-07-01T15:03:00Z" w16du:dateUtc="2026-07-01T22:03:00Z"/>
                      <w:sz w:val="14"/>
                      <w:szCs w:val="14"/>
                      <w:rPrChange w:id="5532" w:author="James, Christin (DCYF)" w:date="2026-07-01T15:08:00Z" w16du:dateUtc="2026-07-01T22:08:00Z">
                        <w:rPr>
                          <w:ins w:id="5533" w:author="James, Christin (DCYF)" w:date="2026-07-01T15:03:00Z" w16du:dateUtc="2026-07-01T22:03:00Z"/>
                          <w:sz w:val="12"/>
                          <w:szCs w:val="12"/>
                        </w:rPr>
                      </w:rPrChange>
                    </w:rPr>
                  </w:pPr>
                  <w:ins w:id="5534" w:author="James, Christin (DCYF)" w:date="2026-07-01T15:03:00Z" w16du:dateUtc="2026-07-01T22:03:00Z">
                    <w:r w:rsidRPr="00971ACE">
                      <w:rPr>
                        <w:sz w:val="14"/>
                        <w:szCs w:val="14"/>
                        <w:rPrChange w:id="5535" w:author="James, Christin (DCYF)" w:date="2026-07-01T15:08:00Z" w16du:dateUtc="2026-07-01T22:08:00Z">
                          <w:rPr>
                            <w:sz w:val="12"/>
                            <w:szCs w:val="12"/>
                          </w:rPr>
                        </w:rPrChange>
                      </w:rPr>
                      <w:t>14</w:t>
                    </w:r>
                  </w:ins>
                </w:p>
              </w:tc>
              <w:tc>
                <w:tcPr>
                  <w:tcW w:w="366" w:type="dxa"/>
                </w:tcPr>
                <w:p w14:paraId="70648D92" w14:textId="77777777" w:rsidR="009E06BF" w:rsidRPr="00971ACE" w:rsidRDefault="009E06BF">
                  <w:pPr>
                    <w:rPr>
                      <w:ins w:id="5536" w:author="James, Christin (DCYF)" w:date="2026-07-01T15:03:00Z" w16du:dateUtc="2026-07-01T22:03:00Z"/>
                      <w:sz w:val="14"/>
                      <w:szCs w:val="14"/>
                      <w:rPrChange w:id="5537" w:author="James, Christin (DCYF)" w:date="2026-07-01T15:08:00Z" w16du:dateUtc="2026-07-01T22:08:00Z">
                        <w:rPr>
                          <w:ins w:id="5538" w:author="James, Christin (DCYF)" w:date="2026-07-01T15:03:00Z" w16du:dateUtc="2026-07-01T22:03:00Z"/>
                          <w:sz w:val="12"/>
                          <w:szCs w:val="12"/>
                        </w:rPr>
                      </w:rPrChange>
                    </w:rPr>
                  </w:pPr>
                  <w:ins w:id="5539" w:author="James, Christin (DCYF)" w:date="2026-07-01T15:03:00Z" w16du:dateUtc="2026-07-01T22:03:00Z">
                    <w:r w:rsidRPr="00971ACE">
                      <w:rPr>
                        <w:sz w:val="14"/>
                        <w:szCs w:val="14"/>
                        <w:rPrChange w:id="5540" w:author="James, Christin (DCYF)" w:date="2026-07-01T15:08:00Z" w16du:dateUtc="2026-07-01T22:08:00Z">
                          <w:rPr>
                            <w:sz w:val="12"/>
                            <w:szCs w:val="12"/>
                          </w:rPr>
                        </w:rPrChange>
                      </w:rPr>
                      <w:t>15</w:t>
                    </w:r>
                  </w:ins>
                </w:p>
              </w:tc>
              <w:tc>
                <w:tcPr>
                  <w:tcW w:w="366" w:type="dxa"/>
                </w:tcPr>
                <w:p w14:paraId="5C981DB0" w14:textId="77777777" w:rsidR="009E06BF" w:rsidRPr="00971ACE" w:rsidRDefault="009E06BF">
                  <w:pPr>
                    <w:rPr>
                      <w:ins w:id="5541" w:author="James, Christin (DCYF)" w:date="2026-07-01T15:03:00Z" w16du:dateUtc="2026-07-01T22:03:00Z"/>
                      <w:sz w:val="14"/>
                      <w:szCs w:val="14"/>
                      <w:rPrChange w:id="5542" w:author="James, Christin (DCYF)" w:date="2026-07-01T15:08:00Z" w16du:dateUtc="2026-07-01T22:08:00Z">
                        <w:rPr>
                          <w:ins w:id="5543" w:author="James, Christin (DCYF)" w:date="2026-07-01T15:03:00Z" w16du:dateUtc="2026-07-01T22:03:00Z"/>
                          <w:sz w:val="12"/>
                          <w:szCs w:val="12"/>
                        </w:rPr>
                      </w:rPrChange>
                    </w:rPr>
                  </w:pPr>
                  <w:ins w:id="5544" w:author="James, Christin (DCYF)" w:date="2026-07-01T15:03:00Z" w16du:dateUtc="2026-07-01T22:03:00Z">
                    <w:r w:rsidRPr="00971ACE">
                      <w:rPr>
                        <w:sz w:val="14"/>
                        <w:szCs w:val="14"/>
                        <w:rPrChange w:id="5545" w:author="James, Christin (DCYF)" w:date="2026-07-01T15:08:00Z" w16du:dateUtc="2026-07-01T22:08:00Z">
                          <w:rPr>
                            <w:sz w:val="12"/>
                            <w:szCs w:val="12"/>
                          </w:rPr>
                        </w:rPrChange>
                      </w:rPr>
                      <w:t>16</w:t>
                    </w:r>
                  </w:ins>
                </w:p>
              </w:tc>
              <w:tc>
                <w:tcPr>
                  <w:tcW w:w="366" w:type="dxa"/>
                </w:tcPr>
                <w:p w14:paraId="52B7C852" w14:textId="77777777" w:rsidR="009E06BF" w:rsidRPr="00971ACE" w:rsidRDefault="009E06BF">
                  <w:pPr>
                    <w:rPr>
                      <w:ins w:id="5546" w:author="James, Christin (DCYF)" w:date="2026-07-01T15:03:00Z" w16du:dateUtc="2026-07-01T22:03:00Z"/>
                      <w:sz w:val="14"/>
                      <w:szCs w:val="14"/>
                      <w:rPrChange w:id="5547" w:author="James, Christin (DCYF)" w:date="2026-07-01T15:08:00Z" w16du:dateUtc="2026-07-01T22:08:00Z">
                        <w:rPr>
                          <w:ins w:id="5548" w:author="James, Christin (DCYF)" w:date="2026-07-01T15:03:00Z" w16du:dateUtc="2026-07-01T22:03:00Z"/>
                          <w:sz w:val="12"/>
                          <w:szCs w:val="12"/>
                        </w:rPr>
                      </w:rPrChange>
                    </w:rPr>
                  </w:pPr>
                  <w:ins w:id="5549" w:author="James, Christin (DCYF)" w:date="2026-07-01T15:03:00Z" w16du:dateUtc="2026-07-01T22:03:00Z">
                    <w:r w:rsidRPr="00971ACE">
                      <w:rPr>
                        <w:sz w:val="14"/>
                        <w:szCs w:val="14"/>
                        <w:rPrChange w:id="5550" w:author="James, Christin (DCYF)" w:date="2026-07-01T15:08:00Z" w16du:dateUtc="2026-07-01T22:08:00Z">
                          <w:rPr>
                            <w:sz w:val="12"/>
                            <w:szCs w:val="12"/>
                          </w:rPr>
                        </w:rPrChange>
                      </w:rPr>
                      <w:t>17</w:t>
                    </w:r>
                  </w:ins>
                </w:p>
              </w:tc>
              <w:tc>
                <w:tcPr>
                  <w:tcW w:w="366" w:type="dxa"/>
                </w:tcPr>
                <w:p w14:paraId="6F8CD464" w14:textId="77777777" w:rsidR="009E06BF" w:rsidRPr="00971ACE" w:rsidRDefault="009E06BF">
                  <w:pPr>
                    <w:rPr>
                      <w:ins w:id="5551" w:author="James, Christin (DCYF)" w:date="2026-07-01T15:03:00Z" w16du:dateUtc="2026-07-01T22:03:00Z"/>
                      <w:sz w:val="14"/>
                      <w:szCs w:val="14"/>
                      <w:rPrChange w:id="5552" w:author="James, Christin (DCYF)" w:date="2026-07-01T15:08:00Z" w16du:dateUtc="2026-07-01T22:08:00Z">
                        <w:rPr>
                          <w:ins w:id="5553" w:author="James, Christin (DCYF)" w:date="2026-07-01T15:03:00Z" w16du:dateUtc="2026-07-01T22:03:00Z"/>
                          <w:sz w:val="12"/>
                          <w:szCs w:val="12"/>
                        </w:rPr>
                      </w:rPrChange>
                    </w:rPr>
                  </w:pPr>
                  <w:ins w:id="5554" w:author="James, Christin (DCYF)" w:date="2026-07-01T15:03:00Z" w16du:dateUtc="2026-07-01T22:03:00Z">
                    <w:r w:rsidRPr="00971ACE">
                      <w:rPr>
                        <w:sz w:val="14"/>
                        <w:szCs w:val="14"/>
                        <w:rPrChange w:id="5555" w:author="James, Christin (DCYF)" w:date="2026-07-01T15:08:00Z" w16du:dateUtc="2026-07-01T22:08:00Z">
                          <w:rPr>
                            <w:sz w:val="12"/>
                            <w:szCs w:val="12"/>
                          </w:rPr>
                        </w:rPrChange>
                      </w:rPr>
                      <w:t>18</w:t>
                    </w:r>
                  </w:ins>
                </w:p>
              </w:tc>
            </w:tr>
            <w:tr w:rsidR="009E06BF" w:rsidRPr="00971ACE" w14:paraId="3EF47AD6" w14:textId="77777777">
              <w:trPr>
                <w:ins w:id="5556" w:author="James, Christin (DCYF)" w:date="2026-07-01T15:03:00Z"/>
              </w:trPr>
              <w:tc>
                <w:tcPr>
                  <w:tcW w:w="366" w:type="dxa"/>
                </w:tcPr>
                <w:p w14:paraId="5603B091" w14:textId="77777777" w:rsidR="009E06BF" w:rsidRPr="00971ACE" w:rsidRDefault="009E06BF">
                  <w:pPr>
                    <w:rPr>
                      <w:ins w:id="5557" w:author="James, Christin (DCYF)" w:date="2026-07-01T15:03:00Z" w16du:dateUtc="2026-07-01T22:03:00Z"/>
                      <w:sz w:val="14"/>
                      <w:szCs w:val="14"/>
                      <w:rPrChange w:id="5558" w:author="James, Christin (DCYF)" w:date="2026-07-01T15:08:00Z" w16du:dateUtc="2026-07-01T22:08:00Z">
                        <w:rPr>
                          <w:ins w:id="5559" w:author="James, Christin (DCYF)" w:date="2026-07-01T15:03:00Z" w16du:dateUtc="2026-07-01T22:03:00Z"/>
                          <w:sz w:val="12"/>
                          <w:szCs w:val="12"/>
                        </w:rPr>
                      </w:rPrChange>
                    </w:rPr>
                  </w:pPr>
                  <w:ins w:id="5560" w:author="James, Christin (DCYF)" w:date="2026-07-01T15:03:00Z" w16du:dateUtc="2026-07-01T22:03:00Z">
                    <w:r w:rsidRPr="00971ACE">
                      <w:rPr>
                        <w:sz w:val="14"/>
                        <w:szCs w:val="14"/>
                        <w:rPrChange w:id="5561" w:author="James, Christin (DCYF)" w:date="2026-07-01T15:08:00Z" w16du:dateUtc="2026-07-01T22:08:00Z">
                          <w:rPr>
                            <w:sz w:val="12"/>
                            <w:szCs w:val="12"/>
                          </w:rPr>
                        </w:rPrChange>
                      </w:rPr>
                      <w:t>19</w:t>
                    </w:r>
                  </w:ins>
                </w:p>
              </w:tc>
              <w:tc>
                <w:tcPr>
                  <w:tcW w:w="366" w:type="dxa"/>
                </w:tcPr>
                <w:p w14:paraId="66998556" w14:textId="77777777" w:rsidR="009E06BF" w:rsidRPr="00971ACE" w:rsidRDefault="009E06BF">
                  <w:pPr>
                    <w:rPr>
                      <w:ins w:id="5562" w:author="James, Christin (DCYF)" w:date="2026-07-01T15:03:00Z" w16du:dateUtc="2026-07-01T22:03:00Z"/>
                      <w:sz w:val="14"/>
                      <w:szCs w:val="14"/>
                      <w:rPrChange w:id="5563" w:author="James, Christin (DCYF)" w:date="2026-07-01T15:08:00Z" w16du:dateUtc="2026-07-01T22:08:00Z">
                        <w:rPr>
                          <w:ins w:id="5564" w:author="James, Christin (DCYF)" w:date="2026-07-01T15:03:00Z" w16du:dateUtc="2026-07-01T22:03:00Z"/>
                          <w:sz w:val="12"/>
                          <w:szCs w:val="12"/>
                        </w:rPr>
                      </w:rPrChange>
                    </w:rPr>
                  </w:pPr>
                  <w:ins w:id="5565" w:author="James, Christin (DCYF)" w:date="2026-07-01T15:03:00Z" w16du:dateUtc="2026-07-01T22:03:00Z">
                    <w:r w:rsidRPr="00971ACE">
                      <w:rPr>
                        <w:sz w:val="14"/>
                        <w:szCs w:val="14"/>
                        <w:rPrChange w:id="5566" w:author="James, Christin (DCYF)" w:date="2026-07-01T15:08:00Z" w16du:dateUtc="2026-07-01T22:08:00Z">
                          <w:rPr>
                            <w:sz w:val="12"/>
                            <w:szCs w:val="12"/>
                          </w:rPr>
                        </w:rPrChange>
                      </w:rPr>
                      <w:t>20</w:t>
                    </w:r>
                  </w:ins>
                </w:p>
              </w:tc>
              <w:tc>
                <w:tcPr>
                  <w:tcW w:w="366" w:type="dxa"/>
                </w:tcPr>
                <w:p w14:paraId="2A9D2C34" w14:textId="77777777" w:rsidR="009E06BF" w:rsidRPr="00971ACE" w:rsidRDefault="009E06BF">
                  <w:pPr>
                    <w:rPr>
                      <w:ins w:id="5567" w:author="James, Christin (DCYF)" w:date="2026-07-01T15:03:00Z" w16du:dateUtc="2026-07-01T22:03:00Z"/>
                      <w:sz w:val="14"/>
                      <w:szCs w:val="14"/>
                      <w:rPrChange w:id="5568" w:author="James, Christin (DCYF)" w:date="2026-07-01T15:08:00Z" w16du:dateUtc="2026-07-01T22:08:00Z">
                        <w:rPr>
                          <w:ins w:id="5569" w:author="James, Christin (DCYF)" w:date="2026-07-01T15:03:00Z" w16du:dateUtc="2026-07-01T22:03:00Z"/>
                          <w:sz w:val="12"/>
                          <w:szCs w:val="12"/>
                        </w:rPr>
                      </w:rPrChange>
                    </w:rPr>
                  </w:pPr>
                  <w:ins w:id="5570" w:author="James, Christin (DCYF)" w:date="2026-07-01T15:03:00Z" w16du:dateUtc="2026-07-01T22:03:00Z">
                    <w:r w:rsidRPr="00971ACE">
                      <w:rPr>
                        <w:sz w:val="14"/>
                        <w:szCs w:val="14"/>
                        <w:rPrChange w:id="5571" w:author="James, Christin (DCYF)" w:date="2026-07-01T15:08:00Z" w16du:dateUtc="2026-07-01T22:08:00Z">
                          <w:rPr>
                            <w:sz w:val="12"/>
                            <w:szCs w:val="12"/>
                          </w:rPr>
                        </w:rPrChange>
                      </w:rPr>
                      <w:t>21</w:t>
                    </w:r>
                  </w:ins>
                </w:p>
              </w:tc>
              <w:tc>
                <w:tcPr>
                  <w:tcW w:w="366" w:type="dxa"/>
                </w:tcPr>
                <w:p w14:paraId="6AB5994F" w14:textId="77777777" w:rsidR="009E06BF" w:rsidRPr="00971ACE" w:rsidRDefault="009E06BF">
                  <w:pPr>
                    <w:rPr>
                      <w:ins w:id="5572" w:author="James, Christin (DCYF)" w:date="2026-07-01T15:03:00Z" w16du:dateUtc="2026-07-01T22:03:00Z"/>
                      <w:sz w:val="14"/>
                      <w:szCs w:val="14"/>
                      <w:rPrChange w:id="5573" w:author="James, Christin (DCYF)" w:date="2026-07-01T15:08:00Z" w16du:dateUtc="2026-07-01T22:08:00Z">
                        <w:rPr>
                          <w:ins w:id="5574" w:author="James, Christin (DCYF)" w:date="2026-07-01T15:03:00Z" w16du:dateUtc="2026-07-01T22:03:00Z"/>
                          <w:sz w:val="12"/>
                          <w:szCs w:val="12"/>
                        </w:rPr>
                      </w:rPrChange>
                    </w:rPr>
                  </w:pPr>
                  <w:ins w:id="5575" w:author="James, Christin (DCYF)" w:date="2026-07-01T15:03:00Z" w16du:dateUtc="2026-07-01T22:03:00Z">
                    <w:r w:rsidRPr="00971ACE">
                      <w:rPr>
                        <w:sz w:val="14"/>
                        <w:szCs w:val="14"/>
                        <w:rPrChange w:id="5576" w:author="James, Christin (DCYF)" w:date="2026-07-01T15:08:00Z" w16du:dateUtc="2026-07-01T22:08:00Z">
                          <w:rPr>
                            <w:sz w:val="12"/>
                            <w:szCs w:val="12"/>
                          </w:rPr>
                        </w:rPrChange>
                      </w:rPr>
                      <w:t>22</w:t>
                    </w:r>
                  </w:ins>
                </w:p>
              </w:tc>
              <w:tc>
                <w:tcPr>
                  <w:tcW w:w="366" w:type="dxa"/>
                </w:tcPr>
                <w:p w14:paraId="53C76468" w14:textId="77777777" w:rsidR="009E06BF" w:rsidRPr="00971ACE" w:rsidRDefault="009E06BF">
                  <w:pPr>
                    <w:rPr>
                      <w:ins w:id="5577" w:author="James, Christin (DCYF)" w:date="2026-07-01T15:03:00Z" w16du:dateUtc="2026-07-01T22:03:00Z"/>
                      <w:sz w:val="14"/>
                      <w:szCs w:val="14"/>
                      <w:rPrChange w:id="5578" w:author="James, Christin (DCYF)" w:date="2026-07-01T15:08:00Z" w16du:dateUtc="2026-07-01T22:08:00Z">
                        <w:rPr>
                          <w:ins w:id="5579" w:author="James, Christin (DCYF)" w:date="2026-07-01T15:03:00Z" w16du:dateUtc="2026-07-01T22:03:00Z"/>
                          <w:sz w:val="12"/>
                          <w:szCs w:val="12"/>
                        </w:rPr>
                      </w:rPrChange>
                    </w:rPr>
                  </w:pPr>
                  <w:ins w:id="5580" w:author="James, Christin (DCYF)" w:date="2026-07-01T15:03:00Z" w16du:dateUtc="2026-07-01T22:03:00Z">
                    <w:r w:rsidRPr="00971ACE">
                      <w:rPr>
                        <w:sz w:val="14"/>
                        <w:szCs w:val="14"/>
                        <w:rPrChange w:id="5581" w:author="James, Christin (DCYF)" w:date="2026-07-01T15:08:00Z" w16du:dateUtc="2026-07-01T22:08:00Z">
                          <w:rPr>
                            <w:sz w:val="12"/>
                            <w:szCs w:val="12"/>
                          </w:rPr>
                        </w:rPrChange>
                      </w:rPr>
                      <w:t>23</w:t>
                    </w:r>
                  </w:ins>
                </w:p>
              </w:tc>
              <w:tc>
                <w:tcPr>
                  <w:tcW w:w="366" w:type="dxa"/>
                </w:tcPr>
                <w:p w14:paraId="2363DB86" w14:textId="77777777" w:rsidR="009E06BF" w:rsidRPr="00971ACE" w:rsidRDefault="009E06BF">
                  <w:pPr>
                    <w:rPr>
                      <w:ins w:id="5582" w:author="James, Christin (DCYF)" w:date="2026-07-01T15:03:00Z" w16du:dateUtc="2026-07-01T22:03:00Z"/>
                      <w:sz w:val="14"/>
                      <w:szCs w:val="14"/>
                      <w:rPrChange w:id="5583" w:author="James, Christin (DCYF)" w:date="2026-07-01T15:08:00Z" w16du:dateUtc="2026-07-01T22:08:00Z">
                        <w:rPr>
                          <w:ins w:id="5584" w:author="James, Christin (DCYF)" w:date="2026-07-01T15:03:00Z" w16du:dateUtc="2026-07-01T22:03:00Z"/>
                          <w:sz w:val="12"/>
                          <w:szCs w:val="12"/>
                        </w:rPr>
                      </w:rPrChange>
                    </w:rPr>
                  </w:pPr>
                  <w:ins w:id="5585" w:author="James, Christin (DCYF)" w:date="2026-07-01T15:03:00Z" w16du:dateUtc="2026-07-01T22:03:00Z">
                    <w:r w:rsidRPr="00971ACE">
                      <w:rPr>
                        <w:sz w:val="14"/>
                        <w:szCs w:val="14"/>
                        <w:rPrChange w:id="5586" w:author="James, Christin (DCYF)" w:date="2026-07-01T15:08:00Z" w16du:dateUtc="2026-07-01T22:08:00Z">
                          <w:rPr>
                            <w:sz w:val="12"/>
                            <w:szCs w:val="12"/>
                          </w:rPr>
                        </w:rPrChange>
                      </w:rPr>
                      <w:t>24</w:t>
                    </w:r>
                  </w:ins>
                </w:p>
              </w:tc>
              <w:tc>
                <w:tcPr>
                  <w:tcW w:w="366" w:type="dxa"/>
                </w:tcPr>
                <w:p w14:paraId="48E9732E" w14:textId="77777777" w:rsidR="009E06BF" w:rsidRPr="00971ACE" w:rsidRDefault="009E06BF">
                  <w:pPr>
                    <w:rPr>
                      <w:ins w:id="5587" w:author="James, Christin (DCYF)" w:date="2026-07-01T15:03:00Z" w16du:dateUtc="2026-07-01T22:03:00Z"/>
                      <w:sz w:val="14"/>
                      <w:szCs w:val="14"/>
                      <w:rPrChange w:id="5588" w:author="James, Christin (DCYF)" w:date="2026-07-01T15:08:00Z" w16du:dateUtc="2026-07-01T22:08:00Z">
                        <w:rPr>
                          <w:ins w:id="5589" w:author="James, Christin (DCYF)" w:date="2026-07-01T15:03:00Z" w16du:dateUtc="2026-07-01T22:03:00Z"/>
                          <w:sz w:val="12"/>
                          <w:szCs w:val="12"/>
                        </w:rPr>
                      </w:rPrChange>
                    </w:rPr>
                  </w:pPr>
                  <w:ins w:id="5590" w:author="James, Christin (DCYF)" w:date="2026-07-01T15:03:00Z" w16du:dateUtc="2026-07-01T22:03:00Z">
                    <w:r w:rsidRPr="00971ACE">
                      <w:rPr>
                        <w:sz w:val="14"/>
                        <w:szCs w:val="14"/>
                        <w:rPrChange w:id="5591" w:author="James, Christin (DCYF)" w:date="2026-07-01T15:08:00Z" w16du:dateUtc="2026-07-01T22:08:00Z">
                          <w:rPr>
                            <w:sz w:val="12"/>
                            <w:szCs w:val="12"/>
                          </w:rPr>
                        </w:rPrChange>
                      </w:rPr>
                      <w:t>25</w:t>
                    </w:r>
                  </w:ins>
                </w:p>
              </w:tc>
            </w:tr>
            <w:tr w:rsidR="009E06BF" w:rsidRPr="00971ACE" w14:paraId="3BA25D16" w14:textId="77777777">
              <w:trPr>
                <w:ins w:id="5592" w:author="James, Christin (DCYF)" w:date="2026-07-01T15:03:00Z"/>
              </w:trPr>
              <w:tc>
                <w:tcPr>
                  <w:tcW w:w="366" w:type="dxa"/>
                </w:tcPr>
                <w:p w14:paraId="44193663" w14:textId="77777777" w:rsidR="009E06BF" w:rsidRPr="00971ACE" w:rsidRDefault="009E06BF">
                  <w:pPr>
                    <w:rPr>
                      <w:ins w:id="5593" w:author="James, Christin (DCYF)" w:date="2026-07-01T15:03:00Z" w16du:dateUtc="2026-07-01T22:03:00Z"/>
                      <w:sz w:val="14"/>
                      <w:szCs w:val="14"/>
                      <w:rPrChange w:id="5594" w:author="James, Christin (DCYF)" w:date="2026-07-01T15:08:00Z" w16du:dateUtc="2026-07-01T22:08:00Z">
                        <w:rPr>
                          <w:ins w:id="5595" w:author="James, Christin (DCYF)" w:date="2026-07-01T15:03:00Z" w16du:dateUtc="2026-07-01T22:03:00Z"/>
                          <w:sz w:val="12"/>
                          <w:szCs w:val="12"/>
                        </w:rPr>
                      </w:rPrChange>
                    </w:rPr>
                  </w:pPr>
                  <w:ins w:id="5596" w:author="James, Christin (DCYF)" w:date="2026-07-01T15:03:00Z" w16du:dateUtc="2026-07-01T22:03:00Z">
                    <w:r w:rsidRPr="00971ACE">
                      <w:rPr>
                        <w:sz w:val="14"/>
                        <w:szCs w:val="14"/>
                        <w:rPrChange w:id="5597" w:author="James, Christin (DCYF)" w:date="2026-07-01T15:08:00Z" w16du:dateUtc="2026-07-01T22:08:00Z">
                          <w:rPr>
                            <w:sz w:val="12"/>
                            <w:szCs w:val="12"/>
                          </w:rPr>
                        </w:rPrChange>
                      </w:rPr>
                      <w:t>26</w:t>
                    </w:r>
                  </w:ins>
                </w:p>
              </w:tc>
              <w:tc>
                <w:tcPr>
                  <w:tcW w:w="366" w:type="dxa"/>
                </w:tcPr>
                <w:p w14:paraId="16485B38" w14:textId="77777777" w:rsidR="009E06BF" w:rsidRPr="00971ACE" w:rsidRDefault="009E06BF">
                  <w:pPr>
                    <w:rPr>
                      <w:ins w:id="5598" w:author="James, Christin (DCYF)" w:date="2026-07-01T15:03:00Z" w16du:dateUtc="2026-07-01T22:03:00Z"/>
                      <w:sz w:val="14"/>
                      <w:szCs w:val="14"/>
                      <w:rPrChange w:id="5599" w:author="James, Christin (DCYF)" w:date="2026-07-01T15:08:00Z" w16du:dateUtc="2026-07-01T22:08:00Z">
                        <w:rPr>
                          <w:ins w:id="5600" w:author="James, Christin (DCYF)" w:date="2026-07-01T15:03:00Z" w16du:dateUtc="2026-07-01T22:03:00Z"/>
                          <w:sz w:val="12"/>
                          <w:szCs w:val="12"/>
                        </w:rPr>
                      </w:rPrChange>
                    </w:rPr>
                  </w:pPr>
                  <w:ins w:id="5601" w:author="James, Christin (DCYF)" w:date="2026-07-01T15:03:00Z" w16du:dateUtc="2026-07-01T22:03:00Z">
                    <w:r w:rsidRPr="00971ACE">
                      <w:rPr>
                        <w:sz w:val="14"/>
                        <w:szCs w:val="14"/>
                        <w:rPrChange w:id="5602" w:author="James, Christin (DCYF)" w:date="2026-07-01T15:08:00Z" w16du:dateUtc="2026-07-01T22:08:00Z">
                          <w:rPr>
                            <w:sz w:val="12"/>
                            <w:szCs w:val="12"/>
                          </w:rPr>
                        </w:rPrChange>
                      </w:rPr>
                      <w:t>27</w:t>
                    </w:r>
                  </w:ins>
                </w:p>
              </w:tc>
              <w:tc>
                <w:tcPr>
                  <w:tcW w:w="366" w:type="dxa"/>
                </w:tcPr>
                <w:p w14:paraId="70E0325B" w14:textId="77777777" w:rsidR="009E06BF" w:rsidRPr="00971ACE" w:rsidRDefault="009E06BF">
                  <w:pPr>
                    <w:rPr>
                      <w:ins w:id="5603" w:author="James, Christin (DCYF)" w:date="2026-07-01T15:03:00Z" w16du:dateUtc="2026-07-01T22:03:00Z"/>
                      <w:sz w:val="14"/>
                      <w:szCs w:val="14"/>
                      <w:rPrChange w:id="5604" w:author="James, Christin (DCYF)" w:date="2026-07-01T15:08:00Z" w16du:dateUtc="2026-07-01T22:08:00Z">
                        <w:rPr>
                          <w:ins w:id="5605" w:author="James, Christin (DCYF)" w:date="2026-07-01T15:03:00Z" w16du:dateUtc="2026-07-01T22:03:00Z"/>
                          <w:sz w:val="12"/>
                          <w:szCs w:val="12"/>
                        </w:rPr>
                      </w:rPrChange>
                    </w:rPr>
                  </w:pPr>
                  <w:ins w:id="5606" w:author="James, Christin (DCYF)" w:date="2026-07-01T15:03:00Z" w16du:dateUtc="2026-07-01T22:03:00Z">
                    <w:r w:rsidRPr="00971ACE">
                      <w:rPr>
                        <w:sz w:val="14"/>
                        <w:szCs w:val="14"/>
                        <w:rPrChange w:id="5607" w:author="James, Christin (DCYF)" w:date="2026-07-01T15:08:00Z" w16du:dateUtc="2026-07-01T22:08:00Z">
                          <w:rPr>
                            <w:sz w:val="12"/>
                            <w:szCs w:val="12"/>
                          </w:rPr>
                        </w:rPrChange>
                      </w:rPr>
                      <w:t>28</w:t>
                    </w:r>
                  </w:ins>
                </w:p>
              </w:tc>
              <w:tc>
                <w:tcPr>
                  <w:tcW w:w="366" w:type="dxa"/>
                </w:tcPr>
                <w:p w14:paraId="63F8C40B" w14:textId="77777777" w:rsidR="009E06BF" w:rsidRPr="00971ACE" w:rsidRDefault="009E06BF">
                  <w:pPr>
                    <w:rPr>
                      <w:ins w:id="5608" w:author="James, Christin (DCYF)" w:date="2026-07-01T15:03:00Z" w16du:dateUtc="2026-07-01T22:03:00Z"/>
                      <w:sz w:val="14"/>
                      <w:szCs w:val="14"/>
                      <w:rPrChange w:id="5609" w:author="James, Christin (DCYF)" w:date="2026-07-01T15:08:00Z" w16du:dateUtc="2026-07-01T22:08:00Z">
                        <w:rPr>
                          <w:ins w:id="5610" w:author="James, Christin (DCYF)" w:date="2026-07-01T15:03:00Z" w16du:dateUtc="2026-07-01T22:03:00Z"/>
                          <w:sz w:val="12"/>
                          <w:szCs w:val="12"/>
                        </w:rPr>
                      </w:rPrChange>
                    </w:rPr>
                  </w:pPr>
                  <w:ins w:id="5611" w:author="James, Christin (DCYF)" w:date="2026-07-01T15:03:00Z" w16du:dateUtc="2026-07-01T22:03:00Z">
                    <w:r w:rsidRPr="00971ACE">
                      <w:rPr>
                        <w:sz w:val="14"/>
                        <w:szCs w:val="14"/>
                        <w:rPrChange w:id="5612" w:author="James, Christin (DCYF)" w:date="2026-07-01T15:08:00Z" w16du:dateUtc="2026-07-01T22:08:00Z">
                          <w:rPr>
                            <w:sz w:val="12"/>
                            <w:szCs w:val="12"/>
                          </w:rPr>
                        </w:rPrChange>
                      </w:rPr>
                      <w:t>29</w:t>
                    </w:r>
                  </w:ins>
                </w:p>
              </w:tc>
              <w:tc>
                <w:tcPr>
                  <w:tcW w:w="366" w:type="dxa"/>
                </w:tcPr>
                <w:p w14:paraId="5985C4EB" w14:textId="77777777" w:rsidR="009E06BF" w:rsidRPr="00971ACE" w:rsidRDefault="009E06BF">
                  <w:pPr>
                    <w:rPr>
                      <w:ins w:id="5613" w:author="James, Christin (DCYF)" w:date="2026-07-01T15:03:00Z" w16du:dateUtc="2026-07-01T22:03:00Z"/>
                      <w:sz w:val="14"/>
                      <w:szCs w:val="14"/>
                      <w:rPrChange w:id="5614" w:author="James, Christin (DCYF)" w:date="2026-07-01T15:08:00Z" w16du:dateUtc="2026-07-01T22:08:00Z">
                        <w:rPr>
                          <w:ins w:id="5615" w:author="James, Christin (DCYF)" w:date="2026-07-01T15:03:00Z" w16du:dateUtc="2026-07-01T22:03:00Z"/>
                          <w:sz w:val="12"/>
                          <w:szCs w:val="12"/>
                        </w:rPr>
                      </w:rPrChange>
                    </w:rPr>
                  </w:pPr>
                  <w:ins w:id="5616" w:author="James, Christin (DCYF)" w:date="2026-07-01T15:03:00Z" w16du:dateUtc="2026-07-01T22:03:00Z">
                    <w:r w:rsidRPr="00971ACE">
                      <w:rPr>
                        <w:sz w:val="14"/>
                        <w:szCs w:val="14"/>
                        <w:rPrChange w:id="5617" w:author="James, Christin (DCYF)" w:date="2026-07-01T15:08:00Z" w16du:dateUtc="2026-07-01T22:08:00Z">
                          <w:rPr>
                            <w:sz w:val="12"/>
                            <w:szCs w:val="12"/>
                          </w:rPr>
                        </w:rPrChange>
                      </w:rPr>
                      <w:t>30</w:t>
                    </w:r>
                  </w:ins>
                </w:p>
              </w:tc>
              <w:tc>
                <w:tcPr>
                  <w:tcW w:w="366" w:type="dxa"/>
                </w:tcPr>
                <w:p w14:paraId="7BE04CED" w14:textId="77777777" w:rsidR="009E06BF" w:rsidRPr="00971ACE" w:rsidRDefault="009E06BF">
                  <w:pPr>
                    <w:rPr>
                      <w:ins w:id="5618" w:author="James, Christin (DCYF)" w:date="2026-07-01T15:03:00Z" w16du:dateUtc="2026-07-01T22:03:00Z"/>
                      <w:sz w:val="14"/>
                      <w:szCs w:val="14"/>
                      <w:rPrChange w:id="5619" w:author="James, Christin (DCYF)" w:date="2026-07-01T15:08:00Z" w16du:dateUtc="2026-07-01T22:08:00Z">
                        <w:rPr>
                          <w:ins w:id="5620" w:author="James, Christin (DCYF)" w:date="2026-07-01T15:03:00Z" w16du:dateUtc="2026-07-01T22:03:00Z"/>
                          <w:sz w:val="12"/>
                          <w:szCs w:val="12"/>
                        </w:rPr>
                      </w:rPrChange>
                    </w:rPr>
                  </w:pPr>
                  <w:ins w:id="5621" w:author="James, Christin (DCYF)" w:date="2026-07-01T15:03:00Z" w16du:dateUtc="2026-07-01T22:03:00Z">
                    <w:r w:rsidRPr="00971ACE">
                      <w:rPr>
                        <w:sz w:val="14"/>
                        <w:szCs w:val="14"/>
                        <w:rPrChange w:id="5622" w:author="James, Christin (DCYF)" w:date="2026-07-01T15:08:00Z" w16du:dateUtc="2026-07-01T22:08:00Z">
                          <w:rPr>
                            <w:sz w:val="12"/>
                            <w:szCs w:val="12"/>
                          </w:rPr>
                        </w:rPrChange>
                      </w:rPr>
                      <w:t>31</w:t>
                    </w:r>
                  </w:ins>
                </w:p>
              </w:tc>
              <w:tc>
                <w:tcPr>
                  <w:tcW w:w="366" w:type="dxa"/>
                </w:tcPr>
                <w:p w14:paraId="66F40CF7" w14:textId="77777777" w:rsidR="009E06BF" w:rsidRPr="00971ACE" w:rsidRDefault="009E06BF">
                  <w:pPr>
                    <w:rPr>
                      <w:ins w:id="5623" w:author="James, Christin (DCYF)" w:date="2026-07-01T15:03:00Z" w16du:dateUtc="2026-07-01T22:03:00Z"/>
                      <w:sz w:val="14"/>
                      <w:szCs w:val="14"/>
                      <w:rPrChange w:id="5624" w:author="James, Christin (DCYF)" w:date="2026-07-01T15:08:00Z" w16du:dateUtc="2026-07-01T22:08:00Z">
                        <w:rPr>
                          <w:ins w:id="5625" w:author="James, Christin (DCYF)" w:date="2026-07-01T15:03:00Z" w16du:dateUtc="2026-07-01T22:03:00Z"/>
                          <w:sz w:val="12"/>
                          <w:szCs w:val="12"/>
                        </w:rPr>
                      </w:rPrChange>
                    </w:rPr>
                  </w:pPr>
                </w:p>
              </w:tc>
            </w:tr>
          </w:tbl>
          <w:p w14:paraId="5ED9EA69" w14:textId="77777777" w:rsidR="009E06BF" w:rsidRPr="00971ACE" w:rsidRDefault="009E06BF">
            <w:pPr>
              <w:contextualSpacing/>
              <w:rPr>
                <w:ins w:id="5626" w:author="James, Christin (DCYF)" w:date="2026-07-01T15:03:00Z" w16du:dateUtc="2026-07-01T22:03:00Z"/>
                <w:rFonts w:ascii="Calibri" w:hAnsi="Calibri" w:cs="Calibri"/>
                <w:sz w:val="18"/>
                <w:szCs w:val="18"/>
                <w:rPrChange w:id="5627" w:author="James, Christin (DCYF)" w:date="2026-07-01T15:07:00Z" w16du:dateUtc="2026-07-01T22:07:00Z">
                  <w:rPr>
                    <w:ins w:id="5628" w:author="James, Christin (DCYF)" w:date="2026-07-01T15:03:00Z" w16du:dateUtc="2026-07-01T22:03:00Z"/>
                    <w:rFonts w:ascii="Calibri" w:hAnsi="Calibri" w:cs="Calibri"/>
                  </w:rPr>
                </w:rPrChange>
              </w:rPr>
            </w:pPr>
          </w:p>
        </w:tc>
      </w:tr>
      <w:tr w:rsidR="009E06BF" w:rsidRPr="00971ACE" w14:paraId="2BA39950" w14:textId="77777777" w:rsidTr="23F26365">
        <w:trPr>
          <w:gridAfter w:val="1"/>
          <w:wAfter w:w="15" w:type="dxa"/>
          <w:ins w:id="5629" w:author="James, Christin (DCYF)" w:date="2026-07-01T15:03:00Z"/>
          <w:trPrChange w:id="5630" w:author="James, Christin (DCYF)" w:date="2026-07-07T14:05:00Z" w16du:dateUtc="2026-07-07T21:05:00Z">
            <w:trPr>
              <w:gridBefore w:val="1"/>
              <w:gridAfter w:val="1"/>
            </w:trPr>
          </w:trPrChange>
        </w:trPr>
        <w:tc>
          <w:tcPr>
            <w:tcW w:w="1350" w:type="dxa"/>
            <w:tcPrChange w:id="5631" w:author="James, Christin (DCYF)" w:date="2026-07-07T14:05:00Z" w16du:dateUtc="2026-07-07T21:05:00Z">
              <w:tcPr>
                <w:tcW w:w="1890" w:type="dxa"/>
              </w:tcPr>
            </w:tcPrChange>
          </w:tcPr>
          <w:p w14:paraId="23F4EB91" w14:textId="77777777" w:rsidR="009E06BF" w:rsidRPr="00971ACE" w:rsidRDefault="009E06BF">
            <w:pPr>
              <w:contextualSpacing/>
              <w:rPr>
                <w:ins w:id="5632" w:author="James, Christin (DCYF)" w:date="2026-07-01T15:03:00Z" w16du:dateUtc="2026-07-01T22:03:00Z"/>
                <w:rFonts w:cs="Calibri"/>
                <w:sz w:val="18"/>
                <w:szCs w:val="18"/>
                <w:rPrChange w:id="5633" w:author="James, Christin (DCYF)" w:date="2026-07-01T15:07:00Z" w16du:dateUtc="2026-07-01T22:07:00Z">
                  <w:rPr>
                    <w:ins w:id="5634" w:author="James, Christin (DCYF)" w:date="2026-07-01T15:03:00Z" w16du:dateUtc="2026-07-01T22:03:00Z"/>
                    <w:rFonts w:cs="Calibri"/>
                  </w:rPr>
                </w:rPrChange>
              </w:rPr>
            </w:pPr>
            <w:ins w:id="5635" w:author="James, Christin (DCYF)" w:date="2026-07-01T15:03:00Z" w16du:dateUtc="2026-07-01T22:03:00Z">
              <w:r w:rsidRPr="00971ACE">
                <w:rPr>
                  <w:rFonts w:cs="Calibri"/>
                  <w:sz w:val="18"/>
                  <w:szCs w:val="18"/>
                  <w:rPrChange w:id="5636" w:author="James, Christin (DCYF)" w:date="2026-07-01T15:07:00Z" w16du:dateUtc="2026-07-01T22:07:00Z">
                    <w:rPr>
                      <w:rFonts w:cs="Calibri"/>
                    </w:rPr>
                  </w:rPrChange>
                </w:rPr>
                <w:t>46 half day units</w:t>
              </w:r>
            </w:ins>
          </w:p>
          <w:p w14:paraId="05FDD1CD" w14:textId="77777777" w:rsidR="009E06BF" w:rsidRPr="00971ACE" w:rsidRDefault="009E06BF">
            <w:pPr>
              <w:contextualSpacing/>
              <w:rPr>
                <w:ins w:id="5637" w:author="James, Christin (DCYF)" w:date="2026-07-01T15:03:00Z" w16du:dateUtc="2026-07-01T22:03:00Z"/>
                <w:rFonts w:cs="Calibri"/>
                <w:sz w:val="18"/>
                <w:szCs w:val="18"/>
                <w:rPrChange w:id="5638" w:author="James, Christin (DCYF)" w:date="2026-07-01T15:07:00Z" w16du:dateUtc="2026-07-01T22:07:00Z">
                  <w:rPr>
                    <w:ins w:id="5639" w:author="James, Christin (DCYF)" w:date="2026-07-01T15:03:00Z" w16du:dateUtc="2026-07-01T22:03:00Z"/>
                    <w:rFonts w:cs="Calibri"/>
                  </w:rPr>
                </w:rPrChange>
              </w:rPr>
            </w:pPr>
            <w:ins w:id="5640" w:author="James, Christin (DCYF)" w:date="2026-07-01T15:03:00Z" w16du:dateUtc="2026-07-01T22:03:00Z">
              <w:r w:rsidRPr="00971ACE">
                <w:rPr>
                  <w:rFonts w:cs="Calibri"/>
                  <w:sz w:val="18"/>
                  <w:szCs w:val="18"/>
                  <w:rPrChange w:id="5641" w:author="James, Christin (DCYF)" w:date="2026-07-01T15:07:00Z" w16du:dateUtc="2026-07-01T22:07:00Z">
                    <w:rPr>
                      <w:rFonts w:cs="Calibri"/>
                    </w:rPr>
                  </w:rPrChange>
                </w:rPr>
                <w:t>9 full day units</w:t>
              </w:r>
            </w:ins>
          </w:p>
        </w:tc>
        <w:tc>
          <w:tcPr>
            <w:tcW w:w="1530" w:type="dxa"/>
            <w:tcPrChange w:id="5642" w:author="James, Christin (DCYF)" w:date="2026-07-07T14:05:00Z" w16du:dateUtc="2026-07-07T21:05:00Z">
              <w:tcPr>
                <w:tcW w:w="2160" w:type="dxa"/>
              </w:tcPr>
            </w:tcPrChange>
          </w:tcPr>
          <w:p w14:paraId="75665AD2" w14:textId="457ED804" w:rsidR="009E06BF" w:rsidRPr="00971ACE" w:rsidRDefault="009E06BF" w:rsidP="23F26365">
            <w:pPr>
              <w:contextualSpacing/>
              <w:rPr>
                <w:ins w:id="5643" w:author="James, Christin (DCYF)" w:date="2026-07-01T15:03:00Z" w16du:dateUtc="2026-07-01T22:03:00Z"/>
                <w:rFonts w:cs="Calibri"/>
                <w:sz w:val="18"/>
                <w:szCs w:val="18"/>
                <w:rPrChange w:id="5644" w:author="James, Christin (DCYF)" w:date="2026-07-01T15:07:00Z" w16du:dateUtc="2026-07-01T22:07:00Z">
                  <w:rPr>
                    <w:ins w:id="5645" w:author="James, Christin (DCYF)" w:date="2026-07-01T15:03:00Z" w16du:dateUtc="2026-07-01T22:03:00Z"/>
                    <w:rFonts w:cs="Calibri"/>
                  </w:rPr>
                </w:rPrChange>
              </w:rPr>
            </w:pPr>
            <w:ins w:id="5646" w:author="James, Christin (DCYF)" w:date="2026-07-01T15:03:00Z" w16du:dateUtc="2026-07-01T22:03:00Z">
              <w:r w:rsidRPr="23F26365">
                <w:rPr>
                  <w:rFonts w:cs="Calibri"/>
                  <w:sz w:val="18"/>
                  <w:szCs w:val="18"/>
                  <w:rPrChange w:id="5647" w:author="James, Christin (DCYF)" w:date="2026-07-01T15:07:00Z" w16du:dateUtc="2026-07-01T22:07:00Z">
                    <w:rPr>
                      <w:rFonts w:cs="Calibri"/>
                    </w:rPr>
                  </w:rPrChange>
                </w:rPr>
                <w:t xml:space="preserve">Monday through Friday 8 hours each day. Saturday and Sunday 5 hours each day. </w:t>
              </w:r>
            </w:ins>
          </w:p>
        </w:tc>
        <w:tc>
          <w:tcPr>
            <w:tcW w:w="1800" w:type="dxa"/>
            <w:tcPrChange w:id="5648" w:author="James, Christin (DCYF)" w:date="2026-07-07T14:05:00Z" w16du:dateUtc="2026-07-07T21:05:00Z">
              <w:tcPr>
                <w:tcW w:w="1890" w:type="dxa"/>
              </w:tcPr>
            </w:tcPrChange>
          </w:tcPr>
          <w:p w14:paraId="72B710B7" w14:textId="77777777" w:rsidR="009E06BF" w:rsidRPr="00971ACE" w:rsidRDefault="009E06BF">
            <w:pPr>
              <w:contextualSpacing/>
              <w:rPr>
                <w:ins w:id="5649" w:author="James, Christin (DCYF)" w:date="2026-07-01T15:03:00Z" w16du:dateUtc="2026-07-01T22:03:00Z"/>
                <w:rFonts w:cs="Calibri"/>
                <w:sz w:val="18"/>
                <w:szCs w:val="18"/>
                <w:rPrChange w:id="5650" w:author="James, Christin (DCYF)" w:date="2026-07-01T15:07:00Z" w16du:dateUtc="2026-07-01T22:07:00Z">
                  <w:rPr>
                    <w:ins w:id="5651" w:author="James, Christin (DCYF)" w:date="2026-07-01T15:03:00Z" w16du:dateUtc="2026-07-01T22:03:00Z"/>
                    <w:rFonts w:cs="Calibri"/>
                  </w:rPr>
                </w:rPrChange>
              </w:rPr>
            </w:pPr>
            <w:ins w:id="5652" w:author="James, Christin (DCYF)" w:date="2026-07-01T15:03:00Z" w16du:dateUtc="2026-07-01T22:03:00Z">
              <w:r w:rsidRPr="00971ACE">
                <w:rPr>
                  <w:rFonts w:cs="Calibri"/>
                  <w:sz w:val="18"/>
                  <w:szCs w:val="18"/>
                  <w:rPrChange w:id="5653" w:author="James, Christin (DCYF)" w:date="2026-07-01T15:07:00Z" w16du:dateUtc="2026-07-01T22:07:00Z">
                    <w:rPr>
                      <w:rFonts w:cs="Calibri"/>
                    </w:rPr>
                  </w:rPrChange>
                </w:rPr>
                <w:t>25 days total.</w:t>
              </w:r>
            </w:ins>
          </w:p>
          <w:p w14:paraId="31D2AD61" w14:textId="4383C6BE" w:rsidR="009E06BF" w:rsidRPr="00971ACE" w:rsidRDefault="009E06BF" w:rsidP="23F26365">
            <w:pPr>
              <w:contextualSpacing/>
              <w:rPr>
                <w:ins w:id="5654" w:author="James, Christin (DCYF)" w:date="2026-08-25T16:07:00Z" w16du:dateUtc="2026-08-25T16:07:43Z"/>
              </w:rPr>
            </w:pPr>
            <w:ins w:id="5655" w:author="James, Christin (DCYF)" w:date="2026-07-01T15:03:00Z" w16du:dateUtc="2026-07-01T22:03:00Z">
              <w:r w:rsidRPr="23F26365">
                <w:rPr>
                  <w:rFonts w:cs="Calibri"/>
                  <w:sz w:val="18"/>
                  <w:szCs w:val="18"/>
                  <w:rPrChange w:id="5656" w:author="James, Christin (DCYF)" w:date="2026-07-01T15:07:00Z" w16du:dateUtc="2026-07-01T22:07:00Z">
                    <w:rPr>
                      <w:rFonts w:cs="Calibri"/>
                    </w:rPr>
                  </w:rPrChange>
                </w:rPr>
                <w:t xml:space="preserve">All days were 8 hours each day. </w:t>
              </w:r>
            </w:ins>
          </w:p>
          <w:p w14:paraId="74092201" w14:textId="7235536E" w:rsidR="009E06BF" w:rsidRPr="00971ACE" w:rsidRDefault="3D7B86EE" w:rsidP="23F26365">
            <w:pPr>
              <w:contextualSpacing/>
              <w:rPr>
                <w:ins w:id="5657" w:author="James, Christin (DCYF)" w:date="2026-07-01T15:03:00Z" w16du:dateUtc="2026-07-01T22:03:00Z"/>
                <w:rFonts w:cs="Calibri"/>
                <w:i/>
                <w:iCs/>
                <w:sz w:val="18"/>
                <w:szCs w:val="18"/>
                <w:rPrChange w:id="5658" w:author="James, Christin (DCYF)" w:date="2026-08-25T16:08:00Z" w16du:dateUtc="2026-07-01T22:07:00Z">
                  <w:rPr>
                    <w:ins w:id="5659" w:author="James, Christin (DCYF)" w:date="2026-07-01T15:03:00Z" w16du:dateUtc="2026-07-01T22:03:00Z"/>
                    <w:rFonts w:cs="Calibri"/>
                  </w:rPr>
                </w:rPrChange>
              </w:rPr>
            </w:pPr>
            <w:ins w:id="5660" w:author="James, Christin (DCYF)" w:date="2026-08-25T16:08:00Z" w16du:dateUtc="2026-08-25T16:08:32Z">
              <w:r w:rsidRPr="23F26365">
                <w:rPr>
                  <w:rFonts w:cs="Calibri"/>
                  <w:i/>
                  <w:iCs/>
                  <w:sz w:val="18"/>
                  <w:szCs w:val="18"/>
                  <w:rPrChange w:id="5661" w:author="James, Christin (DCYF)" w:date="2026-08-25T16:08:00Z" w16du:dateUtc="2026-08-25T16:08:38Z">
                    <w:rPr>
                      <w:rFonts w:cs="Calibri"/>
                      <w:sz w:val="18"/>
                      <w:szCs w:val="18"/>
                    </w:rPr>
                  </w:rPrChange>
                </w:rPr>
                <w:t>Because t</w:t>
              </w:r>
            </w:ins>
            <w:ins w:id="5662" w:author="James, Christin (DCYF)" w:date="2026-08-25T16:07:00Z" w16du:dateUtc="2026-08-25T16:07:59Z">
              <w:r w:rsidRPr="23F26365">
                <w:rPr>
                  <w:rFonts w:cs="Calibri"/>
                  <w:i/>
                  <w:iCs/>
                  <w:sz w:val="18"/>
                  <w:szCs w:val="18"/>
                  <w:rPrChange w:id="5663" w:author="James, Christin (DCYF)" w:date="2026-08-25T16:08:00Z" w16du:dateUtc="2026-08-25T16:08:38Z">
                    <w:rPr>
                      <w:rFonts w:cs="Calibri"/>
                      <w:sz w:val="18"/>
                      <w:szCs w:val="18"/>
                    </w:rPr>
                  </w:rPrChange>
                </w:rPr>
                <w:t>he provider was open for the holiday and the ch</w:t>
              </w:r>
            </w:ins>
            <w:ins w:id="5664" w:author="James, Christin (DCYF)" w:date="2026-08-25T16:08:00Z" w16du:dateUtc="2026-08-25T16:08:15Z">
              <w:r w:rsidRPr="23F26365">
                <w:rPr>
                  <w:rFonts w:cs="Calibri"/>
                  <w:i/>
                  <w:iCs/>
                  <w:sz w:val="18"/>
                  <w:szCs w:val="18"/>
                  <w:rPrChange w:id="5665" w:author="James, Christin (DCYF)" w:date="2026-08-25T16:08:00Z" w16du:dateUtc="2026-08-25T16:08:38Z">
                    <w:rPr>
                      <w:rFonts w:cs="Calibri"/>
                      <w:sz w:val="18"/>
                      <w:szCs w:val="18"/>
                    </w:rPr>
                  </w:rPrChange>
                </w:rPr>
                <w:t xml:space="preserve">ild </w:t>
              </w:r>
            </w:ins>
            <w:ins w:id="5666" w:author="James, Christin (DCYF)" w:date="2026-08-25T16:07:00Z" w16du:dateUtc="2026-08-25T16:07:59Z">
              <w:r w:rsidRPr="23F26365">
                <w:rPr>
                  <w:rFonts w:cs="Calibri"/>
                  <w:i/>
                  <w:iCs/>
                  <w:sz w:val="18"/>
                  <w:szCs w:val="18"/>
                  <w:rPrChange w:id="5667" w:author="James, Christin (DCYF)" w:date="2026-08-25T16:08:00Z" w16du:dateUtc="2026-08-25T16:08:38Z">
                    <w:rPr>
                      <w:rFonts w:cs="Calibri"/>
                      <w:sz w:val="18"/>
                      <w:szCs w:val="18"/>
                    </w:rPr>
                  </w:rPrChange>
                </w:rPr>
                <w:t>attended</w:t>
              </w:r>
            </w:ins>
            <w:ins w:id="5668" w:author="James, Christin (DCYF)" w:date="2026-08-25T16:08:00Z" w16du:dateUtc="2026-08-25T16:08:28Z">
              <w:r w:rsidRPr="23F26365">
                <w:rPr>
                  <w:rFonts w:cs="Calibri"/>
                  <w:i/>
                  <w:iCs/>
                  <w:sz w:val="18"/>
                  <w:szCs w:val="18"/>
                  <w:rPrChange w:id="5669" w:author="James, Christin (DCYF)" w:date="2026-08-25T16:08:00Z" w16du:dateUtc="2026-08-25T16:08:38Z">
                    <w:rPr>
                      <w:rFonts w:cs="Calibri"/>
                      <w:sz w:val="18"/>
                      <w:szCs w:val="18"/>
                    </w:rPr>
                  </w:rPrChange>
                </w:rPr>
                <w:t>, the provider plans to claim the holiday later in the year.</w:t>
              </w:r>
            </w:ins>
          </w:p>
        </w:tc>
        <w:tc>
          <w:tcPr>
            <w:tcW w:w="1350" w:type="dxa"/>
            <w:tcPrChange w:id="5670" w:author="James, Christin (DCYF)" w:date="2026-07-07T14:05:00Z" w16du:dateUtc="2026-07-07T21:05:00Z">
              <w:tcPr>
                <w:tcW w:w="1170" w:type="dxa"/>
              </w:tcPr>
            </w:tcPrChange>
          </w:tcPr>
          <w:p w14:paraId="1A8B0426" w14:textId="01697D61" w:rsidR="009E06BF" w:rsidRPr="00795E40" w:rsidRDefault="00F53EFF">
            <w:pPr>
              <w:contextualSpacing/>
              <w:rPr>
                <w:ins w:id="5671" w:author="James, Christin (DCYF)" w:date="2026-07-01T15:03:00Z" w16du:dateUtc="2026-07-01T22:03:00Z"/>
                <w:rFonts w:cs="Calibri"/>
                <w:sz w:val="18"/>
                <w:szCs w:val="18"/>
                <w:rPrChange w:id="5672" w:author="James, Christin (DCYF)" w:date="2026-07-07T14:08:00Z" w16du:dateUtc="2026-07-07T21:08:00Z">
                  <w:rPr>
                    <w:ins w:id="5673" w:author="James, Christin (DCYF)" w:date="2026-07-01T15:03:00Z" w16du:dateUtc="2026-07-01T22:03:00Z"/>
                    <w:rFonts w:cs="Calibri"/>
                  </w:rPr>
                </w:rPrChange>
              </w:rPr>
            </w:pPr>
            <w:ins w:id="5674" w:author="James, Christin (DCYF)" w:date="2026-07-07T14:05:00Z" w16du:dateUtc="2026-07-07T21:05:00Z">
              <w:r w:rsidRPr="00795E40">
                <w:rPr>
                  <w:rFonts w:eastAsia="Segoe UI" w:cs="Segoe UI"/>
                  <w:color w:val="242424"/>
                  <w:sz w:val="18"/>
                  <w:szCs w:val="18"/>
                  <w:rPrChange w:id="5675" w:author="James, Christin (DCYF)" w:date="2026-07-07T14:08:00Z" w16du:dateUtc="2026-07-07T21:08:00Z">
                    <w:rPr>
                      <w:rFonts w:ascii="Segoe UI" w:eastAsia="Segoe UI" w:hAnsi="Segoe UI" w:cs="Segoe UI"/>
                      <w:color w:val="242424"/>
                      <w:sz w:val="18"/>
                      <w:szCs w:val="18"/>
                    </w:rPr>
                  </w:rPrChange>
                </w:rPr>
                <w:t xml:space="preserve">Child attends 16 days or more, you may claim </w:t>
              </w:r>
              <w:r w:rsidRPr="00795E40">
                <w:rPr>
                  <w:rFonts w:eastAsia="Segoe UI" w:cs="Segoe UI"/>
                  <w:b/>
                  <w:bCs/>
                  <w:color w:val="242424"/>
                  <w:sz w:val="18"/>
                  <w:szCs w:val="18"/>
                  <w:rPrChange w:id="5676" w:author="James, Christin (DCYF)" w:date="2026-07-07T14:08:00Z" w16du:dateUtc="2026-07-07T21:08:00Z">
                    <w:rPr>
                      <w:rFonts w:ascii="Segoe UI" w:eastAsia="Segoe UI" w:hAnsi="Segoe UI" w:cs="Segoe UI"/>
                      <w:b/>
                      <w:bCs/>
                      <w:color w:val="242424"/>
                      <w:sz w:val="18"/>
                      <w:szCs w:val="18"/>
                    </w:rPr>
                  </w:rPrChange>
                </w:rPr>
                <w:t>up to</w:t>
              </w:r>
              <w:r w:rsidRPr="00795E40">
                <w:rPr>
                  <w:rFonts w:eastAsia="Segoe UI" w:cs="Segoe UI"/>
                  <w:color w:val="242424"/>
                  <w:sz w:val="18"/>
                  <w:szCs w:val="18"/>
                  <w:rPrChange w:id="5677" w:author="James, Christin (DCYF)" w:date="2026-07-07T14:08:00Z" w16du:dateUtc="2026-07-07T21:08:00Z">
                    <w:rPr>
                      <w:rFonts w:ascii="Segoe UI" w:eastAsia="Segoe UI" w:hAnsi="Segoe UI" w:cs="Segoe UI"/>
                      <w:color w:val="242424"/>
                      <w:sz w:val="18"/>
                      <w:szCs w:val="18"/>
                    </w:rPr>
                  </w:rPrChange>
                </w:rPr>
                <w:t xml:space="preserve"> the full number of eligible days</w:t>
              </w:r>
            </w:ins>
            <w:ins w:id="5678" w:author="James, Christin (DCYF)" w:date="2026-07-07T14:08:00Z" w16du:dateUtc="2026-07-07T21:08:00Z">
              <w:r w:rsidR="00795E40" w:rsidRPr="00795E40">
                <w:rPr>
                  <w:rFonts w:eastAsia="Segoe UI" w:cs="Segoe UI"/>
                  <w:color w:val="242424"/>
                  <w:sz w:val="18"/>
                  <w:szCs w:val="18"/>
                  <w:rPrChange w:id="5679" w:author="James, Christin (DCYF)" w:date="2026-07-07T14:08:00Z" w16du:dateUtc="2026-07-07T21:08:00Z">
                    <w:rPr>
                      <w:rFonts w:ascii="Segoe UI" w:eastAsia="Segoe UI" w:hAnsi="Segoe UI" w:cs="Segoe UI"/>
                      <w:color w:val="242424"/>
                      <w:sz w:val="18"/>
                      <w:szCs w:val="18"/>
                    </w:rPr>
                  </w:rPrChange>
                </w:rPr>
                <w:t>.</w:t>
              </w:r>
            </w:ins>
            <w:ins w:id="5680" w:author="James, Christin (DCYF)" w:date="2026-07-07T14:05:00Z" w16du:dateUtc="2026-07-07T21:05:00Z">
              <w:r w:rsidRPr="00795E40">
                <w:rPr>
                  <w:rFonts w:eastAsia="Segoe UI" w:cs="Segoe UI"/>
                  <w:color w:val="242424"/>
                  <w:sz w:val="18"/>
                  <w:szCs w:val="18"/>
                  <w:rPrChange w:id="5681" w:author="James, Christin (DCYF)" w:date="2026-07-07T14:08:00Z" w16du:dateUtc="2026-07-07T21:08:00Z">
                    <w:rPr>
                      <w:rFonts w:ascii="Segoe UI" w:eastAsia="Segoe UI" w:hAnsi="Segoe UI" w:cs="Segoe UI"/>
                      <w:color w:val="242424"/>
                      <w:sz w:val="18"/>
                      <w:szCs w:val="18"/>
                    </w:rPr>
                  </w:rPrChange>
                </w:rPr>
                <w:t xml:space="preserve"> </w:t>
              </w:r>
              <w:r w:rsidRPr="00795E40">
                <w:rPr>
                  <w:sz w:val="18"/>
                  <w:szCs w:val="18"/>
                </w:rPr>
                <w:t xml:space="preserve"> </w:t>
              </w:r>
            </w:ins>
          </w:p>
        </w:tc>
        <w:tc>
          <w:tcPr>
            <w:tcW w:w="2520" w:type="dxa"/>
            <w:tcPrChange w:id="5682" w:author="James, Christin (DCYF)" w:date="2026-07-07T14:05:00Z" w16du:dateUtc="2026-07-07T21:05:00Z">
              <w:tcPr>
                <w:tcW w:w="3780" w:type="dxa"/>
              </w:tcPr>
            </w:tcPrChange>
          </w:tcPr>
          <w:p w14:paraId="4EE88FD9" w14:textId="3951B879" w:rsidR="009E06BF" w:rsidRPr="00971ACE" w:rsidRDefault="3578BB73" w:rsidP="23F26365">
            <w:pPr>
              <w:contextualSpacing/>
              <w:rPr>
                <w:ins w:id="5683" w:author="James, Christin (DCYF)" w:date="2026-08-25T16:50:00Z" w16du:dateUtc="2026-08-25T16:50:30Z"/>
              </w:rPr>
            </w:pPr>
            <w:ins w:id="5684" w:author="James, Christin (DCYF)" w:date="2026-08-25T16:50:00Z" w16du:dateUtc="2026-08-25T16:50:28Z">
              <w:r w:rsidRPr="23F26365">
                <w:rPr>
                  <w:rFonts w:cs="Calibri"/>
                  <w:sz w:val="18"/>
                  <w:szCs w:val="18"/>
                </w:rPr>
                <w:t>31 days</w:t>
              </w:r>
            </w:ins>
          </w:p>
          <w:p w14:paraId="622AE498" w14:textId="0C6C2E4B" w:rsidR="009E06BF" w:rsidRPr="00971ACE" w:rsidRDefault="3578BB73" w:rsidP="23F26365">
            <w:pPr>
              <w:contextualSpacing/>
              <w:rPr>
                <w:ins w:id="5685" w:author="James, Christin (DCYF)" w:date="2026-07-01T15:03:00Z" w16du:dateUtc="2026-07-01T22:03:00Z"/>
                <w:rFonts w:cs="Calibri"/>
                <w:sz w:val="18"/>
                <w:szCs w:val="18"/>
                <w:rPrChange w:id="5686" w:author="James, Christin (DCYF)" w:date="2026-07-01T15:07:00Z" w16du:dateUtc="2026-07-01T22:07:00Z">
                  <w:rPr>
                    <w:ins w:id="5687" w:author="James, Christin (DCYF)" w:date="2026-07-01T15:03:00Z" w16du:dateUtc="2026-07-01T22:03:00Z"/>
                    <w:rFonts w:cs="Calibri"/>
                  </w:rPr>
                </w:rPrChange>
              </w:rPr>
            </w:pPr>
            <w:ins w:id="5688" w:author="James, Christin (DCYF)" w:date="2026-08-25T16:50:00Z" w16du:dateUtc="2026-08-25T16:50:45Z">
              <w:r w:rsidRPr="23F26365">
                <w:rPr>
                  <w:rFonts w:cs="Calibri"/>
                  <w:sz w:val="18"/>
                  <w:szCs w:val="18"/>
                </w:rPr>
                <w:t xml:space="preserve">You can claim 8 full days and </w:t>
              </w:r>
            </w:ins>
            <w:ins w:id="5689" w:author="James, Christin (DCYF)" w:date="2026-07-01T15:03:00Z" w16du:dateUtc="2026-07-01T22:03:00Z">
              <w:r w:rsidR="009E06BF" w:rsidRPr="23F26365">
                <w:rPr>
                  <w:rFonts w:cs="Calibri"/>
                  <w:sz w:val="18"/>
                  <w:szCs w:val="18"/>
                  <w:rPrChange w:id="5690" w:author="James, Christin (DCYF)" w:date="2026-07-01T15:07:00Z" w16du:dateUtc="2026-07-01T22:07:00Z">
                    <w:rPr>
                      <w:rFonts w:cs="Calibri"/>
                    </w:rPr>
                  </w:rPrChange>
                </w:rPr>
                <w:t>46 half day units</w:t>
              </w:r>
            </w:ins>
            <w:ins w:id="5691" w:author="James, Christin (DCYF)" w:date="2026-08-25T16:50:00Z" w16du:dateUtc="2026-08-25T16:50:56Z">
              <w:r w:rsidR="2B0AB650" w:rsidRPr="23F26365">
                <w:rPr>
                  <w:rFonts w:cs="Calibri"/>
                  <w:sz w:val="18"/>
                  <w:szCs w:val="18"/>
                </w:rPr>
                <w:t>.</w:t>
              </w:r>
            </w:ins>
          </w:p>
          <w:p w14:paraId="22907D4D" w14:textId="77777777" w:rsidR="009E06BF" w:rsidRPr="00971ACE" w:rsidRDefault="009E06BF">
            <w:pPr>
              <w:contextualSpacing/>
              <w:rPr>
                <w:ins w:id="5692" w:author="James, Christin (DCYF)" w:date="2026-07-01T15:03:00Z" w16du:dateUtc="2026-07-01T22:03:00Z"/>
                <w:rFonts w:cs="Calibri"/>
                <w:sz w:val="18"/>
                <w:szCs w:val="18"/>
                <w:rPrChange w:id="5693" w:author="James, Christin (DCYF)" w:date="2026-07-01T15:07:00Z" w16du:dateUtc="2026-07-01T22:07:00Z">
                  <w:rPr>
                    <w:ins w:id="5694" w:author="James, Christin (DCYF)" w:date="2026-07-01T15:03:00Z" w16du:dateUtc="2026-07-01T22:03:00Z"/>
                    <w:rFonts w:cs="Calibri"/>
                  </w:rPr>
                </w:rPrChange>
              </w:rPr>
            </w:pPr>
            <w:ins w:id="5695" w:author="James, Christin (DCYF)" w:date="2026-07-01T15:03:00Z" w16du:dateUtc="2026-07-01T22:03:00Z">
              <w:r w:rsidRPr="00971ACE">
                <w:rPr>
                  <w:rFonts w:cs="Calibri"/>
                  <w:sz w:val="18"/>
                  <w:szCs w:val="18"/>
                  <w:rPrChange w:id="5696" w:author="James, Christin (DCYF)" w:date="2026-07-01T15:07:00Z" w16du:dateUtc="2026-07-01T22:07:00Z">
                    <w:rPr>
                      <w:rFonts w:cs="Calibri"/>
                    </w:rPr>
                  </w:rPrChange>
                </w:rPr>
                <w:t> </w:t>
              </w:r>
            </w:ins>
          </w:p>
          <w:p w14:paraId="1C23C3E6" w14:textId="4E2E2307" w:rsidR="009E06BF" w:rsidRPr="00971ACE" w:rsidRDefault="009E06BF" w:rsidP="23F26365">
            <w:pPr>
              <w:contextualSpacing/>
              <w:rPr>
                <w:ins w:id="5697" w:author="James, Christin (DCYF)" w:date="2026-07-01T15:03:00Z" w16du:dateUtc="2026-07-01T22:03:00Z"/>
                <w:rFonts w:cs="Calibri"/>
                <w:sz w:val="18"/>
                <w:szCs w:val="18"/>
                <w:rPrChange w:id="5698" w:author="James, Christin (DCYF)" w:date="2026-07-01T15:07:00Z" w16du:dateUtc="2026-07-01T22:07:00Z">
                  <w:rPr>
                    <w:ins w:id="5699" w:author="James, Christin (DCYF)" w:date="2026-07-01T15:03:00Z" w16du:dateUtc="2026-07-01T22:03:00Z"/>
                    <w:rFonts w:cs="Calibri"/>
                  </w:rPr>
                </w:rPrChange>
              </w:rPr>
            </w:pPr>
            <w:ins w:id="5700" w:author="James, Christin (DCYF)" w:date="2026-07-01T15:03:00Z" w16du:dateUtc="2026-07-01T22:03:00Z">
              <w:r w:rsidRPr="23F26365">
                <w:rPr>
                  <w:rFonts w:cs="Calibri"/>
                  <w:sz w:val="18"/>
                  <w:szCs w:val="18"/>
                  <w:rPrChange w:id="5701" w:author="James, Christin (DCYF)" w:date="2026-07-01T15:07:00Z" w16du:dateUtc="2026-07-01T22:07:00Z">
                    <w:rPr>
                      <w:rFonts w:cs="Calibri"/>
                    </w:rPr>
                  </w:rPrChange>
                </w:rPr>
                <w:t>Days attended: </w:t>
              </w:r>
            </w:ins>
            <w:ins w:id="5702" w:author="James, Christin (DCYF)" w:date="2026-08-25T16:24:00Z" w16du:dateUtc="2026-08-25T16:24:49Z">
              <w:r w:rsidR="6D81751F" w:rsidRPr="23F26365">
                <w:rPr>
                  <w:rFonts w:cs="Calibri"/>
                  <w:sz w:val="18"/>
                  <w:szCs w:val="18"/>
                </w:rPr>
                <w:t>25</w:t>
              </w:r>
            </w:ins>
            <w:ins w:id="5703" w:author="James, Christin (DCYF)" w:date="2026-07-01T15:03:00Z" w16du:dateUtc="2026-07-01T22:03:00Z">
              <w:r w:rsidRPr="23F26365">
                <w:rPr>
                  <w:rFonts w:cs="Calibri"/>
                  <w:sz w:val="18"/>
                  <w:szCs w:val="18"/>
                  <w:rPrChange w:id="5704" w:author="James, Christin (DCYF)" w:date="2026-07-01T15:07:00Z" w16du:dateUtc="2026-07-01T22:07:00Z">
                    <w:rPr>
                      <w:rFonts w:cs="Calibri"/>
                    </w:rPr>
                  </w:rPrChange>
                </w:rPr>
                <w:t xml:space="preserve"> full days,</w:t>
              </w:r>
            </w:ins>
          </w:p>
          <w:p w14:paraId="231F08A0" w14:textId="77777777" w:rsidR="009E06BF" w:rsidRPr="00971ACE" w:rsidRDefault="009E06BF">
            <w:pPr>
              <w:contextualSpacing/>
              <w:rPr>
                <w:ins w:id="5705" w:author="James, Christin (DCYF)" w:date="2026-07-01T15:03:00Z" w16du:dateUtc="2026-07-01T22:03:00Z"/>
                <w:rFonts w:cs="Calibri"/>
                <w:sz w:val="18"/>
                <w:szCs w:val="18"/>
                <w:rPrChange w:id="5706" w:author="James, Christin (DCYF)" w:date="2026-07-01T15:07:00Z" w16du:dateUtc="2026-07-01T22:07:00Z">
                  <w:rPr>
                    <w:ins w:id="5707" w:author="James, Christin (DCYF)" w:date="2026-07-01T15:03:00Z" w16du:dateUtc="2026-07-01T22:03:00Z"/>
                    <w:rFonts w:cs="Calibri"/>
                  </w:rPr>
                </w:rPrChange>
              </w:rPr>
            </w:pPr>
            <w:ins w:id="5708" w:author="James, Christin (DCYF)" w:date="2026-07-01T15:03:00Z" w16du:dateUtc="2026-07-01T22:03:00Z">
              <w:r w:rsidRPr="00971ACE">
                <w:rPr>
                  <w:rFonts w:cs="Calibri"/>
                  <w:sz w:val="18"/>
                  <w:szCs w:val="18"/>
                  <w:rPrChange w:id="5709" w:author="James, Christin (DCYF)" w:date="2026-07-01T15:07:00Z" w16du:dateUtc="2026-07-01T22:07:00Z">
                    <w:rPr>
                      <w:rFonts w:cs="Calibri"/>
                    </w:rPr>
                  </w:rPrChange>
                </w:rPr>
                <w:t>claim 23 days as 46 half days. </w:t>
              </w:r>
            </w:ins>
          </w:p>
          <w:p w14:paraId="789AB332" w14:textId="537F6E0D" w:rsidR="009E06BF" w:rsidRPr="00971ACE" w:rsidRDefault="6808B674" w:rsidP="23F26365">
            <w:pPr>
              <w:contextualSpacing/>
              <w:rPr>
                <w:ins w:id="5710" w:author="James, Christin (DCYF)" w:date="2026-07-01T15:03:00Z" w16du:dateUtc="2026-07-01T22:03:00Z"/>
                <w:rFonts w:cs="Calibri"/>
                <w:sz w:val="18"/>
                <w:szCs w:val="18"/>
                <w:rPrChange w:id="5711" w:author="James, Christin (DCYF)" w:date="2026-07-01T15:07:00Z" w16du:dateUtc="2026-07-01T22:07:00Z">
                  <w:rPr>
                    <w:ins w:id="5712" w:author="James, Christin (DCYF)" w:date="2026-07-01T15:03:00Z" w16du:dateUtc="2026-07-01T22:03:00Z"/>
                    <w:rFonts w:cs="Calibri"/>
                  </w:rPr>
                </w:rPrChange>
              </w:rPr>
            </w:pPr>
            <w:ins w:id="5713" w:author="James, Christin (DCYF)" w:date="2026-08-25T16:24:00Z" w16du:dateUtc="2026-08-25T16:24:58Z">
              <w:r w:rsidRPr="23F26365">
                <w:rPr>
                  <w:rFonts w:cs="Calibri"/>
                  <w:sz w:val="18"/>
                  <w:szCs w:val="18"/>
                </w:rPr>
                <w:t>2</w:t>
              </w:r>
            </w:ins>
            <w:ins w:id="5714" w:author="James, Christin (DCYF)" w:date="2026-07-01T15:03:00Z" w16du:dateUtc="2026-07-01T22:03:00Z">
              <w:r w:rsidR="009E06BF" w:rsidRPr="23F26365">
                <w:rPr>
                  <w:rFonts w:cs="Calibri"/>
                  <w:sz w:val="18"/>
                  <w:szCs w:val="18"/>
                  <w:rPrChange w:id="5715" w:author="James, Christin (DCYF)" w:date="2026-07-01T15:07:00Z" w16du:dateUtc="2026-07-01T22:07:00Z">
                    <w:rPr>
                      <w:rFonts w:cs="Calibri"/>
                    </w:rPr>
                  </w:rPrChange>
                </w:rPr>
                <w:t xml:space="preserve"> days can be claimed as </w:t>
              </w:r>
            </w:ins>
            <w:ins w:id="5716" w:author="James, Christin (DCYF)" w:date="2026-08-25T16:25:00Z" w16du:dateUtc="2026-08-25T16:25:04Z">
              <w:r w:rsidR="6389A8CD" w:rsidRPr="23F26365">
                <w:rPr>
                  <w:rFonts w:cs="Calibri"/>
                  <w:sz w:val="18"/>
                  <w:szCs w:val="18"/>
                </w:rPr>
                <w:t>2</w:t>
              </w:r>
            </w:ins>
            <w:ins w:id="5717" w:author="James, Christin (DCYF)" w:date="2026-07-01T15:03:00Z" w16du:dateUtc="2026-07-01T22:03:00Z">
              <w:r w:rsidR="009E06BF" w:rsidRPr="23F26365">
                <w:rPr>
                  <w:rFonts w:cs="Calibri"/>
                  <w:sz w:val="18"/>
                  <w:szCs w:val="18"/>
                  <w:rPrChange w:id="5718" w:author="James, Christin (DCYF)" w:date="2026-07-01T15:07:00Z" w16du:dateUtc="2026-07-01T22:07:00Z">
                    <w:rPr>
                      <w:rFonts w:cs="Calibri"/>
                    </w:rPr>
                  </w:rPrChange>
                </w:rPr>
                <w:t xml:space="preserve"> full days.</w:t>
              </w:r>
            </w:ins>
          </w:p>
          <w:p w14:paraId="61D97388" w14:textId="77777777" w:rsidR="009E06BF" w:rsidRPr="00971ACE" w:rsidRDefault="009E06BF">
            <w:pPr>
              <w:contextualSpacing/>
              <w:rPr>
                <w:ins w:id="5719" w:author="James, Christin (DCYF)" w:date="2026-07-01T15:03:00Z" w16du:dateUtc="2026-07-01T22:03:00Z"/>
                <w:rFonts w:cs="Calibri"/>
                <w:sz w:val="18"/>
                <w:szCs w:val="18"/>
                <w:rPrChange w:id="5720" w:author="James, Christin (DCYF)" w:date="2026-07-01T15:07:00Z" w16du:dateUtc="2026-07-01T22:07:00Z">
                  <w:rPr>
                    <w:ins w:id="5721" w:author="James, Christin (DCYF)" w:date="2026-07-01T15:03:00Z" w16du:dateUtc="2026-07-01T22:03:00Z"/>
                    <w:rFonts w:cs="Calibri"/>
                  </w:rPr>
                </w:rPrChange>
              </w:rPr>
            </w:pPr>
            <w:ins w:id="5722" w:author="James, Christin (DCYF)" w:date="2026-07-01T15:03:00Z" w16du:dateUtc="2026-07-01T22:03:00Z">
              <w:r w:rsidRPr="00971ACE">
                <w:rPr>
                  <w:rFonts w:cs="Calibri"/>
                  <w:sz w:val="18"/>
                  <w:szCs w:val="18"/>
                  <w:rPrChange w:id="5723" w:author="James, Christin (DCYF)" w:date="2026-07-01T15:07:00Z" w16du:dateUtc="2026-07-01T22:07:00Z">
                    <w:rPr>
                      <w:rFonts w:cs="Calibri"/>
                    </w:rPr>
                  </w:rPrChange>
                </w:rPr>
                <w:t>Holidays: 0 days</w:t>
              </w:r>
            </w:ins>
          </w:p>
          <w:p w14:paraId="6E3217AC" w14:textId="77777777" w:rsidR="009E06BF" w:rsidRPr="00971ACE" w:rsidRDefault="009E06BF">
            <w:pPr>
              <w:contextualSpacing/>
              <w:rPr>
                <w:ins w:id="5724" w:author="James, Christin (DCYF)" w:date="2026-07-01T15:03:00Z" w16du:dateUtc="2026-07-01T22:03:00Z"/>
                <w:rFonts w:cs="Calibri"/>
                <w:sz w:val="18"/>
                <w:szCs w:val="18"/>
                <w:rPrChange w:id="5725" w:author="James, Christin (DCYF)" w:date="2026-07-01T15:07:00Z" w16du:dateUtc="2026-07-01T22:07:00Z">
                  <w:rPr>
                    <w:ins w:id="5726" w:author="James, Christin (DCYF)" w:date="2026-07-01T15:03:00Z" w16du:dateUtc="2026-07-01T22:03:00Z"/>
                    <w:rFonts w:cs="Calibri"/>
                  </w:rPr>
                </w:rPrChange>
              </w:rPr>
            </w:pPr>
            <w:ins w:id="5727" w:author="James, Christin (DCYF)" w:date="2026-07-01T15:03:00Z" w16du:dateUtc="2026-07-01T22:03:00Z">
              <w:r w:rsidRPr="00971ACE">
                <w:rPr>
                  <w:rFonts w:cs="Calibri"/>
                  <w:sz w:val="18"/>
                  <w:szCs w:val="18"/>
                  <w:rPrChange w:id="5728" w:author="James, Christin (DCYF)" w:date="2026-07-01T15:07:00Z" w16du:dateUtc="2026-07-01T22:07:00Z">
                    <w:rPr>
                      <w:rFonts w:cs="Calibri"/>
                    </w:rPr>
                  </w:rPrChange>
                </w:rPr>
                <w:t>Professional training days: 0 days</w:t>
              </w:r>
            </w:ins>
          </w:p>
          <w:p w14:paraId="12C31793" w14:textId="3F0BD274" w:rsidR="009E06BF" w:rsidRPr="00971ACE" w:rsidRDefault="009E06BF" w:rsidP="23F26365">
            <w:pPr>
              <w:contextualSpacing/>
              <w:rPr>
                <w:ins w:id="5729" w:author="James, Christin (DCYF)" w:date="2026-07-01T15:03:00Z" w16du:dateUtc="2026-07-01T22:03:00Z"/>
                <w:rFonts w:cs="Calibri"/>
                <w:sz w:val="18"/>
                <w:szCs w:val="18"/>
                <w:rPrChange w:id="5730" w:author="James, Christin (DCYF)" w:date="2026-07-01T15:07:00Z" w16du:dateUtc="2026-07-01T22:07:00Z">
                  <w:rPr>
                    <w:ins w:id="5731" w:author="James, Christin (DCYF)" w:date="2026-07-01T15:03:00Z" w16du:dateUtc="2026-07-01T22:03:00Z"/>
                    <w:rFonts w:cs="Calibri"/>
                  </w:rPr>
                </w:rPrChange>
              </w:rPr>
            </w:pPr>
            <w:ins w:id="5732" w:author="James, Christin (DCYF)" w:date="2026-07-01T15:03:00Z" w16du:dateUtc="2026-07-01T22:03:00Z">
              <w:r w:rsidRPr="23F26365">
                <w:rPr>
                  <w:rFonts w:cs="Calibri"/>
                  <w:sz w:val="18"/>
                  <w:szCs w:val="18"/>
                  <w:rPrChange w:id="5733" w:author="James, Christin (DCYF)" w:date="2026-07-01T15:07:00Z" w16du:dateUtc="2026-07-01T22:07:00Z">
                    <w:rPr>
                      <w:rFonts w:cs="Calibri"/>
                    </w:rPr>
                  </w:rPrChange>
                </w:rPr>
                <w:t xml:space="preserve">Additional eligible days: </w:t>
              </w:r>
            </w:ins>
            <w:ins w:id="5734" w:author="James, Christin (DCYF)" w:date="2026-08-25T16:25:00Z" w16du:dateUtc="2026-08-25T16:25:12Z">
              <w:r w:rsidR="5751AB6A" w:rsidRPr="23F26365">
                <w:rPr>
                  <w:rFonts w:cs="Calibri"/>
                  <w:sz w:val="18"/>
                  <w:szCs w:val="18"/>
                </w:rPr>
                <w:t>6</w:t>
              </w:r>
            </w:ins>
            <w:ins w:id="5735" w:author="James, Christin (DCYF)" w:date="2026-07-01T15:03:00Z" w16du:dateUtc="2026-07-01T22:03:00Z">
              <w:r w:rsidRPr="23F26365">
                <w:rPr>
                  <w:rFonts w:cs="Calibri"/>
                  <w:sz w:val="18"/>
                  <w:szCs w:val="18"/>
                  <w:rPrChange w:id="5736" w:author="James, Christin (DCYF)" w:date="2026-07-01T15:07:00Z" w16du:dateUtc="2026-07-01T22:07:00Z">
                    <w:rPr>
                      <w:rFonts w:cs="Calibri"/>
                    </w:rPr>
                  </w:rPrChange>
                </w:rPr>
                <w:t xml:space="preserve"> days</w:t>
              </w:r>
            </w:ins>
            <w:ins w:id="5737" w:author="James, Christin (DCYF)" w:date="2026-08-25T16:25:00Z" w16du:dateUtc="2026-08-25T16:25:28Z">
              <w:r w:rsidR="32D133BF" w:rsidRPr="23F26365">
                <w:rPr>
                  <w:rFonts w:cs="Calibri"/>
                  <w:sz w:val="18"/>
                  <w:szCs w:val="18"/>
                </w:rPr>
                <w:t>, which can be claimed as 6 full days</w:t>
              </w:r>
            </w:ins>
            <w:ins w:id="5738" w:author="James, Christin (DCYF)" w:date="2026-07-01T15:03:00Z" w16du:dateUtc="2026-07-01T22:03:00Z">
              <w:r w:rsidRPr="23F26365">
                <w:rPr>
                  <w:rFonts w:cs="Calibri"/>
                  <w:sz w:val="18"/>
                  <w:szCs w:val="18"/>
                  <w:rPrChange w:id="5739" w:author="James, Christin (DCYF)" w:date="2026-07-01T15:07:00Z" w16du:dateUtc="2026-07-01T22:07:00Z">
                    <w:rPr>
                      <w:rFonts w:cs="Calibri"/>
                    </w:rPr>
                  </w:rPrChange>
                </w:rPr>
                <w:t>. </w:t>
              </w:r>
            </w:ins>
          </w:p>
          <w:p w14:paraId="616C2011" w14:textId="77777777" w:rsidR="009E06BF" w:rsidRPr="00971ACE" w:rsidRDefault="009E06BF">
            <w:pPr>
              <w:contextualSpacing/>
              <w:rPr>
                <w:ins w:id="5740" w:author="James, Christin (DCYF)" w:date="2026-07-01T15:03:00Z" w16du:dateUtc="2026-07-01T22:03:00Z"/>
                <w:rFonts w:cs="Calibri"/>
                <w:sz w:val="18"/>
                <w:szCs w:val="18"/>
                <w:rPrChange w:id="5741" w:author="James, Christin (DCYF)" w:date="2026-07-01T15:07:00Z" w16du:dateUtc="2026-07-01T22:07:00Z">
                  <w:rPr>
                    <w:ins w:id="5742" w:author="James, Christin (DCYF)" w:date="2026-07-01T15:03:00Z" w16du:dateUtc="2026-07-01T22:03:00Z"/>
                    <w:rFonts w:cs="Calibri"/>
                  </w:rPr>
                </w:rPrChange>
              </w:rPr>
            </w:pPr>
          </w:p>
        </w:tc>
        <w:tc>
          <w:tcPr>
            <w:tcW w:w="2880" w:type="dxa"/>
            <w:tcPrChange w:id="5743" w:author="James, Christin (DCYF)" w:date="2026-07-07T14:05:00Z" w16du:dateUtc="2026-07-07T21:05:00Z">
              <w:tcPr>
                <w:tcW w:w="3330" w:type="dxa"/>
              </w:tcPr>
            </w:tcPrChange>
          </w:tcPr>
          <w:p w14:paraId="0C1718D3" w14:textId="77777777" w:rsidR="009E06BF" w:rsidRPr="00971ACE" w:rsidRDefault="009E06BF">
            <w:pPr>
              <w:contextualSpacing/>
              <w:rPr>
                <w:ins w:id="5744" w:author="James, Christin (DCYF)" w:date="2026-07-01T15:03:00Z" w16du:dateUtc="2026-07-01T22:03:00Z"/>
                <w:rFonts w:ascii="Calibri" w:hAnsi="Calibri" w:cs="Calibri"/>
                <w:sz w:val="18"/>
                <w:szCs w:val="18"/>
                <w:rPrChange w:id="5745" w:author="James, Christin (DCYF)" w:date="2026-07-01T15:07:00Z" w16du:dateUtc="2026-07-01T22:07:00Z">
                  <w:rPr>
                    <w:ins w:id="5746" w:author="James, Christin (DCYF)" w:date="2026-07-01T15:03:00Z" w16du:dateUtc="2026-07-01T22:03:00Z"/>
                    <w:rFonts w:ascii="Calibri" w:hAnsi="Calibri" w:cs="Calibri"/>
                  </w:rPr>
                </w:rPrChange>
              </w:rPr>
            </w:pPr>
          </w:p>
          <w:tbl>
            <w:tblPr>
              <w:tblStyle w:val="TableGrid"/>
              <w:tblW w:w="2541" w:type="dxa"/>
              <w:tblLook w:val="04A0" w:firstRow="1" w:lastRow="0" w:firstColumn="1" w:lastColumn="0" w:noHBand="0" w:noVBand="1"/>
              <w:tblPrChange w:id="5747" w:author="James, Christin (DCYF)" w:date="2026-08-25T16:25:00Z">
                <w:tblPr>
                  <w:tblStyle w:val="TableGrid"/>
                  <w:tblW w:w="0" w:type="auto"/>
                  <w:tblLook w:val="04A0" w:firstRow="1" w:lastRow="0" w:firstColumn="1" w:lastColumn="0" w:noHBand="0" w:noVBand="1"/>
                </w:tblPr>
              </w:tblPrChange>
            </w:tblPr>
            <w:tblGrid>
              <w:gridCol w:w="366"/>
              <w:gridCol w:w="366"/>
              <w:gridCol w:w="366"/>
              <w:gridCol w:w="366"/>
              <w:gridCol w:w="366"/>
              <w:gridCol w:w="366"/>
              <w:gridCol w:w="345"/>
              <w:tblGridChange w:id="5748">
                <w:tblGrid>
                  <w:gridCol w:w="366"/>
                  <w:gridCol w:w="366"/>
                  <w:gridCol w:w="366"/>
                  <w:gridCol w:w="366"/>
                  <w:gridCol w:w="366"/>
                  <w:gridCol w:w="366"/>
                  <w:gridCol w:w="345"/>
                  <w:gridCol w:w="21"/>
                </w:tblGrid>
              </w:tblGridChange>
            </w:tblGrid>
            <w:tr w:rsidR="009E06BF" w:rsidRPr="00971ACE" w14:paraId="035F0C93" w14:textId="77777777" w:rsidTr="23F26365">
              <w:trPr>
                <w:trHeight w:val="300"/>
                <w:ins w:id="5749" w:author="James, Christin (DCYF)" w:date="2026-07-01T15:03:00Z"/>
                <w:trPrChange w:id="5750" w:author="James, Christin (DCYF)" w:date="2026-08-25T16:25:00Z">
                  <w:trPr>
                    <w:trHeight w:val="300"/>
                  </w:trPr>
                </w:trPrChange>
              </w:trPr>
              <w:tc>
                <w:tcPr>
                  <w:tcW w:w="2541" w:type="dxa"/>
                  <w:gridSpan w:val="7"/>
                  <w:tcPrChange w:id="5751" w:author="James, Christin (DCYF)" w:date="2026-08-25T16:25:00Z">
                    <w:tcPr>
                      <w:tcW w:w="2562" w:type="dxa"/>
                      <w:gridSpan w:val="8"/>
                    </w:tcPr>
                  </w:tcPrChange>
                </w:tcPr>
                <w:p w14:paraId="6D2018A9" w14:textId="77777777" w:rsidR="009E06BF" w:rsidRPr="00971ACE" w:rsidRDefault="009E06BF">
                  <w:pPr>
                    <w:rPr>
                      <w:ins w:id="5752" w:author="James, Christin (DCYF)" w:date="2026-07-01T15:03:00Z" w16du:dateUtc="2026-07-01T22:03:00Z"/>
                      <w:sz w:val="14"/>
                      <w:szCs w:val="14"/>
                      <w:rPrChange w:id="5753" w:author="James, Christin (DCYF)" w:date="2026-07-01T15:08:00Z" w16du:dateUtc="2026-07-01T22:08:00Z">
                        <w:rPr>
                          <w:ins w:id="5754" w:author="James, Christin (DCYF)" w:date="2026-07-01T15:03:00Z" w16du:dateUtc="2026-07-01T22:03:00Z"/>
                          <w:sz w:val="12"/>
                          <w:szCs w:val="12"/>
                        </w:rPr>
                      </w:rPrChange>
                    </w:rPr>
                  </w:pPr>
                  <w:ins w:id="5755" w:author="James, Christin (DCYF)" w:date="2026-07-01T15:03:00Z" w16du:dateUtc="2026-07-01T22:03:00Z">
                    <w:r w:rsidRPr="00971ACE">
                      <w:rPr>
                        <w:sz w:val="14"/>
                        <w:szCs w:val="14"/>
                        <w:rPrChange w:id="5756" w:author="James, Christin (DCYF)" w:date="2026-07-01T15:08:00Z" w16du:dateUtc="2026-07-01T22:08:00Z">
                          <w:rPr>
                            <w:sz w:val="12"/>
                            <w:szCs w:val="12"/>
                          </w:rPr>
                        </w:rPrChange>
                      </w:rPr>
                      <w:t>July 2026</w:t>
                    </w:r>
                  </w:ins>
                </w:p>
              </w:tc>
            </w:tr>
            <w:tr w:rsidR="009E06BF" w:rsidRPr="00971ACE" w14:paraId="1B4F58E9" w14:textId="77777777" w:rsidTr="23F26365">
              <w:trPr>
                <w:trHeight w:val="300"/>
                <w:ins w:id="5757" w:author="James, Christin (DCYF)" w:date="2026-07-01T15:03:00Z"/>
                <w:trPrChange w:id="5758" w:author="James, Christin (DCYF)" w:date="2026-08-25T16:25:00Z">
                  <w:trPr>
                    <w:trHeight w:val="300"/>
                  </w:trPr>
                </w:trPrChange>
              </w:trPr>
              <w:tc>
                <w:tcPr>
                  <w:tcW w:w="366" w:type="dxa"/>
                  <w:shd w:val="clear" w:color="auto" w:fill="DAEEF3" w:themeFill="accent5" w:themeFillTint="33"/>
                  <w:tcPrChange w:id="5759" w:author="James, Christin (DCYF)" w:date="2026-08-25T16:25:00Z">
                    <w:tcPr>
                      <w:tcW w:w="366" w:type="dxa"/>
                      <w:shd w:val="clear" w:color="auto" w:fill="DAEEF3" w:themeFill="accent5" w:themeFillTint="33"/>
                    </w:tcPr>
                  </w:tcPrChange>
                </w:tcPr>
                <w:p w14:paraId="70721C92" w14:textId="77777777" w:rsidR="009E06BF" w:rsidRPr="00971ACE" w:rsidRDefault="009E06BF">
                  <w:pPr>
                    <w:rPr>
                      <w:ins w:id="5760" w:author="James, Christin (DCYF)" w:date="2026-07-01T15:03:00Z" w16du:dateUtc="2026-07-01T22:03:00Z"/>
                      <w:sz w:val="14"/>
                      <w:szCs w:val="14"/>
                      <w:rPrChange w:id="5761" w:author="James, Christin (DCYF)" w:date="2026-07-01T15:08:00Z" w16du:dateUtc="2026-07-01T22:08:00Z">
                        <w:rPr>
                          <w:ins w:id="5762" w:author="James, Christin (DCYF)" w:date="2026-07-01T15:03:00Z" w16du:dateUtc="2026-07-01T22:03:00Z"/>
                          <w:sz w:val="12"/>
                          <w:szCs w:val="12"/>
                        </w:rPr>
                      </w:rPrChange>
                    </w:rPr>
                  </w:pPr>
                  <w:ins w:id="5763" w:author="James, Christin (DCYF)" w:date="2026-07-01T15:03:00Z" w16du:dateUtc="2026-07-01T22:03:00Z">
                    <w:r w:rsidRPr="00971ACE">
                      <w:rPr>
                        <w:sz w:val="14"/>
                        <w:szCs w:val="14"/>
                        <w:rPrChange w:id="5764" w:author="James, Christin (DCYF)" w:date="2026-07-01T15:08:00Z" w16du:dateUtc="2026-07-01T22:08:00Z">
                          <w:rPr>
                            <w:sz w:val="12"/>
                            <w:szCs w:val="12"/>
                          </w:rPr>
                        </w:rPrChange>
                      </w:rPr>
                      <w:t>S</w:t>
                    </w:r>
                  </w:ins>
                </w:p>
              </w:tc>
              <w:tc>
                <w:tcPr>
                  <w:tcW w:w="366" w:type="dxa"/>
                  <w:shd w:val="clear" w:color="auto" w:fill="DAEEF3" w:themeFill="accent5" w:themeFillTint="33"/>
                  <w:tcPrChange w:id="5765" w:author="James, Christin (DCYF)" w:date="2026-08-25T16:25:00Z">
                    <w:tcPr>
                      <w:tcW w:w="366" w:type="dxa"/>
                      <w:shd w:val="clear" w:color="auto" w:fill="DAEEF3" w:themeFill="accent5" w:themeFillTint="33"/>
                    </w:tcPr>
                  </w:tcPrChange>
                </w:tcPr>
                <w:p w14:paraId="64BEFD94" w14:textId="77777777" w:rsidR="009E06BF" w:rsidRPr="00971ACE" w:rsidRDefault="009E06BF">
                  <w:pPr>
                    <w:rPr>
                      <w:ins w:id="5766" w:author="James, Christin (DCYF)" w:date="2026-07-01T15:03:00Z" w16du:dateUtc="2026-07-01T22:03:00Z"/>
                      <w:sz w:val="14"/>
                      <w:szCs w:val="14"/>
                      <w:rPrChange w:id="5767" w:author="James, Christin (DCYF)" w:date="2026-07-01T15:08:00Z" w16du:dateUtc="2026-07-01T22:08:00Z">
                        <w:rPr>
                          <w:ins w:id="5768" w:author="James, Christin (DCYF)" w:date="2026-07-01T15:03:00Z" w16du:dateUtc="2026-07-01T22:03:00Z"/>
                          <w:sz w:val="12"/>
                          <w:szCs w:val="12"/>
                        </w:rPr>
                      </w:rPrChange>
                    </w:rPr>
                  </w:pPr>
                  <w:ins w:id="5769" w:author="James, Christin (DCYF)" w:date="2026-07-01T15:03:00Z" w16du:dateUtc="2026-07-01T22:03:00Z">
                    <w:r w:rsidRPr="00971ACE">
                      <w:rPr>
                        <w:sz w:val="14"/>
                        <w:szCs w:val="14"/>
                        <w:rPrChange w:id="5770" w:author="James, Christin (DCYF)" w:date="2026-07-01T15:08:00Z" w16du:dateUtc="2026-07-01T22:08:00Z">
                          <w:rPr>
                            <w:sz w:val="12"/>
                            <w:szCs w:val="12"/>
                          </w:rPr>
                        </w:rPrChange>
                      </w:rPr>
                      <w:t>M</w:t>
                    </w:r>
                  </w:ins>
                </w:p>
              </w:tc>
              <w:tc>
                <w:tcPr>
                  <w:tcW w:w="366" w:type="dxa"/>
                  <w:shd w:val="clear" w:color="auto" w:fill="DAEEF3" w:themeFill="accent5" w:themeFillTint="33"/>
                  <w:tcPrChange w:id="5771" w:author="James, Christin (DCYF)" w:date="2026-08-25T16:25:00Z">
                    <w:tcPr>
                      <w:tcW w:w="366" w:type="dxa"/>
                      <w:shd w:val="clear" w:color="auto" w:fill="DAEEF3" w:themeFill="accent5" w:themeFillTint="33"/>
                    </w:tcPr>
                  </w:tcPrChange>
                </w:tcPr>
                <w:p w14:paraId="0E131061" w14:textId="77777777" w:rsidR="009E06BF" w:rsidRPr="00971ACE" w:rsidRDefault="009E06BF">
                  <w:pPr>
                    <w:rPr>
                      <w:ins w:id="5772" w:author="James, Christin (DCYF)" w:date="2026-07-01T15:03:00Z" w16du:dateUtc="2026-07-01T22:03:00Z"/>
                      <w:sz w:val="14"/>
                      <w:szCs w:val="14"/>
                      <w:rPrChange w:id="5773" w:author="James, Christin (DCYF)" w:date="2026-07-01T15:08:00Z" w16du:dateUtc="2026-07-01T22:08:00Z">
                        <w:rPr>
                          <w:ins w:id="5774" w:author="James, Christin (DCYF)" w:date="2026-07-01T15:03:00Z" w16du:dateUtc="2026-07-01T22:03:00Z"/>
                          <w:sz w:val="12"/>
                          <w:szCs w:val="12"/>
                        </w:rPr>
                      </w:rPrChange>
                    </w:rPr>
                  </w:pPr>
                  <w:ins w:id="5775" w:author="James, Christin (DCYF)" w:date="2026-07-01T15:03:00Z" w16du:dateUtc="2026-07-01T22:03:00Z">
                    <w:r w:rsidRPr="00971ACE">
                      <w:rPr>
                        <w:sz w:val="14"/>
                        <w:szCs w:val="14"/>
                        <w:rPrChange w:id="5776" w:author="James, Christin (DCYF)" w:date="2026-07-01T15:08:00Z" w16du:dateUtc="2026-07-01T22:08:00Z">
                          <w:rPr>
                            <w:sz w:val="12"/>
                            <w:szCs w:val="12"/>
                          </w:rPr>
                        </w:rPrChange>
                      </w:rPr>
                      <w:t>T</w:t>
                    </w:r>
                  </w:ins>
                </w:p>
              </w:tc>
              <w:tc>
                <w:tcPr>
                  <w:tcW w:w="366" w:type="dxa"/>
                  <w:shd w:val="clear" w:color="auto" w:fill="DAEEF3" w:themeFill="accent5" w:themeFillTint="33"/>
                  <w:tcPrChange w:id="5777" w:author="James, Christin (DCYF)" w:date="2026-08-25T16:25:00Z">
                    <w:tcPr>
                      <w:tcW w:w="366" w:type="dxa"/>
                      <w:shd w:val="clear" w:color="auto" w:fill="DAEEF3" w:themeFill="accent5" w:themeFillTint="33"/>
                    </w:tcPr>
                  </w:tcPrChange>
                </w:tcPr>
                <w:p w14:paraId="0C680526" w14:textId="77777777" w:rsidR="009E06BF" w:rsidRPr="00971ACE" w:rsidRDefault="009E06BF">
                  <w:pPr>
                    <w:rPr>
                      <w:ins w:id="5778" w:author="James, Christin (DCYF)" w:date="2026-07-01T15:03:00Z" w16du:dateUtc="2026-07-01T22:03:00Z"/>
                      <w:sz w:val="14"/>
                      <w:szCs w:val="14"/>
                      <w:rPrChange w:id="5779" w:author="James, Christin (DCYF)" w:date="2026-07-01T15:08:00Z" w16du:dateUtc="2026-07-01T22:08:00Z">
                        <w:rPr>
                          <w:ins w:id="5780" w:author="James, Christin (DCYF)" w:date="2026-07-01T15:03:00Z" w16du:dateUtc="2026-07-01T22:03:00Z"/>
                          <w:sz w:val="12"/>
                          <w:szCs w:val="12"/>
                        </w:rPr>
                      </w:rPrChange>
                    </w:rPr>
                  </w:pPr>
                  <w:ins w:id="5781" w:author="James, Christin (DCYF)" w:date="2026-07-01T15:03:00Z" w16du:dateUtc="2026-07-01T22:03:00Z">
                    <w:r w:rsidRPr="00971ACE">
                      <w:rPr>
                        <w:sz w:val="14"/>
                        <w:szCs w:val="14"/>
                        <w:rPrChange w:id="5782" w:author="James, Christin (DCYF)" w:date="2026-07-01T15:08:00Z" w16du:dateUtc="2026-07-01T22:08:00Z">
                          <w:rPr>
                            <w:sz w:val="12"/>
                            <w:szCs w:val="12"/>
                          </w:rPr>
                        </w:rPrChange>
                      </w:rPr>
                      <w:t>W</w:t>
                    </w:r>
                  </w:ins>
                </w:p>
              </w:tc>
              <w:tc>
                <w:tcPr>
                  <w:tcW w:w="366" w:type="dxa"/>
                  <w:shd w:val="clear" w:color="auto" w:fill="DAEEF3" w:themeFill="accent5" w:themeFillTint="33"/>
                  <w:tcPrChange w:id="5783" w:author="James, Christin (DCYF)" w:date="2026-08-25T16:25:00Z">
                    <w:tcPr>
                      <w:tcW w:w="366" w:type="dxa"/>
                      <w:shd w:val="clear" w:color="auto" w:fill="DAEEF3" w:themeFill="accent5" w:themeFillTint="33"/>
                    </w:tcPr>
                  </w:tcPrChange>
                </w:tcPr>
                <w:p w14:paraId="0D9A4738" w14:textId="77777777" w:rsidR="009E06BF" w:rsidRPr="00971ACE" w:rsidRDefault="009E06BF">
                  <w:pPr>
                    <w:rPr>
                      <w:ins w:id="5784" w:author="James, Christin (DCYF)" w:date="2026-07-01T15:03:00Z" w16du:dateUtc="2026-07-01T22:03:00Z"/>
                      <w:sz w:val="14"/>
                      <w:szCs w:val="14"/>
                      <w:rPrChange w:id="5785" w:author="James, Christin (DCYF)" w:date="2026-07-01T15:08:00Z" w16du:dateUtc="2026-07-01T22:08:00Z">
                        <w:rPr>
                          <w:ins w:id="5786" w:author="James, Christin (DCYF)" w:date="2026-07-01T15:03:00Z" w16du:dateUtc="2026-07-01T22:03:00Z"/>
                          <w:sz w:val="12"/>
                          <w:szCs w:val="12"/>
                        </w:rPr>
                      </w:rPrChange>
                    </w:rPr>
                  </w:pPr>
                  <w:ins w:id="5787" w:author="James, Christin (DCYF)" w:date="2026-07-01T15:03:00Z" w16du:dateUtc="2026-07-01T22:03:00Z">
                    <w:r w:rsidRPr="00971ACE">
                      <w:rPr>
                        <w:sz w:val="14"/>
                        <w:szCs w:val="14"/>
                        <w:rPrChange w:id="5788" w:author="James, Christin (DCYF)" w:date="2026-07-01T15:08:00Z" w16du:dateUtc="2026-07-01T22:08:00Z">
                          <w:rPr>
                            <w:sz w:val="12"/>
                            <w:szCs w:val="12"/>
                          </w:rPr>
                        </w:rPrChange>
                      </w:rPr>
                      <w:t>T</w:t>
                    </w:r>
                  </w:ins>
                </w:p>
              </w:tc>
              <w:tc>
                <w:tcPr>
                  <w:tcW w:w="366" w:type="dxa"/>
                  <w:shd w:val="clear" w:color="auto" w:fill="DAEEF3" w:themeFill="accent5" w:themeFillTint="33"/>
                  <w:tcPrChange w:id="5789" w:author="James, Christin (DCYF)" w:date="2026-08-25T16:25:00Z">
                    <w:tcPr>
                      <w:tcW w:w="366" w:type="dxa"/>
                      <w:shd w:val="clear" w:color="auto" w:fill="DAEEF3" w:themeFill="accent5" w:themeFillTint="33"/>
                    </w:tcPr>
                  </w:tcPrChange>
                </w:tcPr>
                <w:p w14:paraId="72AADC99" w14:textId="77777777" w:rsidR="009E06BF" w:rsidRPr="00971ACE" w:rsidRDefault="009E06BF">
                  <w:pPr>
                    <w:rPr>
                      <w:ins w:id="5790" w:author="James, Christin (DCYF)" w:date="2026-07-01T15:03:00Z" w16du:dateUtc="2026-07-01T22:03:00Z"/>
                      <w:sz w:val="14"/>
                      <w:szCs w:val="14"/>
                      <w:rPrChange w:id="5791" w:author="James, Christin (DCYF)" w:date="2026-07-01T15:08:00Z" w16du:dateUtc="2026-07-01T22:08:00Z">
                        <w:rPr>
                          <w:ins w:id="5792" w:author="James, Christin (DCYF)" w:date="2026-07-01T15:03:00Z" w16du:dateUtc="2026-07-01T22:03:00Z"/>
                          <w:sz w:val="12"/>
                          <w:szCs w:val="12"/>
                        </w:rPr>
                      </w:rPrChange>
                    </w:rPr>
                  </w:pPr>
                  <w:ins w:id="5793" w:author="James, Christin (DCYF)" w:date="2026-07-01T15:03:00Z" w16du:dateUtc="2026-07-01T22:03:00Z">
                    <w:r w:rsidRPr="00971ACE">
                      <w:rPr>
                        <w:sz w:val="14"/>
                        <w:szCs w:val="14"/>
                        <w:rPrChange w:id="5794" w:author="James, Christin (DCYF)" w:date="2026-07-01T15:08:00Z" w16du:dateUtc="2026-07-01T22:08:00Z">
                          <w:rPr>
                            <w:sz w:val="12"/>
                            <w:szCs w:val="12"/>
                          </w:rPr>
                        </w:rPrChange>
                      </w:rPr>
                      <w:t>F</w:t>
                    </w:r>
                  </w:ins>
                </w:p>
              </w:tc>
              <w:tc>
                <w:tcPr>
                  <w:tcW w:w="345" w:type="dxa"/>
                  <w:shd w:val="clear" w:color="auto" w:fill="DAEEF3" w:themeFill="accent5" w:themeFillTint="33"/>
                  <w:tcPrChange w:id="5795" w:author="James, Christin (DCYF)" w:date="2026-08-25T16:25:00Z">
                    <w:tcPr>
                      <w:tcW w:w="366" w:type="dxa"/>
                      <w:gridSpan w:val="2"/>
                      <w:shd w:val="clear" w:color="auto" w:fill="DAEEF3" w:themeFill="accent5" w:themeFillTint="33"/>
                    </w:tcPr>
                  </w:tcPrChange>
                </w:tcPr>
                <w:p w14:paraId="1FDDCEB2" w14:textId="77777777" w:rsidR="009E06BF" w:rsidRPr="00971ACE" w:rsidRDefault="009E06BF">
                  <w:pPr>
                    <w:rPr>
                      <w:ins w:id="5796" w:author="James, Christin (DCYF)" w:date="2026-07-01T15:03:00Z" w16du:dateUtc="2026-07-01T22:03:00Z"/>
                      <w:sz w:val="14"/>
                      <w:szCs w:val="14"/>
                      <w:rPrChange w:id="5797" w:author="James, Christin (DCYF)" w:date="2026-07-01T15:08:00Z" w16du:dateUtc="2026-07-01T22:08:00Z">
                        <w:rPr>
                          <w:ins w:id="5798" w:author="James, Christin (DCYF)" w:date="2026-07-01T15:03:00Z" w16du:dateUtc="2026-07-01T22:03:00Z"/>
                          <w:sz w:val="12"/>
                          <w:szCs w:val="12"/>
                        </w:rPr>
                      </w:rPrChange>
                    </w:rPr>
                  </w:pPr>
                  <w:ins w:id="5799" w:author="James, Christin (DCYF)" w:date="2026-07-01T15:03:00Z" w16du:dateUtc="2026-07-01T22:03:00Z">
                    <w:r w:rsidRPr="00971ACE">
                      <w:rPr>
                        <w:sz w:val="14"/>
                        <w:szCs w:val="14"/>
                        <w:rPrChange w:id="5800" w:author="James, Christin (DCYF)" w:date="2026-07-01T15:08:00Z" w16du:dateUtc="2026-07-01T22:08:00Z">
                          <w:rPr>
                            <w:sz w:val="12"/>
                            <w:szCs w:val="12"/>
                          </w:rPr>
                        </w:rPrChange>
                      </w:rPr>
                      <w:t>S</w:t>
                    </w:r>
                  </w:ins>
                </w:p>
              </w:tc>
            </w:tr>
            <w:tr w:rsidR="009E06BF" w:rsidRPr="00971ACE" w14:paraId="47719321" w14:textId="77777777" w:rsidTr="23F26365">
              <w:trPr>
                <w:trHeight w:val="300"/>
                <w:ins w:id="5801" w:author="James, Christin (DCYF)" w:date="2026-07-01T15:03:00Z"/>
                <w:trPrChange w:id="5802" w:author="James, Christin (DCYF)" w:date="2026-08-25T16:25:00Z">
                  <w:trPr>
                    <w:trHeight w:val="300"/>
                  </w:trPr>
                </w:trPrChange>
              </w:trPr>
              <w:tc>
                <w:tcPr>
                  <w:tcW w:w="366" w:type="dxa"/>
                  <w:tcPrChange w:id="5803" w:author="James, Christin (DCYF)" w:date="2026-08-25T16:25:00Z">
                    <w:tcPr>
                      <w:tcW w:w="366" w:type="dxa"/>
                    </w:tcPr>
                  </w:tcPrChange>
                </w:tcPr>
                <w:p w14:paraId="4E1298BE" w14:textId="77777777" w:rsidR="009E06BF" w:rsidRPr="00971ACE" w:rsidRDefault="009E06BF">
                  <w:pPr>
                    <w:rPr>
                      <w:ins w:id="5804" w:author="James, Christin (DCYF)" w:date="2026-07-01T15:03:00Z" w16du:dateUtc="2026-07-01T22:03:00Z"/>
                      <w:sz w:val="14"/>
                      <w:szCs w:val="14"/>
                      <w:rPrChange w:id="5805" w:author="James, Christin (DCYF)" w:date="2026-07-01T15:08:00Z" w16du:dateUtc="2026-07-01T22:08:00Z">
                        <w:rPr>
                          <w:ins w:id="5806" w:author="James, Christin (DCYF)" w:date="2026-07-01T15:03:00Z" w16du:dateUtc="2026-07-01T22:03:00Z"/>
                          <w:sz w:val="12"/>
                          <w:szCs w:val="12"/>
                        </w:rPr>
                      </w:rPrChange>
                    </w:rPr>
                  </w:pPr>
                </w:p>
              </w:tc>
              <w:tc>
                <w:tcPr>
                  <w:tcW w:w="366" w:type="dxa"/>
                  <w:tcPrChange w:id="5807" w:author="James, Christin (DCYF)" w:date="2026-08-25T16:25:00Z">
                    <w:tcPr>
                      <w:tcW w:w="366" w:type="dxa"/>
                    </w:tcPr>
                  </w:tcPrChange>
                </w:tcPr>
                <w:p w14:paraId="3A7A9068" w14:textId="77777777" w:rsidR="009E06BF" w:rsidRPr="00971ACE" w:rsidRDefault="009E06BF">
                  <w:pPr>
                    <w:rPr>
                      <w:ins w:id="5808" w:author="James, Christin (DCYF)" w:date="2026-07-01T15:03:00Z" w16du:dateUtc="2026-07-01T22:03:00Z"/>
                      <w:sz w:val="14"/>
                      <w:szCs w:val="14"/>
                      <w:rPrChange w:id="5809" w:author="James, Christin (DCYF)" w:date="2026-07-01T15:08:00Z" w16du:dateUtc="2026-07-01T22:08:00Z">
                        <w:rPr>
                          <w:ins w:id="5810" w:author="James, Christin (DCYF)" w:date="2026-07-01T15:03:00Z" w16du:dateUtc="2026-07-01T22:03:00Z"/>
                          <w:sz w:val="12"/>
                          <w:szCs w:val="12"/>
                        </w:rPr>
                      </w:rPrChange>
                    </w:rPr>
                  </w:pPr>
                </w:p>
              </w:tc>
              <w:tc>
                <w:tcPr>
                  <w:tcW w:w="366" w:type="dxa"/>
                  <w:tcPrChange w:id="5811" w:author="James, Christin (DCYF)" w:date="2026-08-25T16:25:00Z">
                    <w:tcPr>
                      <w:tcW w:w="366" w:type="dxa"/>
                    </w:tcPr>
                  </w:tcPrChange>
                </w:tcPr>
                <w:p w14:paraId="0B02C864" w14:textId="77777777" w:rsidR="009E06BF" w:rsidRPr="00971ACE" w:rsidRDefault="009E06BF">
                  <w:pPr>
                    <w:rPr>
                      <w:ins w:id="5812" w:author="James, Christin (DCYF)" w:date="2026-07-01T15:03:00Z" w16du:dateUtc="2026-07-01T22:03:00Z"/>
                      <w:sz w:val="14"/>
                      <w:szCs w:val="14"/>
                      <w:rPrChange w:id="5813" w:author="James, Christin (DCYF)" w:date="2026-07-01T15:08:00Z" w16du:dateUtc="2026-07-01T22:08:00Z">
                        <w:rPr>
                          <w:ins w:id="5814" w:author="James, Christin (DCYF)" w:date="2026-07-01T15:03:00Z" w16du:dateUtc="2026-07-01T22:03:00Z"/>
                          <w:sz w:val="12"/>
                          <w:szCs w:val="12"/>
                        </w:rPr>
                      </w:rPrChange>
                    </w:rPr>
                  </w:pPr>
                </w:p>
              </w:tc>
              <w:tc>
                <w:tcPr>
                  <w:tcW w:w="366" w:type="dxa"/>
                  <w:tcPrChange w:id="5815" w:author="James, Christin (DCYF)" w:date="2026-08-25T16:25:00Z">
                    <w:tcPr>
                      <w:tcW w:w="366" w:type="dxa"/>
                    </w:tcPr>
                  </w:tcPrChange>
                </w:tcPr>
                <w:p w14:paraId="04CE594E" w14:textId="77777777" w:rsidR="009E06BF" w:rsidRPr="00971ACE" w:rsidRDefault="009E06BF">
                  <w:pPr>
                    <w:rPr>
                      <w:ins w:id="5816" w:author="James, Christin (DCYF)" w:date="2026-07-01T15:03:00Z" w16du:dateUtc="2026-07-01T22:03:00Z"/>
                      <w:sz w:val="14"/>
                      <w:szCs w:val="14"/>
                      <w:rPrChange w:id="5817" w:author="James, Christin (DCYF)" w:date="2026-07-01T15:08:00Z" w16du:dateUtc="2026-07-01T22:08:00Z">
                        <w:rPr>
                          <w:ins w:id="5818" w:author="James, Christin (DCYF)" w:date="2026-07-01T15:03:00Z" w16du:dateUtc="2026-07-01T22:03:00Z"/>
                          <w:sz w:val="12"/>
                          <w:szCs w:val="12"/>
                        </w:rPr>
                      </w:rPrChange>
                    </w:rPr>
                  </w:pPr>
                  <w:ins w:id="5819" w:author="James, Christin (DCYF)" w:date="2026-07-01T15:03:00Z" w16du:dateUtc="2026-07-01T22:03:00Z">
                    <w:r w:rsidRPr="00971ACE">
                      <w:rPr>
                        <w:sz w:val="14"/>
                        <w:szCs w:val="14"/>
                        <w:rPrChange w:id="5820" w:author="James, Christin (DCYF)" w:date="2026-07-01T15:08:00Z" w16du:dateUtc="2026-07-01T22:08:00Z">
                          <w:rPr>
                            <w:sz w:val="12"/>
                            <w:szCs w:val="12"/>
                          </w:rPr>
                        </w:rPrChange>
                      </w:rPr>
                      <w:t>1</w:t>
                    </w:r>
                  </w:ins>
                </w:p>
              </w:tc>
              <w:tc>
                <w:tcPr>
                  <w:tcW w:w="366" w:type="dxa"/>
                  <w:tcPrChange w:id="5821" w:author="James, Christin (DCYF)" w:date="2026-08-25T16:25:00Z">
                    <w:tcPr>
                      <w:tcW w:w="366" w:type="dxa"/>
                    </w:tcPr>
                  </w:tcPrChange>
                </w:tcPr>
                <w:p w14:paraId="7B44C8EB" w14:textId="77777777" w:rsidR="009E06BF" w:rsidRPr="00971ACE" w:rsidRDefault="009E06BF">
                  <w:pPr>
                    <w:rPr>
                      <w:ins w:id="5822" w:author="James, Christin (DCYF)" w:date="2026-07-01T15:03:00Z" w16du:dateUtc="2026-07-01T22:03:00Z"/>
                      <w:sz w:val="14"/>
                      <w:szCs w:val="14"/>
                      <w:rPrChange w:id="5823" w:author="James, Christin (DCYF)" w:date="2026-07-01T15:08:00Z" w16du:dateUtc="2026-07-01T22:08:00Z">
                        <w:rPr>
                          <w:ins w:id="5824" w:author="James, Christin (DCYF)" w:date="2026-07-01T15:03:00Z" w16du:dateUtc="2026-07-01T22:03:00Z"/>
                          <w:sz w:val="12"/>
                          <w:szCs w:val="12"/>
                        </w:rPr>
                      </w:rPrChange>
                    </w:rPr>
                  </w:pPr>
                  <w:ins w:id="5825" w:author="James, Christin (DCYF)" w:date="2026-07-01T15:03:00Z" w16du:dateUtc="2026-07-01T22:03:00Z">
                    <w:r w:rsidRPr="00971ACE">
                      <w:rPr>
                        <w:sz w:val="14"/>
                        <w:szCs w:val="14"/>
                        <w:rPrChange w:id="5826" w:author="James, Christin (DCYF)" w:date="2026-07-01T15:08:00Z" w16du:dateUtc="2026-07-01T22:08:00Z">
                          <w:rPr>
                            <w:sz w:val="12"/>
                            <w:szCs w:val="12"/>
                          </w:rPr>
                        </w:rPrChange>
                      </w:rPr>
                      <w:t>2</w:t>
                    </w:r>
                  </w:ins>
                </w:p>
              </w:tc>
              <w:tc>
                <w:tcPr>
                  <w:tcW w:w="366" w:type="dxa"/>
                  <w:tcPrChange w:id="5827" w:author="James, Christin (DCYF)" w:date="2026-08-25T16:25:00Z">
                    <w:tcPr>
                      <w:tcW w:w="366" w:type="dxa"/>
                    </w:tcPr>
                  </w:tcPrChange>
                </w:tcPr>
                <w:p w14:paraId="18DCD96F" w14:textId="77777777" w:rsidR="009E06BF" w:rsidRPr="00971ACE" w:rsidRDefault="009E06BF">
                  <w:pPr>
                    <w:rPr>
                      <w:ins w:id="5828" w:author="James, Christin (DCYF)" w:date="2026-07-01T15:03:00Z" w16du:dateUtc="2026-07-01T22:03:00Z"/>
                      <w:sz w:val="14"/>
                      <w:szCs w:val="14"/>
                      <w:rPrChange w:id="5829" w:author="James, Christin (DCYF)" w:date="2026-07-01T15:08:00Z" w16du:dateUtc="2026-07-01T22:08:00Z">
                        <w:rPr>
                          <w:ins w:id="5830" w:author="James, Christin (DCYF)" w:date="2026-07-01T15:03:00Z" w16du:dateUtc="2026-07-01T22:03:00Z"/>
                          <w:sz w:val="12"/>
                          <w:szCs w:val="12"/>
                        </w:rPr>
                      </w:rPrChange>
                    </w:rPr>
                  </w:pPr>
                  <w:ins w:id="5831" w:author="James, Christin (DCYF)" w:date="2026-07-01T15:03:00Z" w16du:dateUtc="2026-07-01T22:03:00Z">
                    <w:r w:rsidRPr="00971ACE">
                      <w:rPr>
                        <w:sz w:val="14"/>
                        <w:szCs w:val="14"/>
                        <w:rPrChange w:id="5832" w:author="James, Christin (DCYF)" w:date="2026-07-01T15:08:00Z" w16du:dateUtc="2026-07-01T22:08:00Z">
                          <w:rPr>
                            <w:sz w:val="12"/>
                            <w:szCs w:val="12"/>
                          </w:rPr>
                        </w:rPrChange>
                      </w:rPr>
                      <w:t>3</w:t>
                    </w:r>
                  </w:ins>
                </w:p>
              </w:tc>
              <w:tc>
                <w:tcPr>
                  <w:tcW w:w="345" w:type="dxa"/>
                  <w:tcPrChange w:id="5833" w:author="James, Christin (DCYF)" w:date="2026-08-25T16:25:00Z">
                    <w:tcPr>
                      <w:tcW w:w="366" w:type="dxa"/>
                      <w:gridSpan w:val="2"/>
                    </w:tcPr>
                  </w:tcPrChange>
                </w:tcPr>
                <w:p w14:paraId="6B8E26C0" w14:textId="77777777" w:rsidR="009E06BF" w:rsidRPr="00971ACE" w:rsidRDefault="009E06BF">
                  <w:pPr>
                    <w:rPr>
                      <w:ins w:id="5834" w:author="James, Christin (DCYF)" w:date="2026-07-01T15:03:00Z" w16du:dateUtc="2026-07-01T22:03:00Z"/>
                      <w:sz w:val="14"/>
                      <w:szCs w:val="14"/>
                      <w:rPrChange w:id="5835" w:author="James, Christin (DCYF)" w:date="2026-07-01T15:08:00Z" w16du:dateUtc="2026-07-01T22:08:00Z">
                        <w:rPr>
                          <w:ins w:id="5836" w:author="James, Christin (DCYF)" w:date="2026-07-01T15:03:00Z" w16du:dateUtc="2026-07-01T22:03:00Z"/>
                          <w:sz w:val="12"/>
                          <w:szCs w:val="12"/>
                        </w:rPr>
                      </w:rPrChange>
                    </w:rPr>
                  </w:pPr>
                  <w:ins w:id="5837" w:author="James, Christin (DCYF)" w:date="2026-07-01T15:03:00Z" w16du:dateUtc="2026-07-01T22:03:00Z">
                    <w:r w:rsidRPr="00971ACE">
                      <w:rPr>
                        <w:sz w:val="14"/>
                        <w:szCs w:val="14"/>
                        <w:rPrChange w:id="5838" w:author="James, Christin (DCYF)" w:date="2026-07-01T15:08:00Z" w16du:dateUtc="2026-07-01T22:08:00Z">
                          <w:rPr>
                            <w:sz w:val="12"/>
                            <w:szCs w:val="12"/>
                          </w:rPr>
                        </w:rPrChange>
                      </w:rPr>
                      <w:t>4</w:t>
                    </w:r>
                  </w:ins>
                </w:p>
              </w:tc>
            </w:tr>
            <w:tr w:rsidR="009E06BF" w:rsidRPr="00971ACE" w14:paraId="31F156FE" w14:textId="77777777" w:rsidTr="23F26365">
              <w:trPr>
                <w:trHeight w:val="300"/>
                <w:ins w:id="5839" w:author="James, Christin (DCYF)" w:date="2026-07-01T15:03:00Z"/>
                <w:trPrChange w:id="5840" w:author="James, Christin (DCYF)" w:date="2026-08-25T16:25:00Z">
                  <w:trPr>
                    <w:trHeight w:val="300"/>
                  </w:trPr>
                </w:trPrChange>
              </w:trPr>
              <w:tc>
                <w:tcPr>
                  <w:tcW w:w="366" w:type="dxa"/>
                  <w:tcPrChange w:id="5841" w:author="James, Christin (DCYF)" w:date="2026-08-25T16:25:00Z">
                    <w:tcPr>
                      <w:tcW w:w="366" w:type="dxa"/>
                    </w:tcPr>
                  </w:tcPrChange>
                </w:tcPr>
                <w:p w14:paraId="6B262ABC" w14:textId="77777777" w:rsidR="009E06BF" w:rsidRPr="00971ACE" w:rsidRDefault="009E06BF">
                  <w:pPr>
                    <w:rPr>
                      <w:ins w:id="5842" w:author="James, Christin (DCYF)" w:date="2026-07-01T15:03:00Z" w16du:dateUtc="2026-07-01T22:03:00Z"/>
                      <w:sz w:val="14"/>
                      <w:szCs w:val="14"/>
                      <w:rPrChange w:id="5843" w:author="James, Christin (DCYF)" w:date="2026-07-01T15:08:00Z" w16du:dateUtc="2026-07-01T22:08:00Z">
                        <w:rPr>
                          <w:ins w:id="5844" w:author="James, Christin (DCYF)" w:date="2026-07-01T15:03:00Z" w16du:dateUtc="2026-07-01T22:03:00Z"/>
                          <w:sz w:val="12"/>
                          <w:szCs w:val="12"/>
                        </w:rPr>
                      </w:rPrChange>
                    </w:rPr>
                  </w:pPr>
                  <w:ins w:id="5845" w:author="James, Christin (DCYF)" w:date="2026-07-01T15:03:00Z" w16du:dateUtc="2026-07-01T22:03:00Z">
                    <w:r w:rsidRPr="00971ACE">
                      <w:rPr>
                        <w:sz w:val="14"/>
                        <w:szCs w:val="14"/>
                        <w:rPrChange w:id="5846" w:author="James, Christin (DCYF)" w:date="2026-07-01T15:08:00Z" w16du:dateUtc="2026-07-01T22:08:00Z">
                          <w:rPr>
                            <w:sz w:val="12"/>
                            <w:szCs w:val="12"/>
                          </w:rPr>
                        </w:rPrChange>
                      </w:rPr>
                      <w:t>5</w:t>
                    </w:r>
                  </w:ins>
                </w:p>
              </w:tc>
              <w:tc>
                <w:tcPr>
                  <w:tcW w:w="366" w:type="dxa"/>
                  <w:tcPrChange w:id="5847" w:author="James, Christin (DCYF)" w:date="2026-08-25T16:25:00Z">
                    <w:tcPr>
                      <w:tcW w:w="366" w:type="dxa"/>
                    </w:tcPr>
                  </w:tcPrChange>
                </w:tcPr>
                <w:p w14:paraId="32424EA8" w14:textId="77777777" w:rsidR="009E06BF" w:rsidRPr="00971ACE" w:rsidRDefault="009E06BF">
                  <w:pPr>
                    <w:rPr>
                      <w:ins w:id="5848" w:author="James, Christin (DCYF)" w:date="2026-07-01T15:03:00Z" w16du:dateUtc="2026-07-01T22:03:00Z"/>
                      <w:sz w:val="14"/>
                      <w:szCs w:val="14"/>
                      <w:rPrChange w:id="5849" w:author="James, Christin (DCYF)" w:date="2026-07-01T15:08:00Z" w16du:dateUtc="2026-07-01T22:08:00Z">
                        <w:rPr>
                          <w:ins w:id="5850" w:author="James, Christin (DCYF)" w:date="2026-07-01T15:03:00Z" w16du:dateUtc="2026-07-01T22:03:00Z"/>
                          <w:sz w:val="12"/>
                          <w:szCs w:val="12"/>
                        </w:rPr>
                      </w:rPrChange>
                    </w:rPr>
                  </w:pPr>
                  <w:ins w:id="5851" w:author="James, Christin (DCYF)" w:date="2026-07-01T15:03:00Z" w16du:dateUtc="2026-07-01T22:03:00Z">
                    <w:r w:rsidRPr="00971ACE">
                      <w:rPr>
                        <w:sz w:val="14"/>
                        <w:szCs w:val="14"/>
                        <w:rPrChange w:id="5852" w:author="James, Christin (DCYF)" w:date="2026-07-01T15:08:00Z" w16du:dateUtc="2026-07-01T22:08:00Z">
                          <w:rPr>
                            <w:sz w:val="12"/>
                            <w:szCs w:val="12"/>
                          </w:rPr>
                        </w:rPrChange>
                      </w:rPr>
                      <w:t>6</w:t>
                    </w:r>
                  </w:ins>
                </w:p>
              </w:tc>
              <w:tc>
                <w:tcPr>
                  <w:tcW w:w="366" w:type="dxa"/>
                  <w:tcPrChange w:id="5853" w:author="James, Christin (DCYF)" w:date="2026-08-25T16:25:00Z">
                    <w:tcPr>
                      <w:tcW w:w="366" w:type="dxa"/>
                    </w:tcPr>
                  </w:tcPrChange>
                </w:tcPr>
                <w:p w14:paraId="34D04D49" w14:textId="77777777" w:rsidR="009E06BF" w:rsidRPr="00971ACE" w:rsidRDefault="009E06BF">
                  <w:pPr>
                    <w:rPr>
                      <w:ins w:id="5854" w:author="James, Christin (DCYF)" w:date="2026-07-01T15:03:00Z" w16du:dateUtc="2026-07-01T22:03:00Z"/>
                      <w:sz w:val="14"/>
                      <w:szCs w:val="14"/>
                      <w:rPrChange w:id="5855" w:author="James, Christin (DCYF)" w:date="2026-07-01T15:08:00Z" w16du:dateUtc="2026-07-01T22:08:00Z">
                        <w:rPr>
                          <w:ins w:id="5856" w:author="James, Christin (DCYF)" w:date="2026-07-01T15:03:00Z" w16du:dateUtc="2026-07-01T22:03:00Z"/>
                          <w:sz w:val="12"/>
                          <w:szCs w:val="12"/>
                        </w:rPr>
                      </w:rPrChange>
                    </w:rPr>
                  </w:pPr>
                  <w:ins w:id="5857" w:author="James, Christin (DCYF)" w:date="2026-07-01T15:03:00Z" w16du:dateUtc="2026-07-01T22:03:00Z">
                    <w:r w:rsidRPr="00971ACE">
                      <w:rPr>
                        <w:sz w:val="14"/>
                        <w:szCs w:val="14"/>
                        <w:rPrChange w:id="5858" w:author="James, Christin (DCYF)" w:date="2026-07-01T15:08:00Z" w16du:dateUtc="2026-07-01T22:08:00Z">
                          <w:rPr>
                            <w:sz w:val="12"/>
                            <w:szCs w:val="12"/>
                          </w:rPr>
                        </w:rPrChange>
                      </w:rPr>
                      <w:t>7</w:t>
                    </w:r>
                  </w:ins>
                </w:p>
              </w:tc>
              <w:tc>
                <w:tcPr>
                  <w:tcW w:w="366" w:type="dxa"/>
                  <w:tcPrChange w:id="5859" w:author="James, Christin (DCYF)" w:date="2026-08-25T16:25:00Z">
                    <w:tcPr>
                      <w:tcW w:w="366" w:type="dxa"/>
                    </w:tcPr>
                  </w:tcPrChange>
                </w:tcPr>
                <w:p w14:paraId="3631C396" w14:textId="77777777" w:rsidR="009E06BF" w:rsidRPr="00971ACE" w:rsidRDefault="009E06BF">
                  <w:pPr>
                    <w:rPr>
                      <w:ins w:id="5860" w:author="James, Christin (DCYF)" w:date="2026-07-01T15:03:00Z" w16du:dateUtc="2026-07-01T22:03:00Z"/>
                      <w:sz w:val="14"/>
                      <w:szCs w:val="14"/>
                      <w:rPrChange w:id="5861" w:author="James, Christin (DCYF)" w:date="2026-07-01T15:08:00Z" w16du:dateUtc="2026-07-01T22:08:00Z">
                        <w:rPr>
                          <w:ins w:id="5862" w:author="James, Christin (DCYF)" w:date="2026-07-01T15:03:00Z" w16du:dateUtc="2026-07-01T22:03:00Z"/>
                          <w:sz w:val="12"/>
                          <w:szCs w:val="12"/>
                        </w:rPr>
                      </w:rPrChange>
                    </w:rPr>
                  </w:pPr>
                  <w:ins w:id="5863" w:author="James, Christin (DCYF)" w:date="2026-07-01T15:03:00Z" w16du:dateUtc="2026-07-01T22:03:00Z">
                    <w:r w:rsidRPr="00971ACE">
                      <w:rPr>
                        <w:sz w:val="14"/>
                        <w:szCs w:val="14"/>
                        <w:rPrChange w:id="5864" w:author="James, Christin (DCYF)" w:date="2026-07-01T15:08:00Z" w16du:dateUtc="2026-07-01T22:08:00Z">
                          <w:rPr>
                            <w:sz w:val="12"/>
                            <w:szCs w:val="12"/>
                          </w:rPr>
                        </w:rPrChange>
                      </w:rPr>
                      <w:t>8</w:t>
                    </w:r>
                  </w:ins>
                </w:p>
              </w:tc>
              <w:tc>
                <w:tcPr>
                  <w:tcW w:w="366" w:type="dxa"/>
                  <w:tcPrChange w:id="5865" w:author="James, Christin (DCYF)" w:date="2026-08-25T16:25:00Z">
                    <w:tcPr>
                      <w:tcW w:w="366" w:type="dxa"/>
                    </w:tcPr>
                  </w:tcPrChange>
                </w:tcPr>
                <w:p w14:paraId="2E2911B5" w14:textId="77777777" w:rsidR="009E06BF" w:rsidRPr="00971ACE" w:rsidRDefault="009E06BF">
                  <w:pPr>
                    <w:rPr>
                      <w:ins w:id="5866" w:author="James, Christin (DCYF)" w:date="2026-07-01T15:03:00Z" w16du:dateUtc="2026-07-01T22:03:00Z"/>
                      <w:sz w:val="14"/>
                      <w:szCs w:val="14"/>
                      <w:rPrChange w:id="5867" w:author="James, Christin (DCYF)" w:date="2026-07-01T15:08:00Z" w16du:dateUtc="2026-07-01T22:08:00Z">
                        <w:rPr>
                          <w:ins w:id="5868" w:author="James, Christin (DCYF)" w:date="2026-07-01T15:03:00Z" w16du:dateUtc="2026-07-01T22:03:00Z"/>
                          <w:sz w:val="12"/>
                          <w:szCs w:val="12"/>
                        </w:rPr>
                      </w:rPrChange>
                    </w:rPr>
                  </w:pPr>
                  <w:ins w:id="5869" w:author="James, Christin (DCYF)" w:date="2026-07-01T15:03:00Z" w16du:dateUtc="2026-07-01T22:03:00Z">
                    <w:r w:rsidRPr="00971ACE">
                      <w:rPr>
                        <w:sz w:val="14"/>
                        <w:szCs w:val="14"/>
                        <w:rPrChange w:id="5870" w:author="James, Christin (DCYF)" w:date="2026-07-01T15:08:00Z" w16du:dateUtc="2026-07-01T22:08:00Z">
                          <w:rPr>
                            <w:sz w:val="12"/>
                            <w:szCs w:val="12"/>
                          </w:rPr>
                        </w:rPrChange>
                      </w:rPr>
                      <w:t>9</w:t>
                    </w:r>
                  </w:ins>
                </w:p>
              </w:tc>
              <w:tc>
                <w:tcPr>
                  <w:tcW w:w="366" w:type="dxa"/>
                  <w:tcPrChange w:id="5871" w:author="James, Christin (DCYF)" w:date="2026-08-25T16:25:00Z">
                    <w:tcPr>
                      <w:tcW w:w="366" w:type="dxa"/>
                    </w:tcPr>
                  </w:tcPrChange>
                </w:tcPr>
                <w:p w14:paraId="789919C7" w14:textId="77777777" w:rsidR="009E06BF" w:rsidRPr="00971ACE" w:rsidRDefault="009E06BF">
                  <w:pPr>
                    <w:rPr>
                      <w:ins w:id="5872" w:author="James, Christin (DCYF)" w:date="2026-07-01T15:03:00Z" w16du:dateUtc="2026-07-01T22:03:00Z"/>
                      <w:sz w:val="14"/>
                      <w:szCs w:val="14"/>
                      <w:rPrChange w:id="5873" w:author="James, Christin (DCYF)" w:date="2026-07-01T15:08:00Z" w16du:dateUtc="2026-07-01T22:08:00Z">
                        <w:rPr>
                          <w:ins w:id="5874" w:author="James, Christin (DCYF)" w:date="2026-07-01T15:03:00Z" w16du:dateUtc="2026-07-01T22:03:00Z"/>
                          <w:sz w:val="12"/>
                          <w:szCs w:val="12"/>
                        </w:rPr>
                      </w:rPrChange>
                    </w:rPr>
                  </w:pPr>
                  <w:ins w:id="5875" w:author="James, Christin (DCYF)" w:date="2026-07-01T15:03:00Z" w16du:dateUtc="2026-07-01T22:03:00Z">
                    <w:r w:rsidRPr="00971ACE">
                      <w:rPr>
                        <w:sz w:val="14"/>
                        <w:szCs w:val="14"/>
                        <w:rPrChange w:id="5876" w:author="James, Christin (DCYF)" w:date="2026-07-01T15:08:00Z" w16du:dateUtc="2026-07-01T22:08:00Z">
                          <w:rPr>
                            <w:sz w:val="12"/>
                            <w:szCs w:val="12"/>
                          </w:rPr>
                        </w:rPrChange>
                      </w:rPr>
                      <w:t>10</w:t>
                    </w:r>
                  </w:ins>
                </w:p>
              </w:tc>
              <w:tc>
                <w:tcPr>
                  <w:tcW w:w="345" w:type="dxa"/>
                  <w:tcPrChange w:id="5877" w:author="James, Christin (DCYF)" w:date="2026-08-25T16:25:00Z">
                    <w:tcPr>
                      <w:tcW w:w="366" w:type="dxa"/>
                      <w:gridSpan w:val="2"/>
                    </w:tcPr>
                  </w:tcPrChange>
                </w:tcPr>
                <w:p w14:paraId="247EDD02" w14:textId="77777777" w:rsidR="009E06BF" w:rsidRPr="00971ACE" w:rsidRDefault="009E06BF">
                  <w:pPr>
                    <w:rPr>
                      <w:ins w:id="5878" w:author="James, Christin (DCYF)" w:date="2026-07-01T15:03:00Z" w16du:dateUtc="2026-07-01T22:03:00Z"/>
                      <w:sz w:val="14"/>
                      <w:szCs w:val="14"/>
                      <w:rPrChange w:id="5879" w:author="James, Christin (DCYF)" w:date="2026-07-01T15:08:00Z" w16du:dateUtc="2026-07-01T22:08:00Z">
                        <w:rPr>
                          <w:ins w:id="5880" w:author="James, Christin (DCYF)" w:date="2026-07-01T15:03:00Z" w16du:dateUtc="2026-07-01T22:03:00Z"/>
                          <w:sz w:val="12"/>
                          <w:szCs w:val="12"/>
                        </w:rPr>
                      </w:rPrChange>
                    </w:rPr>
                  </w:pPr>
                  <w:ins w:id="5881" w:author="James, Christin (DCYF)" w:date="2026-07-01T15:03:00Z" w16du:dateUtc="2026-07-01T22:03:00Z">
                    <w:r w:rsidRPr="00971ACE">
                      <w:rPr>
                        <w:sz w:val="14"/>
                        <w:szCs w:val="14"/>
                        <w:rPrChange w:id="5882" w:author="James, Christin (DCYF)" w:date="2026-07-01T15:08:00Z" w16du:dateUtc="2026-07-01T22:08:00Z">
                          <w:rPr>
                            <w:sz w:val="12"/>
                            <w:szCs w:val="12"/>
                          </w:rPr>
                        </w:rPrChange>
                      </w:rPr>
                      <w:t>11</w:t>
                    </w:r>
                  </w:ins>
                </w:p>
              </w:tc>
            </w:tr>
            <w:tr w:rsidR="009E06BF" w:rsidRPr="00971ACE" w14:paraId="31B32922" w14:textId="77777777" w:rsidTr="23F26365">
              <w:trPr>
                <w:trHeight w:val="300"/>
                <w:ins w:id="5883" w:author="James, Christin (DCYF)" w:date="2026-07-01T15:03:00Z"/>
                <w:trPrChange w:id="5884" w:author="James, Christin (DCYF)" w:date="2026-08-25T16:25:00Z">
                  <w:trPr>
                    <w:trHeight w:val="300"/>
                  </w:trPr>
                </w:trPrChange>
              </w:trPr>
              <w:tc>
                <w:tcPr>
                  <w:tcW w:w="366" w:type="dxa"/>
                  <w:tcPrChange w:id="5885" w:author="James, Christin (DCYF)" w:date="2026-08-25T16:25:00Z">
                    <w:tcPr>
                      <w:tcW w:w="366" w:type="dxa"/>
                    </w:tcPr>
                  </w:tcPrChange>
                </w:tcPr>
                <w:p w14:paraId="12A309C5" w14:textId="77777777" w:rsidR="009E06BF" w:rsidRPr="00971ACE" w:rsidRDefault="009E06BF">
                  <w:pPr>
                    <w:rPr>
                      <w:ins w:id="5886" w:author="James, Christin (DCYF)" w:date="2026-07-01T15:03:00Z" w16du:dateUtc="2026-07-01T22:03:00Z"/>
                      <w:sz w:val="14"/>
                      <w:szCs w:val="14"/>
                      <w:rPrChange w:id="5887" w:author="James, Christin (DCYF)" w:date="2026-07-01T15:08:00Z" w16du:dateUtc="2026-07-01T22:08:00Z">
                        <w:rPr>
                          <w:ins w:id="5888" w:author="James, Christin (DCYF)" w:date="2026-07-01T15:03:00Z" w16du:dateUtc="2026-07-01T22:03:00Z"/>
                          <w:sz w:val="12"/>
                          <w:szCs w:val="12"/>
                        </w:rPr>
                      </w:rPrChange>
                    </w:rPr>
                  </w:pPr>
                  <w:ins w:id="5889" w:author="James, Christin (DCYF)" w:date="2026-07-01T15:03:00Z" w16du:dateUtc="2026-07-01T22:03:00Z">
                    <w:r w:rsidRPr="00971ACE">
                      <w:rPr>
                        <w:sz w:val="14"/>
                        <w:szCs w:val="14"/>
                        <w:rPrChange w:id="5890" w:author="James, Christin (DCYF)" w:date="2026-07-01T15:08:00Z" w16du:dateUtc="2026-07-01T22:08:00Z">
                          <w:rPr>
                            <w:sz w:val="12"/>
                            <w:szCs w:val="12"/>
                          </w:rPr>
                        </w:rPrChange>
                      </w:rPr>
                      <w:t>12</w:t>
                    </w:r>
                  </w:ins>
                </w:p>
              </w:tc>
              <w:tc>
                <w:tcPr>
                  <w:tcW w:w="366" w:type="dxa"/>
                  <w:tcPrChange w:id="5891" w:author="James, Christin (DCYF)" w:date="2026-08-25T16:25:00Z">
                    <w:tcPr>
                      <w:tcW w:w="366" w:type="dxa"/>
                    </w:tcPr>
                  </w:tcPrChange>
                </w:tcPr>
                <w:p w14:paraId="13BA8696" w14:textId="77777777" w:rsidR="009E06BF" w:rsidRPr="00971ACE" w:rsidRDefault="009E06BF">
                  <w:pPr>
                    <w:rPr>
                      <w:ins w:id="5892" w:author="James, Christin (DCYF)" w:date="2026-07-01T15:03:00Z" w16du:dateUtc="2026-07-01T22:03:00Z"/>
                      <w:sz w:val="14"/>
                      <w:szCs w:val="14"/>
                      <w:rPrChange w:id="5893" w:author="James, Christin (DCYF)" w:date="2026-07-01T15:08:00Z" w16du:dateUtc="2026-07-01T22:08:00Z">
                        <w:rPr>
                          <w:ins w:id="5894" w:author="James, Christin (DCYF)" w:date="2026-07-01T15:03:00Z" w16du:dateUtc="2026-07-01T22:03:00Z"/>
                          <w:sz w:val="12"/>
                          <w:szCs w:val="12"/>
                        </w:rPr>
                      </w:rPrChange>
                    </w:rPr>
                  </w:pPr>
                  <w:ins w:id="5895" w:author="James, Christin (DCYF)" w:date="2026-07-01T15:03:00Z" w16du:dateUtc="2026-07-01T22:03:00Z">
                    <w:r w:rsidRPr="00971ACE">
                      <w:rPr>
                        <w:sz w:val="14"/>
                        <w:szCs w:val="14"/>
                        <w:rPrChange w:id="5896" w:author="James, Christin (DCYF)" w:date="2026-07-01T15:08:00Z" w16du:dateUtc="2026-07-01T22:08:00Z">
                          <w:rPr>
                            <w:sz w:val="12"/>
                            <w:szCs w:val="12"/>
                          </w:rPr>
                        </w:rPrChange>
                      </w:rPr>
                      <w:t>13</w:t>
                    </w:r>
                  </w:ins>
                </w:p>
              </w:tc>
              <w:tc>
                <w:tcPr>
                  <w:tcW w:w="366" w:type="dxa"/>
                  <w:tcPrChange w:id="5897" w:author="James, Christin (DCYF)" w:date="2026-08-25T16:25:00Z">
                    <w:tcPr>
                      <w:tcW w:w="366" w:type="dxa"/>
                    </w:tcPr>
                  </w:tcPrChange>
                </w:tcPr>
                <w:p w14:paraId="75C9EEEC" w14:textId="77777777" w:rsidR="009E06BF" w:rsidRPr="00971ACE" w:rsidRDefault="009E06BF">
                  <w:pPr>
                    <w:rPr>
                      <w:ins w:id="5898" w:author="James, Christin (DCYF)" w:date="2026-07-01T15:03:00Z" w16du:dateUtc="2026-07-01T22:03:00Z"/>
                      <w:sz w:val="14"/>
                      <w:szCs w:val="14"/>
                      <w:rPrChange w:id="5899" w:author="James, Christin (DCYF)" w:date="2026-07-01T15:08:00Z" w16du:dateUtc="2026-07-01T22:08:00Z">
                        <w:rPr>
                          <w:ins w:id="5900" w:author="James, Christin (DCYF)" w:date="2026-07-01T15:03:00Z" w16du:dateUtc="2026-07-01T22:03:00Z"/>
                          <w:sz w:val="12"/>
                          <w:szCs w:val="12"/>
                        </w:rPr>
                      </w:rPrChange>
                    </w:rPr>
                  </w:pPr>
                  <w:ins w:id="5901" w:author="James, Christin (DCYF)" w:date="2026-07-01T15:03:00Z" w16du:dateUtc="2026-07-01T22:03:00Z">
                    <w:r w:rsidRPr="00971ACE">
                      <w:rPr>
                        <w:sz w:val="14"/>
                        <w:szCs w:val="14"/>
                        <w:rPrChange w:id="5902" w:author="James, Christin (DCYF)" w:date="2026-07-01T15:08:00Z" w16du:dateUtc="2026-07-01T22:08:00Z">
                          <w:rPr>
                            <w:sz w:val="12"/>
                            <w:szCs w:val="12"/>
                          </w:rPr>
                        </w:rPrChange>
                      </w:rPr>
                      <w:t>14</w:t>
                    </w:r>
                  </w:ins>
                </w:p>
              </w:tc>
              <w:tc>
                <w:tcPr>
                  <w:tcW w:w="366" w:type="dxa"/>
                  <w:tcPrChange w:id="5903" w:author="James, Christin (DCYF)" w:date="2026-08-25T16:25:00Z">
                    <w:tcPr>
                      <w:tcW w:w="366" w:type="dxa"/>
                    </w:tcPr>
                  </w:tcPrChange>
                </w:tcPr>
                <w:p w14:paraId="5EDFCA0B" w14:textId="77777777" w:rsidR="009E06BF" w:rsidRPr="00971ACE" w:rsidRDefault="009E06BF">
                  <w:pPr>
                    <w:rPr>
                      <w:ins w:id="5904" w:author="James, Christin (DCYF)" w:date="2026-07-01T15:03:00Z" w16du:dateUtc="2026-07-01T22:03:00Z"/>
                      <w:sz w:val="14"/>
                      <w:szCs w:val="14"/>
                      <w:rPrChange w:id="5905" w:author="James, Christin (DCYF)" w:date="2026-07-01T15:08:00Z" w16du:dateUtc="2026-07-01T22:08:00Z">
                        <w:rPr>
                          <w:ins w:id="5906" w:author="James, Christin (DCYF)" w:date="2026-07-01T15:03:00Z" w16du:dateUtc="2026-07-01T22:03:00Z"/>
                          <w:sz w:val="12"/>
                          <w:szCs w:val="12"/>
                        </w:rPr>
                      </w:rPrChange>
                    </w:rPr>
                  </w:pPr>
                  <w:ins w:id="5907" w:author="James, Christin (DCYF)" w:date="2026-07-01T15:03:00Z" w16du:dateUtc="2026-07-01T22:03:00Z">
                    <w:r w:rsidRPr="00971ACE">
                      <w:rPr>
                        <w:sz w:val="14"/>
                        <w:szCs w:val="14"/>
                        <w:rPrChange w:id="5908" w:author="James, Christin (DCYF)" w:date="2026-07-01T15:08:00Z" w16du:dateUtc="2026-07-01T22:08:00Z">
                          <w:rPr>
                            <w:sz w:val="12"/>
                            <w:szCs w:val="12"/>
                          </w:rPr>
                        </w:rPrChange>
                      </w:rPr>
                      <w:t>15</w:t>
                    </w:r>
                  </w:ins>
                </w:p>
              </w:tc>
              <w:tc>
                <w:tcPr>
                  <w:tcW w:w="366" w:type="dxa"/>
                  <w:tcPrChange w:id="5909" w:author="James, Christin (DCYF)" w:date="2026-08-25T16:25:00Z">
                    <w:tcPr>
                      <w:tcW w:w="366" w:type="dxa"/>
                    </w:tcPr>
                  </w:tcPrChange>
                </w:tcPr>
                <w:p w14:paraId="4A570101" w14:textId="77777777" w:rsidR="009E06BF" w:rsidRPr="00971ACE" w:rsidRDefault="009E06BF">
                  <w:pPr>
                    <w:rPr>
                      <w:ins w:id="5910" w:author="James, Christin (DCYF)" w:date="2026-07-01T15:03:00Z" w16du:dateUtc="2026-07-01T22:03:00Z"/>
                      <w:sz w:val="14"/>
                      <w:szCs w:val="14"/>
                      <w:rPrChange w:id="5911" w:author="James, Christin (DCYF)" w:date="2026-07-01T15:08:00Z" w16du:dateUtc="2026-07-01T22:08:00Z">
                        <w:rPr>
                          <w:ins w:id="5912" w:author="James, Christin (DCYF)" w:date="2026-07-01T15:03:00Z" w16du:dateUtc="2026-07-01T22:03:00Z"/>
                          <w:sz w:val="12"/>
                          <w:szCs w:val="12"/>
                        </w:rPr>
                      </w:rPrChange>
                    </w:rPr>
                  </w:pPr>
                  <w:ins w:id="5913" w:author="James, Christin (DCYF)" w:date="2026-07-01T15:03:00Z" w16du:dateUtc="2026-07-01T22:03:00Z">
                    <w:r w:rsidRPr="00971ACE">
                      <w:rPr>
                        <w:sz w:val="14"/>
                        <w:szCs w:val="14"/>
                        <w:rPrChange w:id="5914" w:author="James, Christin (DCYF)" w:date="2026-07-01T15:08:00Z" w16du:dateUtc="2026-07-01T22:08:00Z">
                          <w:rPr>
                            <w:sz w:val="12"/>
                            <w:szCs w:val="12"/>
                          </w:rPr>
                        </w:rPrChange>
                      </w:rPr>
                      <w:t>16</w:t>
                    </w:r>
                  </w:ins>
                </w:p>
              </w:tc>
              <w:tc>
                <w:tcPr>
                  <w:tcW w:w="366" w:type="dxa"/>
                  <w:tcPrChange w:id="5915" w:author="James, Christin (DCYF)" w:date="2026-08-25T16:25:00Z">
                    <w:tcPr>
                      <w:tcW w:w="366" w:type="dxa"/>
                    </w:tcPr>
                  </w:tcPrChange>
                </w:tcPr>
                <w:p w14:paraId="06CE6A9E" w14:textId="77777777" w:rsidR="009E06BF" w:rsidRPr="00971ACE" w:rsidRDefault="009E06BF">
                  <w:pPr>
                    <w:rPr>
                      <w:ins w:id="5916" w:author="James, Christin (DCYF)" w:date="2026-07-01T15:03:00Z" w16du:dateUtc="2026-07-01T22:03:00Z"/>
                      <w:sz w:val="14"/>
                      <w:szCs w:val="14"/>
                      <w:rPrChange w:id="5917" w:author="James, Christin (DCYF)" w:date="2026-07-01T15:08:00Z" w16du:dateUtc="2026-07-01T22:08:00Z">
                        <w:rPr>
                          <w:ins w:id="5918" w:author="James, Christin (DCYF)" w:date="2026-07-01T15:03:00Z" w16du:dateUtc="2026-07-01T22:03:00Z"/>
                          <w:sz w:val="12"/>
                          <w:szCs w:val="12"/>
                        </w:rPr>
                      </w:rPrChange>
                    </w:rPr>
                  </w:pPr>
                  <w:ins w:id="5919" w:author="James, Christin (DCYF)" w:date="2026-07-01T15:03:00Z" w16du:dateUtc="2026-07-01T22:03:00Z">
                    <w:r w:rsidRPr="00971ACE">
                      <w:rPr>
                        <w:sz w:val="14"/>
                        <w:szCs w:val="14"/>
                        <w:rPrChange w:id="5920" w:author="James, Christin (DCYF)" w:date="2026-07-01T15:08:00Z" w16du:dateUtc="2026-07-01T22:08:00Z">
                          <w:rPr>
                            <w:sz w:val="12"/>
                            <w:szCs w:val="12"/>
                          </w:rPr>
                        </w:rPrChange>
                      </w:rPr>
                      <w:t>17</w:t>
                    </w:r>
                  </w:ins>
                </w:p>
              </w:tc>
              <w:tc>
                <w:tcPr>
                  <w:tcW w:w="345" w:type="dxa"/>
                  <w:tcPrChange w:id="5921" w:author="James, Christin (DCYF)" w:date="2026-08-25T16:25:00Z">
                    <w:tcPr>
                      <w:tcW w:w="366" w:type="dxa"/>
                      <w:gridSpan w:val="2"/>
                    </w:tcPr>
                  </w:tcPrChange>
                </w:tcPr>
                <w:p w14:paraId="37DCEE6A" w14:textId="77777777" w:rsidR="009E06BF" w:rsidRPr="00971ACE" w:rsidRDefault="009E06BF">
                  <w:pPr>
                    <w:rPr>
                      <w:ins w:id="5922" w:author="James, Christin (DCYF)" w:date="2026-07-01T15:03:00Z" w16du:dateUtc="2026-07-01T22:03:00Z"/>
                      <w:sz w:val="14"/>
                      <w:szCs w:val="14"/>
                      <w:rPrChange w:id="5923" w:author="James, Christin (DCYF)" w:date="2026-07-01T15:08:00Z" w16du:dateUtc="2026-07-01T22:08:00Z">
                        <w:rPr>
                          <w:ins w:id="5924" w:author="James, Christin (DCYF)" w:date="2026-07-01T15:03:00Z" w16du:dateUtc="2026-07-01T22:03:00Z"/>
                          <w:sz w:val="12"/>
                          <w:szCs w:val="12"/>
                        </w:rPr>
                      </w:rPrChange>
                    </w:rPr>
                  </w:pPr>
                  <w:ins w:id="5925" w:author="James, Christin (DCYF)" w:date="2026-07-01T15:03:00Z" w16du:dateUtc="2026-07-01T22:03:00Z">
                    <w:r w:rsidRPr="00971ACE">
                      <w:rPr>
                        <w:sz w:val="14"/>
                        <w:szCs w:val="14"/>
                        <w:rPrChange w:id="5926" w:author="James, Christin (DCYF)" w:date="2026-07-01T15:08:00Z" w16du:dateUtc="2026-07-01T22:08:00Z">
                          <w:rPr>
                            <w:sz w:val="12"/>
                            <w:szCs w:val="12"/>
                          </w:rPr>
                        </w:rPrChange>
                      </w:rPr>
                      <w:t>18</w:t>
                    </w:r>
                  </w:ins>
                </w:p>
              </w:tc>
            </w:tr>
            <w:tr w:rsidR="009E06BF" w:rsidRPr="00971ACE" w14:paraId="7C28002B" w14:textId="77777777" w:rsidTr="23F26365">
              <w:trPr>
                <w:trHeight w:val="300"/>
                <w:ins w:id="5927" w:author="James, Christin (DCYF)" w:date="2026-07-01T15:03:00Z"/>
                <w:trPrChange w:id="5928" w:author="James, Christin (DCYF)" w:date="2026-08-25T16:25:00Z">
                  <w:trPr>
                    <w:trHeight w:val="300"/>
                  </w:trPr>
                </w:trPrChange>
              </w:trPr>
              <w:tc>
                <w:tcPr>
                  <w:tcW w:w="366" w:type="dxa"/>
                  <w:tcPrChange w:id="5929" w:author="James, Christin (DCYF)" w:date="2026-08-25T16:25:00Z">
                    <w:tcPr>
                      <w:tcW w:w="366" w:type="dxa"/>
                    </w:tcPr>
                  </w:tcPrChange>
                </w:tcPr>
                <w:p w14:paraId="413DC1E9" w14:textId="77777777" w:rsidR="009E06BF" w:rsidRPr="00971ACE" w:rsidRDefault="009E06BF">
                  <w:pPr>
                    <w:rPr>
                      <w:ins w:id="5930" w:author="James, Christin (DCYF)" w:date="2026-07-01T15:03:00Z" w16du:dateUtc="2026-07-01T22:03:00Z"/>
                      <w:sz w:val="14"/>
                      <w:szCs w:val="14"/>
                      <w:rPrChange w:id="5931" w:author="James, Christin (DCYF)" w:date="2026-07-01T15:08:00Z" w16du:dateUtc="2026-07-01T22:08:00Z">
                        <w:rPr>
                          <w:ins w:id="5932" w:author="James, Christin (DCYF)" w:date="2026-07-01T15:03:00Z" w16du:dateUtc="2026-07-01T22:03:00Z"/>
                          <w:sz w:val="12"/>
                          <w:szCs w:val="12"/>
                        </w:rPr>
                      </w:rPrChange>
                    </w:rPr>
                  </w:pPr>
                  <w:ins w:id="5933" w:author="James, Christin (DCYF)" w:date="2026-07-01T15:03:00Z" w16du:dateUtc="2026-07-01T22:03:00Z">
                    <w:r w:rsidRPr="00971ACE">
                      <w:rPr>
                        <w:sz w:val="14"/>
                        <w:szCs w:val="14"/>
                        <w:rPrChange w:id="5934" w:author="James, Christin (DCYF)" w:date="2026-07-01T15:08:00Z" w16du:dateUtc="2026-07-01T22:08:00Z">
                          <w:rPr>
                            <w:sz w:val="12"/>
                            <w:szCs w:val="12"/>
                          </w:rPr>
                        </w:rPrChange>
                      </w:rPr>
                      <w:t>19</w:t>
                    </w:r>
                  </w:ins>
                </w:p>
              </w:tc>
              <w:tc>
                <w:tcPr>
                  <w:tcW w:w="366" w:type="dxa"/>
                  <w:tcPrChange w:id="5935" w:author="James, Christin (DCYF)" w:date="2026-08-25T16:25:00Z">
                    <w:tcPr>
                      <w:tcW w:w="366" w:type="dxa"/>
                    </w:tcPr>
                  </w:tcPrChange>
                </w:tcPr>
                <w:p w14:paraId="7944E933" w14:textId="77777777" w:rsidR="009E06BF" w:rsidRPr="00971ACE" w:rsidRDefault="009E06BF">
                  <w:pPr>
                    <w:rPr>
                      <w:ins w:id="5936" w:author="James, Christin (DCYF)" w:date="2026-07-01T15:03:00Z" w16du:dateUtc="2026-07-01T22:03:00Z"/>
                      <w:sz w:val="14"/>
                      <w:szCs w:val="14"/>
                      <w:rPrChange w:id="5937" w:author="James, Christin (DCYF)" w:date="2026-07-01T15:08:00Z" w16du:dateUtc="2026-07-01T22:08:00Z">
                        <w:rPr>
                          <w:ins w:id="5938" w:author="James, Christin (DCYF)" w:date="2026-07-01T15:03:00Z" w16du:dateUtc="2026-07-01T22:03:00Z"/>
                          <w:sz w:val="12"/>
                          <w:szCs w:val="12"/>
                        </w:rPr>
                      </w:rPrChange>
                    </w:rPr>
                  </w:pPr>
                  <w:ins w:id="5939" w:author="James, Christin (DCYF)" w:date="2026-07-01T15:03:00Z" w16du:dateUtc="2026-07-01T22:03:00Z">
                    <w:r w:rsidRPr="00971ACE">
                      <w:rPr>
                        <w:sz w:val="14"/>
                        <w:szCs w:val="14"/>
                        <w:rPrChange w:id="5940" w:author="James, Christin (DCYF)" w:date="2026-07-01T15:08:00Z" w16du:dateUtc="2026-07-01T22:08:00Z">
                          <w:rPr>
                            <w:sz w:val="12"/>
                            <w:szCs w:val="12"/>
                          </w:rPr>
                        </w:rPrChange>
                      </w:rPr>
                      <w:t>20</w:t>
                    </w:r>
                  </w:ins>
                </w:p>
              </w:tc>
              <w:tc>
                <w:tcPr>
                  <w:tcW w:w="366" w:type="dxa"/>
                  <w:tcPrChange w:id="5941" w:author="James, Christin (DCYF)" w:date="2026-08-25T16:25:00Z">
                    <w:tcPr>
                      <w:tcW w:w="366" w:type="dxa"/>
                    </w:tcPr>
                  </w:tcPrChange>
                </w:tcPr>
                <w:p w14:paraId="63B33665" w14:textId="77777777" w:rsidR="009E06BF" w:rsidRPr="00971ACE" w:rsidRDefault="009E06BF">
                  <w:pPr>
                    <w:rPr>
                      <w:ins w:id="5942" w:author="James, Christin (DCYF)" w:date="2026-07-01T15:03:00Z" w16du:dateUtc="2026-07-01T22:03:00Z"/>
                      <w:sz w:val="14"/>
                      <w:szCs w:val="14"/>
                      <w:rPrChange w:id="5943" w:author="James, Christin (DCYF)" w:date="2026-07-01T15:08:00Z" w16du:dateUtc="2026-07-01T22:08:00Z">
                        <w:rPr>
                          <w:ins w:id="5944" w:author="James, Christin (DCYF)" w:date="2026-07-01T15:03:00Z" w16du:dateUtc="2026-07-01T22:03:00Z"/>
                          <w:sz w:val="12"/>
                          <w:szCs w:val="12"/>
                        </w:rPr>
                      </w:rPrChange>
                    </w:rPr>
                  </w:pPr>
                  <w:ins w:id="5945" w:author="James, Christin (DCYF)" w:date="2026-07-01T15:03:00Z" w16du:dateUtc="2026-07-01T22:03:00Z">
                    <w:r w:rsidRPr="00971ACE">
                      <w:rPr>
                        <w:sz w:val="14"/>
                        <w:szCs w:val="14"/>
                        <w:rPrChange w:id="5946" w:author="James, Christin (DCYF)" w:date="2026-07-01T15:08:00Z" w16du:dateUtc="2026-07-01T22:08:00Z">
                          <w:rPr>
                            <w:sz w:val="12"/>
                            <w:szCs w:val="12"/>
                          </w:rPr>
                        </w:rPrChange>
                      </w:rPr>
                      <w:t>21</w:t>
                    </w:r>
                  </w:ins>
                </w:p>
              </w:tc>
              <w:tc>
                <w:tcPr>
                  <w:tcW w:w="366" w:type="dxa"/>
                  <w:tcPrChange w:id="5947" w:author="James, Christin (DCYF)" w:date="2026-08-25T16:25:00Z">
                    <w:tcPr>
                      <w:tcW w:w="366" w:type="dxa"/>
                    </w:tcPr>
                  </w:tcPrChange>
                </w:tcPr>
                <w:p w14:paraId="6D3ABE0B" w14:textId="77777777" w:rsidR="009E06BF" w:rsidRPr="00971ACE" w:rsidRDefault="009E06BF">
                  <w:pPr>
                    <w:rPr>
                      <w:ins w:id="5948" w:author="James, Christin (DCYF)" w:date="2026-07-01T15:03:00Z" w16du:dateUtc="2026-07-01T22:03:00Z"/>
                      <w:sz w:val="14"/>
                      <w:szCs w:val="14"/>
                      <w:rPrChange w:id="5949" w:author="James, Christin (DCYF)" w:date="2026-07-01T15:08:00Z" w16du:dateUtc="2026-07-01T22:08:00Z">
                        <w:rPr>
                          <w:ins w:id="5950" w:author="James, Christin (DCYF)" w:date="2026-07-01T15:03:00Z" w16du:dateUtc="2026-07-01T22:03:00Z"/>
                          <w:sz w:val="12"/>
                          <w:szCs w:val="12"/>
                        </w:rPr>
                      </w:rPrChange>
                    </w:rPr>
                  </w:pPr>
                  <w:ins w:id="5951" w:author="James, Christin (DCYF)" w:date="2026-07-01T15:03:00Z" w16du:dateUtc="2026-07-01T22:03:00Z">
                    <w:r w:rsidRPr="00971ACE">
                      <w:rPr>
                        <w:sz w:val="14"/>
                        <w:szCs w:val="14"/>
                        <w:rPrChange w:id="5952" w:author="James, Christin (DCYF)" w:date="2026-07-01T15:08:00Z" w16du:dateUtc="2026-07-01T22:08:00Z">
                          <w:rPr>
                            <w:sz w:val="12"/>
                            <w:szCs w:val="12"/>
                          </w:rPr>
                        </w:rPrChange>
                      </w:rPr>
                      <w:t>22</w:t>
                    </w:r>
                  </w:ins>
                </w:p>
              </w:tc>
              <w:tc>
                <w:tcPr>
                  <w:tcW w:w="366" w:type="dxa"/>
                  <w:tcPrChange w:id="5953" w:author="James, Christin (DCYF)" w:date="2026-08-25T16:25:00Z">
                    <w:tcPr>
                      <w:tcW w:w="366" w:type="dxa"/>
                    </w:tcPr>
                  </w:tcPrChange>
                </w:tcPr>
                <w:p w14:paraId="0199A7C8" w14:textId="77777777" w:rsidR="009E06BF" w:rsidRPr="00971ACE" w:rsidRDefault="009E06BF">
                  <w:pPr>
                    <w:rPr>
                      <w:ins w:id="5954" w:author="James, Christin (DCYF)" w:date="2026-07-01T15:03:00Z" w16du:dateUtc="2026-07-01T22:03:00Z"/>
                      <w:sz w:val="14"/>
                      <w:szCs w:val="14"/>
                      <w:rPrChange w:id="5955" w:author="James, Christin (DCYF)" w:date="2026-07-01T15:08:00Z" w16du:dateUtc="2026-07-01T22:08:00Z">
                        <w:rPr>
                          <w:ins w:id="5956" w:author="James, Christin (DCYF)" w:date="2026-07-01T15:03:00Z" w16du:dateUtc="2026-07-01T22:03:00Z"/>
                          <w:sz w:val="12"/>
                          <w:szCs w:val="12"/>
                        </w:rPr>
                      </w:rPrChange>
                    </w:rPr>
                  </w:pPr>
                  <w:ins w:id="5957" w:author="James, Christin (DCYF)" w:date="2026-07-01T15:03:00Z" w16du:dateUtc="2026-07-01T22:03:00Z">
                    <w:r w:rsidRPr="00971ACE">
                      <w:rPr>
                        <w:sz w:val="14"/>
                        <w:szCs w:val="14"/>
                        <w:rPrChange w:id="5958" w:author="James, Christin (DCYF)" w:date="2026-07-01T15:08:00Z" w16du:dateUtc="2026-07-01T22:08:00Z">
                          <w:rPr>
                            <w:sz w:val="12"/>
                            <w:szCs w:val="12"/>
                          </w:rPr>
                        </w:rPrChange>
                      </w:rPr>
                      <w:t>23</w:t>
                    </w:r>
                  </w:ins>
                </w:p>
              </w:tc>
              <w:tc>
                <w:tcPr>
                  <w:tcW w:w="366" w:type="dxa"/>
                  <w:tcPrChange w:id="5959" w:author="James, Christin (DCYF)" w:date="2026-08-25T16:25:00Z">
                    <w:tcPr>
                      <w:tcW w:w="366" w:type="dxa"/>
                    </w:tcPr>
                  </w:tcPrChange>
                </w:tcPr>
                <w:p w14:paraId="7EC659D3" w14:textId="77777777" w:rsidR="009E06BF" w:rsidRPr="00971ACE" w:rsidRDefault="009E06BF">
                  <w:pPr>
                    <w:rPr>
                      <w:ins w:id="5960" w:author="James, Christin (DCYF)" w:date="2026-07-01T15:03:00Z" w16du:dateUtc="2026-07-01T22:03:00Z"/>
                      <w:sz w:val="14"/>
                      <w:szCs w:val="14"/>
                      <w:rPrChange w:id="5961" w:author="James, Christin (DCYF)" w:date="2026-07-01T15:08:00Z" w16du:dateUtc="2026-07-01T22:08:00Z">
                        <w:rPr>
                          <w:ins w:id="5962" w:author="James, Christin (DCYF)" w:date="2026-07-01T15:03:00Z" w16du:dateUtc="2026-07-01T22:03:00Z"/>
                          <w:sz w:val="12"/>
                          <w:szCs w:val="12"/>
                        </w:rPr>
                      </w:rPrChange>
                    </w:rPr>
                  </w:pPr>
                  <w:ins w:id="5963" w:author="James, Christin (DCYF)" w:date="2026-07-01T15:03:00Z" w16du:dateUtc="2026-07-01T22:03:00Z">
                    <w:r w:rsidRPr="00971ACE">
                      <w:rPr>
                        <w:sz w:val="14"/>
                        <w:szCs w:val="14"/>
                        <w:rPrChange w:id="5964" w:author="James, Christin (DCYF)" w:date="2026-07-01T15:08:00Z" w16du:dateUtc="2026-07-01T22:08:00Z">
                          <w:rPr>
                            <w:sz w:val="12"/>
                            <w:szCs w:val="12"/>
                          </w:rPr>
                        </w:rPrChange>
                      </w:rPr>
                      <w:t>24</w:t>
                    </w:r>
                  </w:ins>
                </w:p>
              </w:tc>
              <w:tc>
                <w:tcPr>
                  <w:tcW w:w="345" w:type="dxa"/>
                  <w:tcPrChange w:id="5965" w:author="James, Christin (DCYF)" w:date="2026-08-25T16:25:00Z">
                    <w:tcPr>
                      <w:tcW w:w="366" w:type="dxa"/>
                      <w:gridSpan w:val="2"/>
                    </w:tcPr>
                  </w:tcPrChange>
                </w:tcPr>
                <w:p w14:paraId="1A71005F" w14:textId="77777777" w:rsidR="009E06BF" w:rsidRPr="00971ACE" w:rsidRDefault="009E06BF">
                  <w:pPr>
                    <w:rPr>
                      <w:ins w:id="5966" w:author="James, Christin (DCYF)" w:date="2026-07-01T15:03:00Z" w16du:dateUtc="2026-07-01T22:03:00Z"/>
                      <w:sz w:val="14"/>
                      <w:szCs w:val="14"/>
                      <w:rPrChange w:id="5967" w:author="James, Christin (DCYF)" w:date="2026-07-01T15:08:00Z" w16du:dateUtc="2026-07-01T22:08:00Z">
                        <w:rPr>
                          <w:ins w:id="5968" w:author="James, Christin (DCYF)" w:date="2026-07-01T15:03:00Z" w16du:dateUtc="2026-07-01T22:03:00Z"/>
                          <w:sz w:val="12"/>
                          <w:szCs w:val="12"/>
                        </w:rPr>
                      </w:rPrChange>
                    </w:rPr>
                  </w:pPr>
                  <w:ins w:id="5969" w:author="James, Christin (DCYF)" w:date="2026-07-01T15:03:00Z" w16du:dateUtc="2026-07-01T22:03:00Z">
                    <w:r w:rsidRPr="00971ACE">
                      <w:rPr>
                        <w:sz w:val="14"/>
                        <w:szCs w:val="14"/>
                        <w:rPrChange w:id="5970" w:author="James, Christin (DCYF)" w:date="2026-07-01T15:08:00Z" w16du:dateUtc="2026-07-01T22:08:00Z">
                          <w:rPr>
                            <w:sz w:val="12"/>
                            <w:szCs w:val="12"/>
                          </w:rPr>
                        </w:rPrChange>
                      </w:rPr>
                      <w:t>25</w:t>
                    </w:r>
                  </w:ins>
                </w:p>
              </w:tc>
            </w:tr>
            <w:tr w:rsidR="009E06BF" w:rsidRPr="00971ACE" w14:paraId="4C268F54" w14:textId="77777777" w:rsidTr="23F26365">
              <w:trPr>
                <w:trHeight w:val="300"/>
                <w:ins w:id="5971" w:author="James, Christin (DCYF)" w:date="2026-07-01T15:03:00Z"/>
                <w:trPrChange w:id="5972" w:author="James, Christin (DCYF)" w:date="2026-08-25T16:25:00Z">
                  <w:trPr>
                    <w:trHeight w:val="300"/>
                  </w:trPr>
                </w:trPrChange>
              </w:trPr>
              <w:tc>
                <w:tcPr>
                  <w:tcW w:w="366" w:type="dxa"/>
                  <w:tcPrChange w:id="5973" w:author="James, Christin (DCYF)" w:date="2026-08-25T16:25:00Z">
                    <w:tcPr>
                      <w:tcW w:w="366" w:type="dxa"/>
                    </w:tcPr>
                  </w:tcPrChange>
                </w:tcPr>
                <w:p w14:paraId="259B72A6" w14:textId="77777777" w:rsidR="009E06BF" w:rsidRPr="00971ACE" w:rsidRDefault="009E06BF">
                  <w:pPr>
                    <w:rPr>
                      <w:ins w:id="5974" w:author="James, Christin (DCYF)" w:date="2026-07-01T15:03:00Z" w16du:dateUtc="2026-07-01T22:03:00Z"/>
                      <w:sz w:val="14"/>
                      <w:szCs w:val="14"/>
                      <w:rPrChange w:id="5975" w:author="James, Christin (DCYF)" w:date="2026-07-01T15:08:00Z" w16du:dateUtc="2026-07-01T22:08:00Z">
                        <w:rPr>
                          <w:ins w:id="5976" w:author="James, Christin (DCYF)" w:date="2026-07-01T15:03:00Z" w16du:dateUtc="2026-07-01T22:03:00Z"/>
                          <w:sz w:val="12"/>
                          <w:szCs w:val="12"/>
                        </w:rPr>
                      </w:rPrChange>
                    </w:rPr>
                  </w:pPr>
                  <w:ins w:id="5977" w:author="James, Christin (DCYF)" w:date="2026-07-01T15:03:00Z" w16du:dateUtc="2026-07-01T22:03:00Z">
                    <w:r w:rsidRPr="00971ACE">
                      <w:rPr>
                        <w:sz w:val="14"/>
                        <w:szCs w:val="14"/>
                        <w:rPrChange w:id="5978" w:author="James, Christin (DCYF)" w:date="2026-07-01T15:08:00Z" w16du:dateUtc="2026-07-01T22:08:00Z">
                          <w:rPr>
                            <w:sz w:val="12"/>
                            <w:szCs w:val="12"/>
                          </w:rPr>
                        </w:rPrChange>
                      </w:rPr>
                      <w:t>26</w:t>
                    </w:r>
                  </w:ins>
                </w:p>
              </w:tc>
              <w:tc>
                <w:tcPr>
                  <w:tcW w:w="366" w:type="dxa"/>
                  <w:tcPrChange w:id="5979" w:author="James, Christin (DCYF)" w:date="2026-08-25T16:25:00Z">
                    <w:tcPr>
                      <w:tcW w:w="366" w:type="dxa"/>
                    </w:tcPr>
                  </w:tcPrChange>
                </w:tcPr>
                <w:p w14:paraId="578A1C0D" w14:textId="77777777" w:rsidR="009E06BF" w:rsidRPr="00971ACE" w:rsidRDefault="009E06BF">
                  <w:pPr>
                    <w:rPr>
                      <w:ins w:id="5980" w:author="James, Christin (DCYF)" w:date="2026-07-01T15:03:00Z" w16du:dateUtc="2026-07-01T22:03:00Z"/>
                      <w:sz w:val="14"/>
                      <w:szCs w:val="14"/>
                      <w:rPrChange w:id="5981" w:author="James, Christin (DCYF)" w:date="2026-07-01T15:08:00Z" w16du:dateUtc="2026-07-01T22:08:00Z">
                        <w:rPr>
                          <w:ins w:id="5982" w:author="James, Christin (DCYF)" w:date="2026-07-01T15:03:00Z" w16du:dateUtc="2026-07-01T22:03:00Z"/>
                          <w:sz w:val="12"/>
                          <w:szCs w:val="12"/>
                        </w:rPr>
                      </w:rPrChange>
                    </w:rPr>
                  </w:pPr>
                  <w:ins w:id="5983" w:author="James, Christin (DCYF)" w:date="2026-07-01T15:03:00Z" w16du:dateUtc="2026-07-01T22:03:00Z">
                    <w:r w:rsidRPr="00971ACE">
                      <w:rPr>
                        <w:sz w:val="14"/>
                        <w:szCs w:val="14"/>
                        <w:rPrChange w:id="5984" w:author="James, Christin (DCYF)" w:date="2026-07-01T15:08:00Z" w16du:dateUtc="2026-07-01T22:08:00Z">
                          <w:rPr>
                            <w:sz w:val="12"/>
                            <w:szCs w:val="12"/>
                          </w:rPr>
                        </w:rPrChange>
                      </w:rPr>
                      <w:t>27</w:t>
                    </w:r>
                  </w:ins>
                </w:p>
              </w:tc>
              <w:tc>
                <w:tcPr>
                  <w:tcW w:w="366" w:type="dxa"/>
                  <w:tcPrChange w:id="5985" w:author="James, Christin (DCYF)" w:date="2026-08-25T16:25:00Z">
                    <w:tcPr>
                      <w:tcW w:w="366" w:type="dxa"/>
                    </w:tcPr>
                  </w:tcPrChange>
                </w:tcPr>
                <w:p w14:paraId="6862FF14" w14:textId="77777777" w:rsidR="009E06BF" w:rsidRPr="00971ACE" w:rsidRDefault="009E06BF">
                  <w:pPr>
                    <w:rPr>
                      <w:ins w:id="5986" w:author="James, Christin (DCYF)" w:date="2026-07-01T15:03:00Z" w16du:dateUtc="2026-07-01T22:03:00Z"/>
                      <w:sz w:val="14"/>
                      <w:szCs w:val="14"/>
                      <w:rPrChange w:id="5987" w:author="James, Christin (DCYF)" w:date="2026-07-01T15:08:00Z" w16du:dateUtc="2026-07-01T22:08:00Z">
                        <w:rPr>
                          <w:ins w:id="5988" w:author="James, Christin (DCYF)" w:date="2026-07-01T15:03:00Z" w16du:dateUtc="2026-07-01T22:03:00Z"/>
                          <w:sz w:val="12"/>
                          <w:szCs w:val="12"/>
                        </w:rPr>
                      </w:rPrChange>
                    </w:rPr>
                  </w:pPr>
                  <w:ins w:id="5989" w:author="James, Christin (DCYF)" w:date="2026-07-01T15:03:00Z" w16du:dateUtc="2026-07-01T22:03:00Z">
                    <w:r w:rsidRPr="00971ACE">
                      <w:rPr>
                        <w:sz w:val="14"/>
                        <w:szCs w:val="14"/>
                        <w:rPrChange w:id="5990" w:author="James, Christin (DCYF)" w:date="2026-07-01T15:08:00Z" w16du:dateUtc="2026-07-01T22:08:00Z">
                          <w:rPr>
                            <w:sz w:val="12"/>
                            <w:szCs w:val="12"/>
                          </w:rPr>
                        </w:rPrChange>
                      </w:rPr>
                      <w:t>28</w:t>
                    </w:r>
                  </w:ins>
                </w:p>
              </w:tc>
              <w:tc>
                <w:tcPr>
                  <w:tcW w:w="366" w:type="dxa"/>
                  <w:tcPrChange w:id="5991" w:author="James, Christin (DCYF)" w:date="2026-08-25T16:25:00Z">
                    <w:tcPr>
                      <w:tcW w:w="366" w:type="dxa"/>
                    </w:tcPr>
                  </w:tcPrChange>
                </w:tcPr>
                <w:p w14:paraId="38E092BC" w14:textId="77777777" w:rsidR="009E06BF" w:rsidRPr="00971ACE" w:rsidRDefault="009E06BF">
                  <w:pPr>
                    <w:rPr>
                      <w:ins w:id="5992" w:author="James, Christin (DCYF)" w:date="2026-07-01T15:03:00Z" w16du:dateUtc="2026-07-01T22:03:00Z"/>
                      <w:sz w:val="14"/>
                      <w:szCs w:val="14"/>
                      <w:rPrChange w:id="5993" w:author="James, Christin (DCYF)" w:date="2026-07-01T15:08:00Z" w16du:dateUtc="2026-07-01T22:08:00Z">
                        <w:rPr>
                          <w:ins w:id="5994" w:author="James, Christin (DCYF)" w:date="2026-07-01T15:03:00Z" w16du:dateUtc="2026-07-01T22:03:00Z"/>
                          <w:sz w:val="12"/>
                          <w:szCs w:val="12"/>
                        </w:rPr>
                      </w:rPrChange>
                    </w:rPr>
                  </w:pPr>
                  <w:ins w:id="5995" w:author="James, Christin (DCYF)" w:date="2026-07-01T15:03:00Z" w16du:dateUtc="2026-07-01T22:03:00Z">
                    <w:r w:rsidRPr="00971ACE">
                      <w:rPr>
                        <w:sz w:val="14"/>
                        <w:szCs w:val="14"/>
                        <w:rPrChange w:id="5996" w:author="James, Christin (DCYF)" w:date="2026-07-01T15:08:00Z" w16du:dateUtc="2026-07-01T22:08:00Z">
                          <w:rPr>
                            <w:sz w:val="12"/>
                            <w:szCs w:val="12"/>
                          </w:rPr>
                        </w:rPrChange>
                      </w:rPr>
                      <w:t>29</w:t>
                    </w:r>
                  </w:ins>
                </w:p>
              </w:tc>
              <w:tc>
                <w:tcPr>
                  <w:tcW w:w="366" w:type="dxa"/>
                  <w:tcPrChange w:id="5997" w:author="James, Christin (DCYF)" w:date="2026-08-25T16:25:00Z">
                    <w:tcPr>
                      <w:tcW w:w="366" w:type="dxa"/>
                    </w:tcPr>
                  </w:tcPrChange>
                </w:tcPr>
                <w:p w14:paraId="1A6A026D" w14:textId="77777777" w:rsidR="009E06BF" w:rsidRPr="00971ACE" w:rsidRDefault="009E06BF">
                  <w:pPr>
                    <w:rPr>
                      <w:ins w:id="5998" w:author="James, Christin (DCYF)" w:date="2026-07-01T15:03:00Z" w16du:dateUtc="2026-07-01T22:03:00Z"/>
                      <w:sz w:val="14"/>
                      <w:szCs w:val="14"/>
                      <w:rPrChange w:id="5999" w:author="James, Christin (DCYF)" w:date="2026-07-01T15:08:00Z" w16du:dateUtc="2026-07-01T22:08:00Z">
                        <w:rPr>
                          <w:ins w:id="6000" w:author="James, Christin (DCYF)" w:date="2026-07-01T15:03:00Z" w16du:dateUtc="2026-07-01T22:03:00Z"/>
                          <w:sz w:val="12"/>
                          <w:szCs w:val="12"/>
                        </w:rPr>
                      </w:rPrChange>
                    </w:rPr>
                  </w:pPr>
                  <w:ins w:id="6001" w:author="James, Christin (DCYF)" w:date="2026-07-01T15:03:00Z" w16du:dateUtc="2026-07-01T22:03:00Z">
                    <w:r w:rsidRPr="00971ACE">
                      <w:rPr>
                        <w:sz w:val="14"/>
                        <w:szCs w:val="14"/>
                        <w:rPrChange w:id="6002" w:author="James, Christin (DCYF)" w:date="2026-07-01T15:08:00Z" w16du:dateUtc="2026-07-01T22:08:00Z">
                          <w:rPr>
                            <w:sz w:val="12"/>
                            <w:szCs w:val="12"/>
                          </w:rPr>
                        </w:rPrChange>
                      </w:rPr>
                      <w:t>30</w:t>
                    </w:r>
                  </w:ins>
                </w:p>
              </w:tc>
              <w:tc>
                <w:tcPr>
                  <w:tcW w:w="366" w:type="dxa"/>
                  <w:tcPrChange w:id="6003" w:author="James, Christin (DCYF)" w:date="2026-08-25T16:25:00Z">
                    <w:tcPr>
                      <w:tcW w:w="366" w:type="dxa"/>
                    </w:tcPr>
                  </w:tcPrChange>
                </w:tcPr>
                <w:p w14:paraId="6FEBD80D" w14:textId="77777777" w:rsidR="009E06BF" w:rsidRPr="00971ACE" w:rsidRDefault="009E06BF">
                  <w:pPr>
                    <w:rPr>
                      <w:ins w:id="6004" w:author="James, Christin (DCYF)" w:date="2026-07-01T15:03:00Z" w16du:dateUtc="2026-07-01T22:03:00Z"/>
                      <w:sz w:val="14"/>
                      <w:szCs w:val="14"/>
                      <w:rPrChange w:id="6005" w:author="James, Christin (DCYF)" w:date="2026-07-01T15:08:00Z" w16du:dateUtc="2026-07-01T22:08:00Z">
                        <w:rPr>
                          <w:ins w:id="6006" w:author="James, Christin (DCYF)" w:date="2026-07-01T15:03:00Z" w16du:dateUtc="2026-07-01T22:03:00Z"/>
                          <w:sz w:val="12"/>
                          <w:szCs w:val="12"/>
                        </w:rPr>
                      </w:rPrChange>
                    </w:rPr>
                  </w:pPr>
                  <w:ins w:id="6007" w:author="James, Christin (DCYF)" w:date="2026-07-01T15:03:00Z" w16du:dateUtc="2026-07-01T22:03:00Z">
                    <w:r w:rsidRPr="00971ACE">
                      <w:rPr>
                        <w:sz w:val="14"/>
                        <w:szCs w:val="14"/>
                        <w:rPrChange w:id="6008" w:author="James, Christin (DCYF)" w:date="2026-07-01T15:08:00Z" w16du:dateUtc="2026-07-01T22:08:00Z">
                          <w:rPr>
                            <w:sz w:val="12"/>
                            <w:szCs w:val="12"/>
                          </w:rPr>
                        </w:rPrChange>
                      </w:rPr>
                      <w:t>31</w:t>
                    </w:r>
                  </w:ins>
                </w:p>
              </w:tc>
              <w:tc>
                <w:tcPr>
                  <w:tcW w:w="345" w:type="dxa"/>
                  <w:tcPrChange w:id="6009" w:author="James, Christin (DCYF)" w:date="2026-08-25T16:25:00Z">
                    <w:tcPr>
                      <w:tcW w:w="366" w:type="dxa"/>
                      <w:gridSpan w:val="2"/>
                    </w:tcPr>
                  </w:tcPrChange>
                </w:tcPr>
                <w:p w14:paraId="45CC5D5D" w14:textId="77777777" w:rsidR="009E06BF" w:rsidRPr="00971ACE" w:rsidRDefault="009E06BF">
                  <w:pPr>
                    <w:rPr>
                      <w:ins w:id="6010" w:author="James, Christin (DCYF)" w:date="2026-07-01T15:03:00Z" w16du:dateUtc="2026-07-01T22:03:00Z"/>
                      <w:sz w:val="14"/>
                      <w:szCs w:val="14"/>
                      <w:rPrChange w:id="6011" w:author="James, Christin (DCYF)" w:date="2026-07-01T15:08:00Z" w16du:dateUtc="2026-07-01T22:08:00Z">
                        <w:rPr>
                          <w:ins w:id="6012" w:author="James, Christin (DCYF)" w:date="2026-07-01T15:03:00Z" w16du:dateUtc="2026-07-01T22:03:00Z"/>
                          <w:sz w:val="12"/>
                          <w:szCs w:val="12"/>
                        </w:rPr>
                      </w:rPrChange>
                    </w:rPr>
                  </w:pPr>
                </w:p>
              </w:tc>
            </w:tr>
          </w:tbl>
          <w:p w14:paraId="7E555B7C" w14:textId="77777777" w:rsidR="009E06BF" w:rsidRPr="00971ACE" w:rsidRDefault="009E06BF">
            <w:pPr>
              <w:contextualSpacing/>
              <w:rPr>
                <w:ins w:id="6013" w:author="James, Christin (DCYF)" w:date="2026-07-01T15:03:00Z" w16du:dateUtc="2026-07-01T22:03:00Z"/>
                <w:rFonts w:ascii="Calibri" w:hAnsi="Calibri" w:cs="Calibri"/>
                <w:sz w:val="18"/>
                <w:szCs w:val="18"/>
                <w:rPrChange w:id="6014" w:author="James, Christin (DCYF)" w:date="2026-07-01T15:07:00Z" w16du:dateUtc="2026-07-01T22:07:00Z">
                  <w:rPr>
                    <w:ins w:id="6015" w:author="James, Christin (DCYF)" w:date="2026-07-01T15:03:00Z" w16du:dateUtc="2026-07-01T22:03:00Z"/>
                    <w:rFonts w:ascii="Calibri" w:hAnsi="Calibri" w:cs="Calibri"/>
                  </w:rPr>
                </w:rPrChange>
              </w:rPr>
            </w:pPr>
          </w:p>
        </w:tc>
      </w:tr>
    </w:tbl>
    <w:p w14:paraId="3E3D4FE1" w14:textId="77777777" w:rsidR="009E06BF" w:rsidRDefault="009E06BF" w:rsidP="009E06BF">
      <w:pPr>
        <w:rPr>
          <w:ins w:id="6016" w:author="James, Christin (DCYF)" w:date="2026-07-01T15:03:00Z" w16du:dateUtc="2026-07-01T22:03:00Z"/>
        </w:rPr>
      </w:pPr>
    </w:p>
    <w:p w14:paraId="2E50DA94" w14:textId="77777777" w:rsidR="009E06BF" w:rsidRDefault="009E06BF">
      <w:pPr>
        <w:ind w:left="360"/>
        <w:rPr>
          <w:ins w:id="6017" w:author="James, Christin (DCYF)" w:date="2026-07-01T15:02:00Z" w16du:dateUtc="2026-07-01T22:02:00Z"/>
          <w:sz w:val="20"/>
        </w:rPr>
      </w:pPr>
    </w:p>
    <w:p w14:paraId="7F8070CF" w14:textId="77777777" w:rsidR="009E06BF" w:rsidRDefault="009E06BF">
      <w:pPr>
        <w:ind w:left="360"/>
        <w:rPr>
          <w:ins w:id="6018" w:author="James, Christin (DCYF)" w:date="2026-07-01T15:02:00Z" w16du:dateUtc="2026-07-01T22:02:00Z"/>
          <w:sz w:val="20"/>
        </w:rPr>
      </w:pPr>
    </w:p>
    <w:p w14:paraId="162C02C6" w14:textId="43D28D38" w:rsidR="00D75A5E" w:rsidRDefault="00A64706">
      <w:pPr>
        <w:ind w:left="360"/>
        <w:rPr>
          <w:sz w:val="20"/>
        </w:rPr>
      </w:pPr>
      <w:r>
        <w:rPr>
          <w:noProof/>
          <w:sz w:val="20"/>
        </w:rPr>
        <w:drawing>
          <wp:inline distT="0" distB="0" distL="0" distR="0" wp14:anchorId="7F636CB2" wp14:editId="244DF442">
            <wp:extent cx="6407959" cy="2727959"/>
            <wp:effectExtent l="0" t="0" r="0" b="0"/>
            <wp:docPr id="83" name="Image 83" descr="Young children smiling and holding plants in a gard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Young children smiling and holding plants in a garden."/>
                    <pic:cNvPicPr/>
                  </pic:nvPicPr>
                  <pic:blipFill>
                    <a:blip r:embed="rId87" cstate="print"/>
                    <a:stretch>
                      <a:fillRect/>
                    </a:stretch>
                  </pic:blipFill>
                  <pic:spPr>
                    <a:xfrm>
                      <a:off x="0" y="0"/>
                      <a:ext cx="6407959" cy="2727959"/>
                    </a:xfrm>
                    <a:prstGeom prst="rect">
                      <a:avLst/>
                    </a:prstGeom>
                  </pic:spPr>
                </pic:pic>
              </a:graphicData>
            </a:graphic>
          </wp:inline>
        </w:drawing>
      </w:r>
    </w:p>
    <w:p w14:paraId="31731C1B" w14:textId="77777777" w:rsidR="00D75A5E" w:rsidRDefault="00A64706">
      <w:pPr>
        <w:pStyle w:val="Heading1"/>
        <w:tabs>
          <w:tab w:val="left" w:pos="10439"/>
        </w:tabs>
        <w:spacing w:before="278"/>
      </w:pPr>
      <w:r>
        <w:rPr>
          <w:noProof/>
        </w:rPr>
        <mc:AlternateContent>
          <mc:Choice Requires="wps">
            <w:drawing>
              <wp:anchor distT="0" distB="0" distL="0" distR="0" simplePos="0" relativeHeight="251658270" behindDoc="0" locked="0" layoutInCell="1" allowOverlap="1" wp14:anchorId="5DA04ABC" wp14:editId="6960086E">
                <wp:simplePos x="0" y="0"/>
                <wp:positionH relativeFrom="page">
                  <wp:posOffset>625352</wp:posOffset>
                </wp:positionH>
                <wp:positionV relativeFrom="paragraph">
                  <wp:posOffset>1113925</wp:posOffset>
                </wp:positionV>
                <wp:extent cx="6555105" cy="103505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5FB88CA7"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5DA04ABC" id="Textbox 84" o:spid="_x0000_s1049" type="#_x0000_t202" style="position:absolute;left:0;text-align:left;margin-left:49.25pt;margin-top:87.7pt;width:516.15pt;height:81.5pt;rotation:-45;z-index:25165827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" filled="f" stroked="f">
                <v:textbox inset="0,0,0,0">
                  <w:txbxContent>
                    <w:p w14:paraId="5FB88CA7"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bookmarkStart w:id="6019" w:name="_TOC_250001"/>
      <w:r>
        <w:rPr>
          <w:color w:val="000000"/>
          <w:spacing w:val="39"/>
          <w:shd w:val="clear" w:color="auto" w:fill="D8E9EF"/>
        </w:rPr>
        <w:t xml:space="preserve"> </w:t>
      </w:r>
      <w:r>
        <w:rPr>
          <w:color w:val="000000"/>
          <w:spacing w:val="-2"/>
          <w:shd w:val="clear" w:color="auto" w:fill="D8E9EF"/>
        </w:rPr>
        <w:t>Resources</w:t>
      </w:r>
      <w:bookmarkEnd w:id="6019"/>
      <w:r>
        <w:rPr>
          <w:color w:val="000000"/>
          <w:shd w:val="clear" w:color="auto" w:fill="D8E9EF"/>
        </w:rPr>
        <w:tab/>
      </w:r>
    </w:p>
    <w:p w14:paraId="2809F7CD" w14:textId="77777777" w:rsidR="00D75A5E" w:rsidRDefault="00D75A5E">
      <w:pPr>
        <w:pStyle w:val="BodyText"/>
        <w:spacing w:before="3"/>
        <w:ind w:left="0"/>
        <w:rPr>
          <w:sz w:val="15"/>
        </w:rPr>
      </w:pPr>
    </w:p>
    <w:tbl>
      <w:tblPr>
        <w:tblW w:w="0" w:type="auto"/>
        <w:tblInd w:w="3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368"/>
        <w:gridCol w:w="3354"/>
        <w:gridCol w:w="3374"/>
      </w:tblGrid>
      <w:tr w:rsidR="00D75A5E" w14:paraId="00B941EF" w14:textId="77777777">
        <w:trPr>
          <w:trHeight w:val="550"/>
        </w:trPr>
        <w:tc>
          <w:tcPr>
            <w:tcW w:w="10096" w:type="dxa"/>
            <w:gridSpan w:val="3"/>
            <w:tcBorders>
              <w:top w:val="nil"/>
              <w:left w:val="nil"/>
              <w:right w:val="nil"/>
            </w:tcBorders>
            <w:shd w:val="clear" w:color="auto" w:fill="00687F"/>
          </w:tcPr>
          <w:p w14:paraId="21742B99" w14:textId="77777777" w:rsidR="00D75A5E" w:rsidRDefault="00A64706">
            <w:pPr>
              <w:pStyle w:val="TableParagraph"/>
              <w:spacing w:before="120"/>
              <w:ind w:left="194" w:right="0"/>
              <w:jc w:val="left"/>
              <w:rPr>
                <w:rFonts w:ascii="Gill Sans MT"/>
                <w:b/>
                <w:sz w:val="28"/>
              </w:rPr>
            </w:pPr>
            <w:r>
              <w:rPr>
                <w:rFonts w:ascii="Gill Sans MT"/>
                <w:b/>
                <w:color w:val="FFFFFF"/>
                <w:spacing w:val="-2"/>
                <w:w w:val="85"/>
                <w:sz w:val="28"/>
              </w:rPr>
              <w:t>Contact</w:t>
            </w:r>
            <w:r>
              <w:rPr>
                <w:rFonts w:ascii="Gill Sans MT"/>
                <w:b/>
                <w:color w:val="FFFFFF"/>
                <w:spacing w:val="-7"/>
                <w:sz w:val="28"/>
              </w:rPr>
              <w:t xml:space="preserve"> </w:t>
            </w:r>
            <w:r>
              <w:rPr>
                <w:rFonts w:ascii="Gill Sans MT"/>
                <w:b/>
                <w:color w:val="FFFFFF"/>
                <w:spacing w:val="-4"/>
                <w:sz w:val="28"/>
              </w:rPr>
              <w:t>Information</w:t>
            </w:r>
          </w:p>
        </w:tc>
      </w:tr>
      <w:tr w:rsidR="00D75A5E" w14:paraId="4F43AC4F" w14:textId="77777777">
        <w:trPr>
          <w:trHeight w:val="1916"/>
        </w:trPr>
        <w:tc>
          <w:tcPr>
            <w:tcW w:w="3368" w:type="dxa"/>
            <w:tcBorders>
              <w:left w:val="nil"/>
              <w:bottom w:val="single" w:sz="4" w:space="0" w:color="000000"/>
              <w:right w:val="single" w:sz="4" w:space="0" w:color="000000"/>
            </w:tcBorders>
          </w:tcPr>
          <w:p w14:paraId="5E232DE3" w14:textId="77777777" w:rsidR="00D75A5E" w:rsidRDefault="00A64706">
            <w:pPr>
              <w:pStyle w:val="TableParagraph"/>
              <w:spacing w:before="116"/>
              <w:ind w:left="194" w:right="0"/>
              <w:jc w:val="left"/>
              <w:rPr>
                <w:b/>
                <w:sz w:val="24"/>
              </w:rPr>
            </w:pPr>
            <w:r>
              <w:rPr>
                <w:b/>
                <w:w w:val="80"/>
                <w:sz w:val="24"/>
              </w:rPr>
              <w:t>REPORTING</w:t>
            </w:r>
            <w:r>
              <w:rPr>
                <w:b/>
                <w:spacing w:val="-4"/>
                <w:sz w:val="24"/>
              </w:rPr>
              <w:t xml:space="preserve"> </w:t>
            </w:r>
            <w:r>
              <w:rPr>
                <w:b/>
                <w:w w:val="80"/>
                <w:sz w:val="24"/>
              </w:rPr>
              <w:t>ABUSE</w:t>
            </w:r>
            <w:r>
              <w:rPr>
                <w:b/>
                <w:spacing w:val="-3"/>
                <w:sz w:val="24"/>
              </w:rPr>
              <w:t xml:space="preserve"> </w:t>
            </w:r>
            <w:r>
              <w:rPr>
                <w:b/>
                <w:w w:val="80"/>
                <w:sz w:val="24"/>
              </w:rPr>
              <w:t>AND</w:t>
            </w:r>
            <w:r>
              <w:rPr>
                <w:b/>
                <w:spacing w:val="-3"/>
                <w:sz w:val="24"/>
              </w:rPr>
              <w:t xml:space="preserve"> </w:t>
            </w:r>
            <w:r>
              <w:rPr>
                <w:b/>
                <w:spacing w:val="-2"/>
                <w:w w:val="80"/>
                <w:sz w:val="24"/>
              </w:rPr>
              <w:t>NEGLECT</w:t>
            </w:r>
          </w:p>
          <w:p w14:paraId="06A442EC" w14:textId="77777777" w:rsidR="00D75A5E" w:rsidRDefault="00A64706">
            <w:pPr>
              <w:pStyle w:val="TableParagraph"/>
              <w:spacing w:before="24"/>
              <w:ind w:left="194" w:right="0"/>
              <w:jc w:val="left"/>
            </w:pPr>
            <w:r>
              <w:rPr>
                <w:w w:val="80"/>
              </w:rPr>
              <w:t>1-866-363-</w:t>
            </w:r>
            <w:r>
              <w:rPr>
                <w:spacing w:val="-4"/>
                <w:w w:val="80"/>
              </w:rPr>
              <w:t>4276</w:t>
            </w:r>
          </w:p>
          <w:p w14:paraId="66A8146D" w14:textId="77777777" w:rsidR="00D75A5E" w:rsidRDefault="00A64706">
            <w:pPr>
              <w:pStyle w:val="TableParagraph"/>
              <w:spacing w:before="27"/>
              <w:ind w:left="194" w:right="0"/>
              <w:jc w:val="left"/>
              <w:rPr>
                <w:b/>
              </w:rPr>
            </w:pPr>
            <w:hyperlink r:id="rId88">
              <w:r>
                <w:rPr>
                  <w:b/>
                  <w:spacing w:val="-2"/>
                  <w:w w:val="90"/>
                </w:rPr>
                <w:t>www.dcyf.wa.gov/safety/report-</w:t>
              </w:r>
              <w:r>
                <w:rPr>
                  <w:b/>
                  <w:spacing w:val="-4"/>
                </w:rPr>
                <w:t>abuse</w:t>
              </w:r>
            </w:hyperlink>
          </w:p>
        </w:tc>
        <w:tc>
          <w:tcPr>
            <w:tcW w:w="3354" w:type="dxa"/>
            <w:tcBorders>
              <w:left w:val="single" w:sz="4" w:space="0" w:color="000000"/>
              <w:bottom w:val="single" w:sz="4" w:space="0" w:color="000000"/>
              <w:right w:val="single" w:sz="4" w:space="0" w:color="000000"/>
            </w:tcBorders>
          </w:tcPr>
          <w:p w14:paraId="59247861" w14:textId="77777777" w:rsidR="00D75A5E" w:rsidRDefault="00A64706">
            <w:pPr>
              <w:pStyle w:val="TableParagraph"/>
              <w:spacing w:before="116"/>
              <w:ind w:left="174" w:right="0"/>
              <w:jc w:val="left"/>
              <w:rPr>
                <w:b/>
                <w:sz w:val="24"/>
              </w:rPr>
            </w:pPr>
            <w:r>
              <w:rPr>
                <w:b/>
                <w:w w:val="80"/>
                <w:sz w:val="24"/>
              </w:rPr>
              <w:t>ANSWER</w:t>
            </w:r>
            <w:r>
              <w:rPr>
                <w:b/>
                <w:sz w:val="24"/>
              </w:rPr>
              <w:t xml:space="preserve"> </w:t>
            </w:r>
            <w:r>
              <w:rPr>
                <w:b/>
                <w:w w:val="80"/>
                <w:sz w:val="24"/>
              </w:rPr>
              <w:t>PHONE</w:t>
            </w:r>
            <w:r>
              <w:rPr>
                <w:b/>
                <w:spacing w:val="1"/>
                <w:sz w:val="24"/>
              </w:rPr>
              <w:t xml:space="preserve"> </w:t>
            </w:r>
            <w:r>
              <w:rPr>
                <w:b/>
                <w:w w:val="80"/>
                <w:sz w:val="24"/>
              </w:rPr>
              <w:t>FOR</w:t>
            </w:r>
            <w:r>
              <w:rPr>
                <w:b/>
                <w:sz w:val="24"/>
              </w:rPr>
              <w:t xml:space="preserve"> </w:t>
            </w:r>
            <w:r>
              <w:rPr>
                <w:b/>
                <w:spacing w:val="-2"/>
                <w:w w:val="80"/>
                <w:sz w:val="24"/>
              </w:rPr>
              <w:t>FAMILIES</w:t>
            </w:r>
          </w:p>
          <w:p w14:paraId="672B18D2" w14:textId="77777777" w:rsidR="00D75A5E" w:rsidRDefault="00A64706">
            <w:pPr>
              <w:pStyle w:val="TableParagraph"/>
              <w:spacing w:before="24" w:line="266" w:lineRule="auto"/>
              <w:ind w:left="174" w:right="0"/>
              <w:jc w:val="left"/>
            </w:pPr>
            <w:r>
              <w:rPr>
                <w:w w:val="85"/>
              </w:rPr>
              <w:t>Families</w:t>
            </w:r>
            <w:r>
              <w:rPr>
                <w:spacing w:val="-6"/>
                <w:w w:val="85"/>
              </w:rPr>
              <w:t xml:space="preserve"> </w:t>
            </w:r>
            <w:r>
              <w:rPr>
                <w:w w:val="85"/>
              </w:rPr>
              <w:t>authorized</w:t>
            </w:r>
            <w:r>
              <w:rPr>
                <w:spacing w:val="-5"/>
                <w:w w:val="85"/>
              </w:rPr>
              <w:t xml:space="preserve"> </w:t>
            </w:r>
            <w:r>
              <w:rPr>
                <w:w w:val="85"/>
              </w:rPr>
              <w:t>for</w:t>
            </w:r>
            <w:r>
              <w:rPr>
                <w:spacing w:val="-6"/>
                <w:w w:val="85"/>
              </w:rPr>
              <w:t xml:space="preserve"> </w:t>
            </w:r>
            <w:r>
              <w:rPr>
                <w:w w:val="85"/>
              </w:rPr>
              <w:t>WCCC</w:t>
            </w:r>
            <w:r>
              <w:rPr>
                <w:spacing w:val="-5"/>
                <w:w w:val="85"/>
              </w:rPr>
              <w:t xml:space="preserve"> </w:t>
            </w:r>
            <w:r>
              <w:rPr>
                <w:w w:val="85"/>
              </w:rPr>
              <w:t>or</w:t>
            </w:r>
            <w:r>
              <w:rPr>
                <w:spacing w:val="-6"/>
                <w:w w:val="85"/>
              </w:rPr>
              <w:t xml:space="preserve"> </w:t>
            </w:r>
            <w:r>
              <w:rPr>
                <w:w w:val="85"/>
              </w:rPr>
              <w:t>SCC</w:t>
            </w:r>
            <w:r>
              <w:rPr>
                <w:spacing w:val="-5"/>
                <w:w w:val="85"/>
              </w:rPr>
              <w:t xml:space="preserve"> </w:t>
            </w:r>
            <w:r>
              <w:rPr>
                <w:w w:val="85"/>
              </w:rPr>
              <w:t xml:space="preserve">may </w:t>
            </w:r>
            <w:r>
              <w:rPr>
                <w:spacing w:val="-2"/>
                <w:w w:val="95"/>
              </w:rPr>
              <w:t>check</w:t>
            </w:r>
            <w:r>
              <w:rPr>
                <w:spacing w:val="-11"/>
                <w:w w:val="95"/>
              </w:rPr>
              <w:t xml:space="preserve"> </w:t>
            </w:r>
            <w:r>
              <w:rPr>
                <w:spacing w:val="-2"/>
                <w:w w:val="95"/>
              </w:rPr>
              <w:t>on</w:t>
            </w:r>
            <w:r>
              <w:rPr>
                <w:spacing w:val="-10"/>
                <w:w w:val="95"/>
              </w:rPr>
              <w:t xml:space="preserve"> </w:t>
            </w:r>
            <w:r>
              <w:rPr>
                <w:spacing w:val="-2"/>
                <w:w w:val="95"/>
              </w:rPr>
              <w:t>their</w:t>
            </w:r>
            <w:r>
              <w:rPr>
                <w:spacing w:val="-11"/>
                <w:w w:val="95"/>
              </w:rPr>
              <w:t xml:space="preserve"> </w:t>
            </w:r>
            <w:r>
              <w:rPr>
                <w:spacing w:val="-2"/>
                <w:w w:val="95"/>
              </w:rPr>
              <w:t>case</w:t>
            </w:r>
            <w:r>
              <w:rPr>
                <w:spacing w:val="-10"/>
                <w:w w:val="95"/>
              </w:rPr>
              <w:t xml:space="preserve"> </w:t>
            </w:r>
            <w:r>
              <w:rPr>
                <w:spacing w:val="-2"/>
                <w:w w:val="95"/>
              </w:rPr>
              <w:t>status</w:t>
            </w:r>
            <w:r>
              <w:rPr>
                <w:spacing w:val="-11"/>
                <w:w w:val="95"/>
              </w:rPr>
              <w:t xml:space="preserve"> </w:t>
            </w:r>
            <w:r>
              <w:rPr>
                <w:spacing w:val="-2"/>
                <w:w w:val="95"/>
              </w:rPr>
              <w:t>by</w:t>
            </w:r>
            <w:r>
              <w:rPr>
                <w:spacing w:val="-10"/>
                <w:w w:val="95"/>
              </w:rPr>
              <w:t xml:space="preserve"> </w:t>
            </w:r>
            <w:r>
              <w:rPr>
                <w:spacing w:val="-2"/>
                <w:w w:val="95"/>
              </w:rPr>
              <w:t>pressing</w:t>
            </w:r>
            <w:r>
              <w:rPr>
                <w:spacing w:val="-11"/>
                <w:w w:val="95"/>
              </w:rPr>
              <w:t xml:space="preserve"> </w:t>
            </w:r>
            <w:r>
              <w:rPr>
                <w:spacing w:val="-2"/>
                <w:w w:val="85"/>
              </w:rPr>
              <w:t xml:space="preserve">1 </w:t>
            </w:r>
            <w:r>
              <w:rPr>
                <w:w w:val="90"/>
              </w:rPr>
              <w:t>after</w:t>
            </w:r>
            <w:r>
              <w:rPr>
                <w:spacing w:val="-3"/>
                <w:w w:val="90"/>
              </w:rPr>
              <w:t xml:space="preserve"> </w:t>
            </w:r>
            <w:r>
              <w:rPr>
                <w:w w:val="90"/>
              </w:rPr>
              <w:t>calling</w:t>
            </w:r>
            <w:r>
              <w:rPr>
                <w:spacing w:val="-3"/>
                <w:w w:val="90"/>
              </w:rPr>
              <w:t xml:space="preserve"> </w:t>
            </w:r>
            <w:r>
              <w:rPr>
                <w:w w:val="90"/>
              </w:rPr>
              <w:t>the</w:t>
            </w:r>
            <w:r>
              <w:rPr>
                <w:spacing w:val="-3"/>
                <w:w w:val="90"/>
              </w:rPr>
              <w:t xml:space="preserve"> </w:t>
            </w:r>
            <w:r>
              <w:rPr>
                <w:w w:val="90"/>
              </w:rPr>
              <w:t>DCYF</w:t>
            </w:r>
            <w:r>
              <w:rPr>
                <w:spacing w:val="-3"/>
                <w:w w:val="90"/>
              </w:rPr>
              <w:t xml:space="preserve"> </w:t>
            </w:r>
            <w:r>
              <w:rPr>
                <w:w w:val="90"/>
              </w:rPr>
              <w:t>Customer</w:t>
            </w:r>
            <w:r>
              <w:rPr>
                <w:spacing w:val="-3"/>
                <w:w w:val="90"/>
              </w:rPr>
              <w:t xml:space="preserve"> </w:t>
            </w:r>
            <w:r>
              <w:rPr>
                <w:w w:val="90"/>
              </w:rPr>
              <w:t xml:space="preserve">Service </w:t>
            </w:r>
            <w:r>
              <w:t>Call</w:t>
            </w:r>
            <w:r>
              <w:rPr>
                <w:spacing w:val="-13"/>
              </w:rPr>
              <w:t xml:space="preserve"> </w:t>
            </w:r>
            <w:r>
              <w:t>Center</w:t>
            </w:r>
          </w:p>
          <w:p w14:paraId="7B642C97" w14:textId="77777777" w:rsidR="00D75A5E" w:rsidRDefault="00A64706">
            <w:pPr>
              <w:pStyle w:val="TableParagraph"/>
              <w:spacing w:before="0" w:line="252" w:lineRule="exact"/>
              <w:ind w:left="174" w:right="0"/>
              <w:jc w:val="left"/>
            </w:pPr>
            <w:r>
              <w:rPr>
                <w:w w:val="80"/>
              </w:rPr>
              <w:t>1-844-626-</w:t>
            </w:r>
            <w:r>
              <w:rPr>
                <w:spacing w:val="-4"/>
                <w:w w:val="80"/>
              </w:rPr>
              <w:t>8687</w:t>
            </w:r>
          </w:p>
        </w:tc>
        <w:tc>
          <w:tcPr>
            <w:tcW w:w="3374" w:type="dxa"/>
            <w:tcBorders>
              <w:left w:val="single" w:sz="4" w:space="0" w:color="000000"/>
              <w:bottom w:val="single" w:sz="4" w:space="0" w:color="000000"/>
              <w:right w:val="nil"/>
            </w:tcBorders>
          </w:tcPr>
          <w:p w14:paraId="4D0FAA2B" w14:textId="77777777" w:rsidR="00D75A5E" w:rsidRDefault="00A64706">
            <w:pPr>
              <w:pStyle w:val="TableParagraph"/>
              <w:spacing w:before="116"/>
              <w:ind w:left="174" w:right="0"/>
              <w:jc w:val="left"/>
              <w:rPr>
                <w:b/>
                <w:sz w:val="24"/>
              </w:rPr>
            </w:pPr>
            <w:r>
              <w:rPr>
                <w:b/>
                <w:w w:val="80"/>
                <w:sz w:val="24"/>
              </w:rPr>
              <w:t>DCYF</w:t>
            </w:r>
            <w:r>
              <w:rPr>
                <w:b/>
                <w:spacing w:val="-9"/>
                <w:sz w:val="24"/>
              </w:rPr>
              <w:t xml:space="preserve"> </w:t>
            </w:r>
            <w:r>
              <w:rPr>
                <w:b/>
                <w:w w:val="80"/>
                <w:sz w:val="24"/>
              </w:rPr>
              <w:t>BACKGROUND</w:t>
            </w:r>
            <w:r>
              <w:rPr>
                <w:b/>
                <w:spacing w:val="-8"/>
                <w:sz w:val="24"/>
              </w:rPr>
              <w:t xml:space="preserve"> </w:t>
            </w:r>
            <w:r>
              <w:rPr>
                <w:b/>
                <w:w w:val="80"/>
                <w:sz w:val="24"/>
              </w:rPr>
              <w:t>CHECK</w:t>
            </w:r>
            <w:r>
              <w:rPr>
                <w:b/>
                <w:spacing w:val="-8"/>
                <w:sz w:val="24"/>
              </w:rPr>
              <w:t xml:space="preserve"> </w:t>
            </w:r>
            <w:r>
              <w:rPr>
                <w:b/>
                <w:spacing w:val="-4"/>
                <w:w w:val="80"/>
                <w:sz w:val="24"/>
              </w:rPr>
              <w:t>UNIT</w:t>
            </w:r>
          </w:p>
          <w:p w14:paraId="6D0023A3" w14:textId="77777777" w:rsidR="00D75A5E" w:rsidRDefault="00A64706">
            <w:pPr>
              <w:pStyle w:val="TableParagraph"/>
              <w:spacing w:before="24"/>
              <w:ind w:left="174" w:right="0"/>
              <w:jc w:val="left"/>
            </w:pPr>
            <w:r>
              <w:rPr>
                <w:spacing w:val="-2"/>
                <w:w w:val="85"/>
              </w:rPr>
              <w:t>1-866-482-4325,</w:t>
            </w:r>
            <w:r>
              <w:rPr>
                <w:spacing w:val="7"/>
              </w:rPr>
              <w:t xml:space="preserve"> </w:t>
            </w:r>
            <w:r>
              <w:rPr>
                <w:spacing w:val="-2"/>
                <w:w w:val="85"/>
              </w:rPr>
              <w:t>option</w:t>
            </w:r>
            <w:r>
              <w:rPr>
                <w:spacing w:val="8"/>
              </w:rPr>
              <w:t xml:space="preserve"> </w:t>
            </w:r>
            <w:r>
              <w:rPr>
                <w:spacing w:val="-10"/>
                <w:w w:val="85"/>
              </w:rPr>
              <w:t>4</w:t>
            </w:r>
          </w:p>
          <w:p w14:paraId="39641342" w14:textId="77777777" w:rsidR="00D75A5E" w:rsidRDefault="00A64706">
            <w:pPr>
              <w:pStyle w:val="TableParagraph"/>
              <w:spacing w:before="27"/>
              <w:ind w:left="174" w:right="0"/>
              <w:jc w:val="left"/>
              <w:rPr>
                <w:b/>
              </w:rPr>
            </w:pPr>
            <w:hyperlink r:id="rId89">
              <w:r>
                <w:rPr>
                  <w:b/>
                  <w:spacing w:val="-2"/>
                  <w:w w:val="90"/>
                </w:rPr>
                <w:t>backgroundcheck@dcyf.wa.gov</w:t>
              </w:r>
            </w:hyperlink>
          </w:p>
        </w:tc>
      </w:tr>
      <w:tr w:rsidR="00D75A5E" w14:paraId="730AB918" w14:textId="77777777">
        <w:trPr>
          <w:trHeight w:val="1901"/>
        </w:trPr>
        <w:tc>
          <w:tcPr>
            <w:tcW w:w="3368" w:type="dxa"/>
            <w:tcBorders>
              <w:top w:val="single" w:sz="4" w:space="0" w:color="000000"/>
              <w:left w:val="nil"/>
              <w:bottom w:val="single" w:sz="4" w:space="0" w:color="000000"/>
              <w:right w:val="single" w:sz="4" w:space="0" w:color="000000"/>
            </w:tcBorders>
            <w:shd w:val="clear" w:color="auto" w:fill="E1EEF2"/>
          </w:tcPr>
          <w:p w14:paraId="72362AAA" w14:textId="77777777" w:rsidR="00D75A5E" w:rsidRDefault="00A64706">
            <w:pPr>
              <w:pStyle w:val="TableParagraph"/>
              <w:spacing w:before="135" w:line="225" w:lineRule="auto"/>
              <w:ind w:left="194" w:right="656"/>
              <w:jc w:val="left"/>
              <w:rPr>
                <w:b/>
                <w:sz w:val="24"/>
              </w:rPr>
            </w:pPr>
            <w:r>
              <w:rPr>
                <w:b/>
                <w:spacing w:val="-2"/>
                <w:w w:val="80"/>
                <w:sz w:val="24"/>
              </w:rPr>
              <w:lastRenderedPageBreak/>
              <w:t>DCYF</w:t>
            </w:r>
            <w:r>
              <w:rPr>
                <w:b/>
                <w:spacing w:val="-5"/>
                <w:w w:val="80"/>
                <w:sz w:val="24"/>
              </w:rPr>
              <w:t xml:space="preserve"> </w:t>
            </w:r>
            <w:r>
              <w:rPr>
                <w:b/>
                <w:spacing w:val="-2"/>
                <w:w w:val="80"/>
                <w:sz w:val="24"/>
              </w:rPr>
              <w:t>CUSTOMER</w:t>
            </w:r>
            <w:r>
              <w:rPr>
                <w:b/>
                <w:spacing w:val="-4"/>
                <w:w w:val="80"/>
                <w:sz w:val="24"/>
              </w:rPr>
              <w:t xml:space="preserve"> </w:t>
            </w:r>
            <w:r>
              <w:rPr>
                <w:b/>
                <w:spacing w:val="-2"/>
                <w:w w:val="80"/>
                <w:sz w:val="24"/>
              </w:rPr>
              <w:t xml:space="preserve">SERVICE </w:t>
            </w:r>
            <w:r>
              <w:rPr>
                <w:b/>
                <w:w w:val="90"/>
                <w:sz w:val="24"/>
              </w:rPr>
              <w:t>CALL</w:t>
            </w:r>
            <w:r>
              <w:rPr>
                <w:b/>
                <w:spacing w:val="-10"/>
                <w:w w:val="90"/>
                <w:sz w:val="24"/>
              </w:rPr>
              <w:t xml:space="preserve"> </w:t>
            </w:r>
            <w:r>
              <w:rPr>
                <w:b/>
                <w:w w:val="90"/>
                <w:sz w:val="24"/>
              </w:rPr>
              <w:t>CENTER</w:t>
            </w:r>
          </w:p>
          <w:p w14:paraId="230F9F0A" w14:textId="77777777" w:rsidR="00D75A5E" w:rsidRDefault="00A64706">
            <w:pPr>
              <w:pStyle w:val="TableParagraph"/>
              <w:spacing w:before="27" w:line="266" w:lineRule="auto"/>
              <w:ind w:left="194" w:right="0"/>
              <w:jc w:val="left"/>
            </w:pPr>
            <w:r>
              <w:rPr>
                <w:spacing w:val="-2"/>
                <w:w w:val="90"/>
              </w:rPr>
              <w:t>Families</w:t>
            </w:r>
            <w:r>
              <w:rPr>
                <w:spacing w:val="-7"/>
                <w:w w:val="90"/>
              </w:rPr>
              <w:t xml:space="preserve"> </w:t>
            </w:r>
            <w:r>
              <w:rPr>
                <w:spacing w:val="-2"/>
                <w:w w:val="90"/>
              </w:rPr>
              <w:t>may</w:t>
            </w:r>
            <w:r>
              <w:rPr>
                <w:spacing w:val="-7"/>
                <w:w w:val="90"/>
              </w:rPr>
              <w:t xml:space="preserve"> </w:t>
            </w:r>
            <w:r>
              <w:rPr>
                <w:spacing w:val="-2"/>
                <w:w w:val="90"/>
              </w:rPr>
              <w:t>apply</w:t>
            </w:r>
            <w:r>
              <w:rPr>
                <w:spacing w:val="-7"/>
                <w:w w:val="90"/>
              </w:rPr>
              <w:t xml:space="preserve"> </w:t>
            </w:r>
            <w:r>
              <w:rPr>
                <w:spacing w:val="-2"/>
                <w:w w:val="90"/>
              </w:rPr>
              <w:t>for</w:t>
            </w:r>
            <w:r>
              <w:rPr>
                <w:spacing w:val="-7"/>
                <w:w w:val="90"/>
              </w:rPr>
              <w:t xml:space="preserve"> </w:t>
            </w:r>
            <w:r>
              <w:rPr>
                <w:spacing w:val="-2"/>
                <w:w w:val="90"/>
              </w:rPr>
              <w:t>services</w:t>
            </w:r>
            <w:r>
              <w:rPr>
                <w:spacing w:val="-7"/>
                <w:w w:val="90"/>
              </w:rPr>
              <w:t xml:space="preserve"> </w:t>
            </w:r>
            <w:r>
              <w:rPr>
                <w:spacing w:val="-2"/>
                <w:w w:val="90"/>
              </w:rPr>
              <w:t>or</w:t>
            </w:r>
            <w:r>
              <w:rPr>
                <w:spacing w:val="-7"/>
                <w:w w:val="90"/>
              </w:rPr>
              <w:t xml:space="preserve"> </w:t>
            </w:r>
            <w:r>
              <w:rPr>
                <w:spacing w:val="-2"/>
                <w:w w:val="90"/>
              </w:rPr>
              <w:t xml:space="preserve">report </w:t>
            </w:r>
            <w:r>
              <w:rPr>
                <w:spacing w:val="-2"/>
              </w:rPr>
              <w:t>changes</w:t>
            </w:r>
          </w:p>
          <w:p w14:paraId="29551009" w14:textId="77777777" w:rsidR="00D75A5E" w:rsidRDefault="00A64706">
            <w:pPr>
              <w:pStyle w:val="TableParagraph"/>
              <w:spacing w:before="0" w:line="252" w:lineRule="exact"/>
              <w:ind w:left="194" w:right="0"/>
              <w:jc w:val="left"/>
            </w:pPr>
            <w:r>
              <w:rPr>
                <w:w w:val="80"/>
              </w:rPr>
              <w:t>1-844-626-</w:t>
            </w:r>
            <w:r>
              <w:rPr>
                <w:spacing w:val="-4"/>
                <w:w w:val="80"/>
              </w:rPr>
              <w:t>8687</w:t>
            </w:r>
          </w:p>
          <w:p w14:paraId="3F54F519" w14:textId="77777777" w:rsidR="00D75A5E" w:rsidRDefault="00A64706">
            <w:pPr>
              <w:pStyle w:val="TableParagraph"/>
              <w:spacing w:before="28"/>
              <w:ind w:left="194" w:right="0"/>
              <w:jc w:val="left"/>
            </w:pPr>
            <w:r>
              <w:rPr>
                <w:spacing w:val="-2"/>
                <w:w w:val="80"/>
              </w:rPr>
              <w:t>Fax:</w:t>
            </w:r>
            <w:r>
              <w:rPr>
                <w:spacing w:val="-5"/>
              </w:rPr>
              <w:t xml:space="preserve"> </w:t>
            </w:r>
            <w:r>
              <w:rPr>
                <w:spacing w:val="-2"/>
                <w:w w:val="80"/>
              </w:rPr>
              <w:t>1-877-309-</w:t>
            </w:r>
            <w:r>
              <w:rPr>
                <w:spacing w:val="-4"/>
                <w:w w:val="80"/>
              </w:rPr>
              <w:t>9747</w:t>
            </w:r>
          </w:p>
        </w:tc>
        <w:tc>
          <w:tcPr>
            <w:tcW w:w="3354" w:type="dxa"/>
            <w:tcBorders>
              <w:top w:val="single" w:sz="4" w:space="0" w:color="000000"/>
              <w:left w:val="single" w:sz="4" w:space="0" w:color="000000"/>
              <w:bottom w:val="single" w:sz="4" w:space="0" w:color="000000"/>
              <w:right w:val="single" w:sz="4" w:space="0" w:color="000000"/>
            </w:tcBorders>
            <w:shd w:val="clear" w:color="auto" w:fill="E1EEF2"/>
          </w:tcPr>
          <w:p w14:paraId="394B9307" w14:textId="77777777" w:rsidR="00D75A5E" w:rsidRDefault="00A64706">
            <w:pPr>
              <w:pStyle w:val="TableParagraph"/>
              <w:spacing w:before="121"/>
              <w:ind w:left="174" w:right="0"/>
              <w:jc w:val="left"/>
              <w:rPr>
                <w:b/>
                <w:sz w:val="24"/>
              </w:rPr>
            </w:pPr>
            <w:r>
              <w:rPr>
                <w:b/>
                <w:spacing w:val="-2"/>
                <w:w w:val="80"/>
                <w:sz w:val="24"/>
              </w:rPr>
              <w:t>DCYF</w:t>
            </w:r>
            <w:r>
              <w:rPr>
                <w:b/>
                <w:spacing w:val="-4"/>
                <w:sz w:val="24"/>
              </w:rPr>
              <w:t xml:space="preserve"> </w:t>
            </w:r>
            <w:r>
              <w:rPr>
                <w:b/>
                <w:spacing w:val="-2"/>
                <w:w w:val="80"/>
                <w:sz w:val="24"/>
              </w:rPr>
              <w:t>ELECTRONIC</w:t>
            </w:r>
            <w:r>
              <w:rPr>
                <w:b/>
                <w:spacing w:val="-3"/>
                <w:sz w:val="24"/>
              </w:rPr>
              <w:t xml:space="preserve"> </w:t>
            </w:r>
            <w:r>
              <w:rPr>
                <w:b/>
                <w:spacing w:val="-2"/>
                <w:w w:val="80"/>
                <w:sz w:val="24"/>
              </w:rPr>
              <w:t>ATTENDANCE</w:t>
            </w:r>
          </w:p>
          <w:p w14:paraId="2354504E" w14:textId="77777777" w:rsidR="00D75A5E" w:rsidRDefault="00A64706">
            <w:pPr>
              <w:pStyle w:val="TableParagraph"/>
              <w:spacing w:before="24"/>
              <w:ind w:left="174" w:right="0"/>
              <w:jc w:val="left"/>
            </w:pPr>
            <w:r>
              <w:rPr>
                <w:w w:val="80"/>
              </w:rPr>
              <w:t>1-844-704-</w:t>
            </w:r>
            <w:r>
              <w:rPr>
                <w:spacing w:val="-4"/>
                <w:w w:val="80"/>
              </w:rPr>
              <w:t>6777</w:t>
            </w:r>
          </w:p>
          <w:p w14:paraId="7499953A" w14:textId="77777777" w:rsidR="00D75A5E" w:rsidRDefault="00A64706">
            <w:pPr>
              <w:pStyle w:val="TableParagraph"/>
              <w:spacing w:before="27" w:line="266" w:lineRule="auto"/>
              <w:ind w:left="174" w:right="0"/>
              <w:jc w:val="left"/>
              <w:rPr>
                <w:b/>
              </w:rPr>
            </w:pPr>
            <w:hyperlink r:id="rId90">
              <w:r>
                <w:rPr>
                  <w:b/>
                  <w:spacing w:val="-2"/>
                  <w:w w:val="90"/>
                </w:rPr>
                <w:t>eas.servicedesk@dcyf.wa.gov</w:t>
              </w:r>
            </w:hyperlink>
            <w:r>
              <w:rPr>
                <w:b/>
                <w:spacing w:val="-2"/>
                <w:w w:val="90"/>
              </w:rPr>
              <w:t xml:space="preserve"> </w:t>
            </w:r>
            <w:hyperlink r:id="rId91">
              <w:r>
                <w:rPr>
                  <w:b/>
                  <w:spacing w:val="-2"/>
                  <w:w w:val="85"/>
                </w:rPr>
                <w:t>electronic.attendance@dcyf.wa.gov</w:t>
              </w:r>
            </w:hyperlink>
          </w:p>
        </w:tc>
        <w:tc>
          <w:tcPr>
            <w:tcW w:w="3374" w:type="dxa"/>
            <w:tcBorders>
              <w:top w:val="single" w:sz="4" w:space="0" w:color="000000"/>
              <w:left w:val="single" w:sz="4" w:space="0" w:color="000000"/>
              <w:bottom w:val="single" w:sz="4" w:space="0" w:color="000000"/>
              <w:right w:val="nil"/>
            </w:tcBorders>
            <w:shd w:val="clear" w:color="auto" w:fill="E1EEF2"/>
          </w:tcPr>
          <w:p w14:paraId="42FECA8E" w14:textId="77777777" w:rsidR="00D75A5E" w:rsidRDefault="00A64706">
            <w:pPr>
              <w:pStyle w:val="TableParagraph"/>
              <w:spacing w:before="121"/>
              <w:ind w:left="174" w:right="0"/>
              <w:jc w:val="left"/>
              <w:rPr>
                <w:b/>
                <w:sz w:val="24"/>
              </w:rPr>
            </w:pPr>
            <w:r>
              <w:rPr>
                <w:b/>
                <w:w w:val="80"/>
                <w:sz w:val="24"/>
              </w:rPr>
              <w:t>DSHS</w:t>
            </w:r>
            <w:r>
              <w:rPr>
                <w:b/>
                <w:spacing w:val="-1"/>
                <w:sz w:val="24"/>
              </w:rPr>
              <w:t xml:space="preserve"> </w:t>
            </w:r>
            <w:r>
              <w:rPr>
                <w:b/>
                <w:w w:val="80"/>
                <w:sz w:val="24"/>
              </w:rPr>
              <w:t>INVOICE</w:t>
            </w:r>
            <w:r>
              <w:rPr>
                <w:b/>
                <w:sz w:val="24"/>
              </w:rPr>
              <w:t xml:space="preserve"> </w:t>
            </w:r>
            <w:r>
              <w:rPr>
                <w:b/>
                <w:spacing w:val="-2"/>
                <w:w w:val="80"/>
                <w:sz w:val="24"/>
              </w:rPr>
              <w:t>EXPRESS</w:t>
            </w:r>
          </w:p>
          <w:p w14:paraId="43AD866C" w14:textId="77777777" w:rsidR="00D75A5E" w:rsidRDefault="00A64706">
            <w:pPr>
              <w:pStyle w:val="TableParagraph"/>
              <w:spacing w:before="24"/>
              <w:ind w:left="174" w:right="0"/>
              <w:jc w:val="left"/>
            </w:pPr>
            <w:r>
              <w:rPr>
                <w:w w:val="80"/>
              </w:rPr>
              <w:t>1-888-461-</w:t>
            </w:r>
            <w:r>
              <w:rPr>
                <w:spacing w:val="-4"/>
                <w:w w:val="80"/>
              </w:rPr>
              <w:t>8855</w:t>
            </w:r>
          </w:p>
        </w:tc>
      </w:tr>
      <w:tr w:rsidR="00D75A5E" w14:paraId="05EE6085" w14:textId="77777777">
        <w:trPr>
          <w:trHeight w:val="1717"/>
        </w:trPr>
        <w:tc>
          <w:tcPr>
            <w:tcW w:w="3368" w:type="dxa"/>
            <w:tcBorders>
              <w:top w:val="single" w:sz="4" w:space="0" w:color="000000"/>
              <w:left w:val="nil"/>
              <w:bottom w:val="single" w:sz="4" w:space="0" w:color="000000"/>
              <w:right w:val="single" w:sz="4" w:space="0" w:color="000000"/>
            </w:tcBorders>
          </w:tcPr>
          <w:p w14:paraId="7D6BC214" w14:textId="77777777" w:rsidR="00D75A5E" w:rsidRDefault="00A64706">
            <w:pPr>
              <w:pStyle w:val="TableParagraph"/>
              <w:spacing w:before="121"/>
              <w:ind w:left="194" w:right="0"/>
              <w:jc w:val="left"/>
              <w:rPr>
                <w:b/>
                <w:sz w:val="24"/>
              </w:rPr>
            </w:pPr>
            <w:r>
              <w:rPr>
                <w:b/>
                <w:spacing w:val="-4"/>
                <w:w w:val="80"/>
                <w:sz w:val="24"/>
              </w:rPr>
              <w:t>SSPS</w:t>
            </w:r>
            <w:r>
              <w:rPr>
                <w:b/>
                <w:spacing w:val="-6"/>
                <w:sz w:val="24"/>
              </w:rPr>
              <w:t xml:space="preserve"> </w:t>
            </w:r>
            <w:r>
              <w:rPr>
                <w:b/>
                <w:spacing w:val="-4"/>
                <w:w w:val="80"/>
                <w:sz w:val="24"/>
              </w:rPr>
              <w:t>CUSTOMER</w:t>
            </w:r>
            <w:r>
              <w:rPr>
                <w:b/>
                <w:spacing w:val="-6"/>
                <w:sz w:val="24"/>
              </w:rPr>
              <w:t xml:space="preserve"> </w:t>
            </w:r>
            <w:r>
              <w:rPr>
                <w:b/>
                <w:spacing w:val="-4"/>
                <w:w w:val="80"/>
                <w:sz w:val="24"/>
              </w:rPr>
              <w:t>SERVICE</w:t>
            </w:r>
          </w:p>
          <w:p w14:paraId="2A017CEB" w14:textId="77777777" w:rsidR="00D75A5E" w:rsidRDefault="00A64706">
            <w:pPr>
              <w:pStyle w:val="TableParagraph"/>
              <w:spacing w:before="24"/>
              <w:ind w:left="194" w:right="0"/>
              <w:jc w:val="left"/>
              <w:rPr>
                <w:b/>
              </w:rPr>
            </w:pPr>
            <w:r>
              <w:rPr>
                <w:b/>
                <w:w w:val="90"/>
              </w:rPr>
              <w:t>360-664-</w:t>
            </w:r>
            <w:r>
              <w:rPr>
                <w:b/>
                <w:spacing w:val="-4"/>
                <w:w w:val="90"/>
              </w:rPr>
              <w:t>6161</w:t>
            </w:r>
          </w:p>
          <w:p w14:paraId="1621FC65" w14:textId="77777777" w:rsidR="00D75A5E" w:rsidRDefault="00A64706">
            <w:pPr>
              <w:pStyle w:val="TableParagraph"/>
              <w:spacing w:before="27"/>
              <w:ind w:left="194" w:right="0"/>
              <w:jc w:val="left"/>
              <w:rPr>
                <w:b/>
              </w:rPr>
            </w:pPr>
            <w:hyperlink r:id="rId92">
              <w:r>
                <w:rPr>
                  <w:b/>
                  <w:spacing w:val="-2"/>
                  <w:w w:val="90"/>
                </w:rPr>
                <w:t>sspsmail@dcyf.wa.gov</w:t>
              </w:r>
            </w:hyperlink>
          </w:p>
        </w:tc>
        <w:tc>
          <w:tcPr>
            <w:tcW w:w="3354" w:type="dxa"/>
            <w:tcBorders>
              <w:top w:val="single" w:sz="4" w:space="0" w:color="000000"/>
              <w:left w:val="single" w:sz="4" w:space="0" w:color="000000"/>
              <w:bottom w:val="single" w:sz="4" w:space="0" w:color="000000"/>
              <w:right w:val="single" w:sz="4" w:space="0" w:color="000000"/>
            </w:tcBorders>
          </w:tcPr>
          <w:p w14:paraId="30DC6AEF" w14:textId="77777777" w:rsidR="00D75A5E" w:rsidRDefault="00A64706">
            <w:pPr>
              <w:pStyle w:val="TableParagraph"/>
              <w:spacing w:before="121"/>
              <w:ind w:left="174" w:right="0"/>
              <w:jc w:val="left"/>
              <w:rPr>
                <w:b/>
                <w:sz w:val="24"/>
              </w:rPr>
            </w:pPr>
            <w:r>
              <w:rPr>
                <w:b/>
                <w:w w:val="75"/>
                <w:sz w:val="24"/>
              </w:rPr>
              <w:t>SSPS</w:t>
            </w:r>
            <w:r>
              <w:rPr>
                <w:b/>
                <w:sz w:val="24"/>
              </w:rPr>
              <w:t xml:space="preserve"> </w:t>
            </w:r>
            <w:r>
              <w:rPr>
                <w:b/>
                <w:w w:val="75"/>
                <w:sz w:val="24"/>
              </w:rPr>
              <w:t>PROVIDER</w:t>
            </w:r>
            <w:r>
              <w:rPr>
                <w:b/>
                <w:spacing w:val="1"/>
                <w:sz w:val="24"/>
              </w:rPr>
              <w:t xml:space="preserve"> </w:t>
            </w:r>
            <w:r>
              <w:rPr>
                <w:b/>
                <w:spacing w:val="-2"/>
                <w:w w:val="75"/>
                <w:sz w:val="24"/>
              </w:rPr>
              <w:t>PORTAL</w:t>
            </w:r>
          </w:p>
          <w:p w14:paraId="12FF2E2A" w14:textId="77777777" w:rsidR="00D75A5E" w:rsidRDefault="00A64706">
            <w:pPr>
              <w:pStyle w:val="TableParagraph"/>
              <w:spacing w:before="24"/>
              <w:ind w:left="174" w:right="0"/>
              <w:jc w:val="left"/>
            </w:pPr>
            <w:r>
              <w:rPr>
                <w:spacing w:val="-2"/>
                <w:w w:val="80"/>
              </w:rPr>
              <w:t>1-855-928-</w:t>
            </w:r>
            <w:r>
              <w:rPr>
                <w:spacing w:val="-4"/>
                <w:w w:val="80"/>
              </w:rPr>
              <w:t>3241</w:t>
            </w:r>
          </w:p>
        </w:tc>
        <w:tc>
          <w:tcPr>
            <w:tcW w:w="3374" w:type="dxa"/>
            <w:tcBorders>
              <w:top w:val="single" w:sz="4" w:space="0" w:color="000000"/>
              <w:left w:val="single" w:sz="4" w:space="0" w:color="000000"/>
              <w:bottom w:val="single" w:sz="4" w:space="0" w:color="000000"/>
              <w:right w:val="nil"/>
            </w:tcBorders>
          </w:tcPr>
          <w:p w14:paraId="629AC4D7" w14:textId="77777777" w:rsidR="00D75A5E" w:rsidRDefault="00A64706">
            <w:pPr>
              <w:pStyle w:val="TableParagraph"/>
              <w:spacing w:before="121"/>
              <w:ind w:left="174" w:right="0"/>
              <w:jc w:val="left"/>
              <w:rPr>
                <w:b/>
                <w:sz w:val="24"/>
              </w:rPr>
            </w:pPr>
            <w:r>
              <w:rPr>
                <w:b/>
                <w:spacing w:val="-2"/>
                <w:w w:val="80"/>
                <w:sz w:val="24"/>
              </w:rPr>
              <w:t>WCCC</w:t>
            </w:r>
            <w:r>
              <w:rPr>
                <w:b/>
                <w:spacing w:val="-4"/>
                <w:sz w:val="24"/>
              </w:rPr>
              <w:t xml:space="preserve"> </w:t>
            </w:r>
            <w:r>
              <w:rPr>
                <w:b/>
                <w:spacing w:val="-2"/>
                <w:w w:val="80"/>
                <w:sz w:val="24"/>
              </w:rPr>
              <w:t>PROVIDER</w:t>
            </w:r>
            <w:r>
              <w:rPr>
                <w:b/>
                <w:spacing w:val="-3"/>
                <w:sz w:val="24"/>
              </w:rPr>
              <w:t xml:space="preserve"> </w:t>
            </w:r>
            <w:r>
              <w:rPr>
                <w:b/>
                <w:spacing w:val="-4"/>
                <w:w w:val="80"/>
                <w:sz w:val="24"/>
              </w:rPr>
              <w:t>LINE</w:t>
            </w:r>
          </w:p>
          <w:p w14:paraId="667E6629" w14:textId="77777777" w:rsidR="00D75A5E" w:rsidRDefault="00A64706">
            <w:pPr>
              <w:pStyle w:val="TableParagraph"/>
              <w:spacing w:before="24"/>
              <w:ind w:left="174" w:right="0"/>
              <w:jc w:val="left"/>
              <w:rPr>
                <w:b/>
              </w:rPr>
            </w:pPr>
            <w:r>
              <w:rPr>
                <w:b/>
                <w:w w:val="85"/>
              </w:rPr>
              <w:t>1-800-394-</w:t>
            </w:r>
            <w:r>
              <w:rPr>
                <w:b/>
                <w:spacing w:val="-4"/>
                <w:w w:val="85"/>
              </w:rPr>
              <w:t>4571</w:t>
            </w:r>
          </w:p>
          <w:p w14:paraId="1A222EFA" w14:textId="77777777" w:rsidR="00D75A5E" w:rsidRDefault="00A64706">
            <w:pPr>
              <w:pStyle w:val="TableParagraph"/>
              <w:spacing w:before="27"/>
              <w:ind w:left="174" w:right="0"/>
              <w:jc w:val="left"/>
              <w:rPr>
                <w:b/>
              </w:rPr>
            </w:pPr>
            <w:r>
              <w:rPr>
                <w:b/>
                <w:w w:val="80"/>
              </w:rPr>
              <w:t>Fax:</w:t>
            </w:r>
            <w:r>
              <w:rPr>
                <w:b/>
                <w:spacing w:val="-6"/>
              </w:rPr>
              <w:t xml:space="preserve"> </w:t>
            </w:r>
            <w:r>
              <w:rPr>
                <w:b/>
                <w:w w:val="80"/>
              </w:rPr>
              <w:t>1-877-309-</w:t>
            </w:r>
            <w:r>
              <w:rPr>
                <w:b/>
                <w:spacing w:val="-4"/>
                <w:w w:val="80"/>
              </w:rPr>
              <w:t>9747</w:t>
            </w:r>
          </w:p>
          <w:p w14:paraId="2C70FEDE" w14:textId="77777777" w:rsidR="00D75A5E" w:rsidRDefault="00A64706">
            <w:pPr>
              <w:pStyle w:val="TableParagraph"/>
              <w:spacing w:before="28"/>
              <w:ind w:left="174" w:right="0"/>
              <w:jc w:val="left"/>
              <w:rPr>
                <w:b/>
              </w:rPr>
            </w:pPr>
            <w:hyperlink r:id="rId93">
              <w:r>
                <w:rPr>
                  <w:b/>
                  <w:spacing w:val="-8"/>
                </w:rPr>
                <w:t>providerhelp@dcyf.wa.gov</w:t>
              </w:r>
            </w:hyperlink>
          </w:p>
        </w:tc>
      </w:tr>
      <w:tr w:rsidR="00D75A5E" w14:paraId="7C63BBC7" w14:textId="77777777">
        <w:trPr>
          <w:trHeight w:val="2206"/>
        </w:trPr>
        <w:tc>
          <w:tcPr>
            <w:tcW w:w="3368" w:type="dxa"/>
            <w:tcBorders>
              <w:top w:val="single" w:sz="4" w:space="0" w:color="000000"/>
              <w:left w:val="nil"/>
              <w:bottom w:val="nil"/>
              <w:right w:val="single" w:sz="4" w:space="0" w:color="000000"/>
            </w:tcBorders>
            <w:shd w:val="clear" w:color="auto" w:fill="E1EEF2"/>
          </w:tcPr>
          <w:p w14:paraId="24F987F0" w14:textId="77777777" w:rsidR="00D75A5E" w:rsidRDefault="00A64706">
            <w:pPr>
              <w:pStyle w:val="TableParagraph"/>
              <w:spacing w:before="135" w:line="225" w:lineRule="auto"/>
              <w:ind w:left="194" w:right="0"/>
              <w:jc w:val="left"/>
              <w:rPr>
                <w:b/>
                <w:sz w:val="24"/>
              </w:rPr>
            </w:pPr>
            <w:r>
              <w:rPr>
                <w:b/>
                <w:w w:val="80"/>
                <w:sz w:val="24"/>
              </w:rPr>
              <w:t>OFFICE</w:t>
            </w:r>
            <w:r>
              <w:rPr>
                <w:b/>
                <w:spacing w:val="-3"/>
                <w:w w:val="80"/>
                <w:sz w:val="24"/>
              </w:rPr>
              <w:t xml:space="preserve"> </w:t>
            </w:r>
            <w:r>
              <w:rPr>
                <w:b/>
                <w:w w:val="80"/>
                <w:sz w:val="24"/>
              </w:rPr>
              <w:t>OF</w:t>
            </w:r>
            <w:r>
              <w:rPr>
                <w:b/>
                <w:spacing w:val="-3"/>
                <w:w w:val="80"/>
                <w:sz w:val="24"/>
              </w:rPr>
              <w:t xml:space="preserve"> </w:t>
            </w:r>
            <w:r>
              <w:rPr>
                <w:b/>
                <w:w w:val="80"/>
                <w:sz w:val="24"/>
              </w:rPr>
              <w:t>THE</w:t>
            </w:r>
            <w:r>
              <w:rPr>
                <w:b/>
                <w:spacing w:val="-3"/>
                <w:w w:val="80"/>
                <w:sz w:val="24"/>
              </w:rPr>
              <w:t xml:space="preserve"> </w:t>
            </w:r>
            <w:r>
              <w:rPr>
                <w:b/>
                <w:w w:val="80"/>
                <w:sz w:val="24"/>
              </w:rPr>
              <w:t>SUPERINTENDENT</w:t>
            </w:r>
            <w:r>
              <w:rPr>
                <w:b/>
                <w:spacing w:val="-3"/>
                <w:w w:val="80"/>
                <w:sz w:val="24"/>
              </w:rPr>
              <w:t xml:space="preserve"> </w:t>
            </w:r>
            <w:r>
              <w:rPr>
                <w:b/>
                <w:w w:val="80"/>
                <w:sz w:val="24"/>
              </w:rPr>
              <w:t xml:space="preserve">OF </w:t>
            </w:r>
            <w:r>
              <w:rPr>
                <w:b/>
                <w:w w:val="90"/>
                <w:sz w:val="24"/>
              </w:rPr>
              <w:t>PUBLIC</w:t>
            </w:r>
            <w:r>
              <w:rPr>
                <w:b/>
                <w:spacing w:val="-10"/>
                <w:w w:val="90"/>
                <w:sz w:val="24"/>
              </w:rPr>
              <w:t xml:space="preserve"> </w:t>
            </w:r>
            <w:r>
              <w:rPr>
                <w:b/>
                <w:w w:val="90"/>
                <w:sz w:val="24"/>
              </w:rPr>
              <w:t>INSTRUCTION</w:t>
            </w:r>
          </w:p>
          <w:p w14:paraId="13E0CFD1" w14:textId="77777777" w:rsidR="00D75A5E" w:rsidRDefault="00A64706">
            <w:pPr>
              <w:pStyle w:val="TableParagraph"/>
              <w:spacing w:before="27" w:line="266" w:lineRule="auto"/>
              <w:ind w:left="194" w:right="12"/>
              <w:jc w:val="left"/>
              <w:rPr>
                <w:b/>
              </w:rPr>
            </w:pPr>
            <w:r>
              <w:rPr>
                <w:b/>
                <w:spacing w:val="-6"/>
              </w:rPr>
              <w:t>Provides</w:t>
            </w:r>
            <w:r>
              <w:rPr>
                <w:b/>
                <w:spacing w:val="-14"/>
              </w:rPr>
              <w:t xml:space="preserve"> </w:t>
            </w:r>
            <w:r>
              <w:rPr>
                <w:b/>
                <w:spacing w:val="-6"/>
              </w:rPr>
              <w:t>federal</w:t>
            </w:r>
            <w:r>
              <w:rPr>
                <w:b/>
                <w:spacing w:val="-14"/>
              </w:rPr>
              <w:t xml:space="preserve"> </w:t>
            </w:r>
            <w:r>
              <w:rPr>
                <w:b/>
                <w:spacing w:val="-6"/>
              </w:rPr>
              <w:t>funds</w:t>
            </w:r>
            <w:r>
              <w:rPr>
                <w:b/>
                <w:spacing w:val="-14"/>
              </w:rPr>
              <w:t xml:space="preserve"> </w:t>
            </w:r>
            <w:r>
              <w:rPr>
                <w:b/>
                <w:spacing w:val="-6"/>
              </w:rPr>
              <w:t>to</w:t>
            </w:r>
            <w:r>
              <w:rPr>
                <w:b/>
                <w:spacing w:val="-14"/>
              </w:rPr>
              <w:t xml:space="preserve"> </w:t>
            </w:r>
            <w:r>
              <w:rPr>
                <w:b/>
                <w:spacing w:val="-6"/>
              </w:rPr>
              <w:t xml:space="preserve">serve </w:t>
            </w:r>
            <w:r>
              <w:rPr>
                <w:b/>
                <w:w w:val="85"/>
              </w:rPr>
              <w:t xml:space="preserve">nutritious meals and through the Child </w:t>
            </w:r>
            <w:r>
              <w:rPr>
                <w:b/>
                <w:spacing w:val="-6"/>
              </w:rPr>
              <w:t>Care</w:t>
            </w:r>
            <w:r>
              <w:rPr>
                <w:b/>
                <w:spacing w:val="-14"/>
              </w:rPr>
              <w:t xml:space="preserve"> </w:t>
            </w:r>
            <w:r>
              <w:rPr>
                <w:b/>
                <w:spacing w:val="-6"/>
              </w:rPr>
              <w:t>Food</w:t>
            </w:r>
            <w:r>
              <w:rPr>
                <w:b/>
                <w:spacing w:val="-14"/>
              </w:rPr>
              <w:t xml:space="preserve"> </w:t>
            </w:r>
            <w:r>
              <w:rPr>
                <w:b/>
                <w:spacing w:val="-6"/>
              </w:rPr>
              <w:t>Program</w:t>
            </w:r>
          </w:p>
          <w:p w14:paraId="32913F4C" w14:textId="77777777" w:rsidR="00D75A5E" w:rsidRDefault="00A64706">
            <w:pPr>
              <w:pStyle w:val="TableParagraph"/>
              <w:spacing w:before="0" w:line="252" w:lineRule="exact"/>
              <w:ind w:left="194" w:right="0"/>
              <w:jc w:val="left"/>
              <w:rPr>
                <w:b/>
              </w:rPr>
            </w:pPr>
            <w:r>
              <w:rPr>
                <w:b/>
                <w:w w:val="85"/>
              </w:rPr>
              <w:t>360-725-</w:t>
            </w:r>
            <w:r>
              <w:rPr>
                <w:b/>
                <w:spacing w:val="-4"/>
                <w:w w:val="85"/>
              </w:rPr>
              <w:t>6206</w:t>
            </w:r>
          </w:p>
        </w:tc>
        <w:tc>
          <w:tcPr>
            <w:tcW w:w="3354" w:type="dxa"/>
            <w:tcBorders>
              <w:top w:val="single" w:sz="4" w:space="0" w:color="000000"/>
              <w:left w:val="single" w:sz="4" w:space="0" w:color="000000"/>
              <w:bottom w:val="nil"/>
              <w:right w:val="single" w:sz="4" w:space="0" w:color="000000"/>
            </w:tcBorders>
            <w:shd w:val="clear" w:color="auto" w:fill="E1EEF2"/>
          </w:tcPr>
          <w:p w14:paraId="09360D32" w14:textId="77777777" w:rsidR="00D75A5E" w:rsidRDefault="00A64706">
            <w:pPr>
              <w:pStyle w:val="TableParagraph"/>
              <w:spacing w:before="121"/>
              <w:ind w:left="174" w:right="0"/>
              <w:jc w:val="left"/>
              <w:rPr>
                <w:b/>
                <w:sz w:val="24"/>
              </w:rPr>
            </w:pPr>
            <w:r>
              <w:rPr>
                <w:b/>
                <w:w w:val="80"/>
                <w:sz w:val="24"/>
              </w:rPr>
              <w:t>OFFICE</w:t>
            </w:r>
            <w:r>
              <w:rPr>
                <w:b/>
                <w:spacing w:val="-10"/>
                <w:sz w:val="24"/>
              </w:rPr>
              <w:t xml:space="preserve"> </w:t>
            </w:r>
            <w:r>
              <w:rPr>
                <w:b/>
                <w:w w:val="80"/>
                <w:sz w:val="24"/>
              </w:rPr>
              <w:t>OF</w:t>
            </w:r>
            <w:r>
              <w:rPr>
                <w:b/>
                <w:spacing w:val="-10"/>
                <w:sz w:val="24"/>
              </w:rPr>
              <w:t xml:space="preserve"> </w:t>
            </w:r>
            <w:r>
              <w:rPr>
                <w:b/>
                <w:w w:val="80"/>
                <w:sz w:val="24"/>
              </w:rPr>
              <w:t>FINANCIAL</w:t>
            </w:r>
            <w:r>
              <w:rPr>
                <w:b/>
                <w:spacing w:val="-10"/>
                <w:sz w:val="24"/>
              </w:rPr>
              <w:t xml:space="preserve"> </w:t>
            </w:r>
            <w:r>
              <w:rPr>
                <w:b/>
                <w:spacing w:val="-2"/>
                <w:w w:val="80"/>
                <w:sz w:val="24"/>
              </w:rPr>
              <w:t>RECOVERY</w:t>
            </w:r>
          </w:p>
          <w:p w14:paraId="79A4EEAF" w14:textId="77777777" w:rsidR="00D75A5E" w:rsidRDefault="00A64706">
            <w:pPr>
              <w:pStyle w:val="TableParagraph"/>
              <w:spacing w:before="24" w:line="266" w:lineRule="auto"/>
              <w:ind w:left="174" w:right="0"/>
              <w:jc w:val="left"/>
            </w:pPr>
            <w:r>
              <w:rPr>
                <w:spacing w:val="-2"/>
                <w:w w:val="90"/>
              </w:rPr>
              <w:t>DSHS</w:t>
            </w:r>
            <w:r>
              <w:rPr>
                <w:spacing w:val="-8"/>
                <w:w w:val="90"/>
              </w:rPr>
              <w:t xml:space="preserve"> </w:t>
            </w:r>
            <w:r>
              <w:rPr>
                <w:spacing w:val="-2"/>
                <w:w w:val="90"/>
              </w:rPr>
              <w:t>Economic</w:t>
            </w:r>
            <w:r>
              <w:rPr>
                <w:spacing w:val="-8"/>
                <w:w w:val="90"/>
              </w:rPr>
              <w:t xml:space="preserve"> </w:t>
            </w:r>
            <w:r>
              <w:rPr>
                <w:spacing w:val="-2"/>
                <w:w w:val="90"/>
              </w:rPr>
              <w:t>Services</w:t>
            </w:r>
            <w:r>
              <w:rPr>
                <w:spacing w:val="-8"/>
                <w:w w:val="90"/>
              </w:rPr>
              <w:t xml:space="preserve"> </w:t>
            </w:r>
            <w:r>
              <w:rPr>
                <w:spacing w:val="-2"/>
                <w:w w:val="90"/>
              </w:rPr>
              <w:t xml:space="preserve">Administration, </w:t>
            </w:r>
            <w:r>
              <w:rPr>
                <w:spacing w:val="-2"/>
                <w:w w:val="85"/>
              </w:rPr>
              <w:t>Office</w:t>
            </w:r>
            <w:r>
              <w:rPr>
                <w:spacing w:val="-6"/>
                <w:w w:val="85"/>
              </w:rPr>
              <w:t xml:space="preserve"> </w:t>
            </w:r>
            <w:r>
              <w:rPr>
                <w:spacing w:val="-2"/>
                <w:w w:val="85"/>
              </w:rPr>
              <w:t>of</w:t>
            </w:r>
            <w:r>
              <w:rPr>
                <w:spacing w:val="-5"/>
                <w:w w:val="85"/>
              </w:rPr>
              <w:t xml:space="preserve"> </w:t>
            </w:r>
            <w:r>
              <w:rPr>
                <w:spacing w:val="-2"/>
                <w:w w:val="85"/>
              </w:rPr>
              <w:t>Financial</w:t>
            </w:r>
            <w:r>
              <w:rPr>
                <w:spacing w:val="-6"/>
                <w:w w:val="85"/>
              </w:rPr>
              <w:t xml:space="preserve"> </w:t>
            </w:r>
            <w:r>
              <w:rPr>
                <w:spacing w:val="-2"/>
                <w:w w:val="85"/>
              </w:rPr>
              <w:t>Recovery,</w:t>
            </w:r>
            <w:r>
              <w:rPr>
                <w:spacing w:val="-5"/>
                <w:w w:val="85"/>
              </w:rPr>
              <w:t xml:space="preserve"> </w:t>
            </w:r>
            <w:r>
              <w:rPr>
                <w:spacing w:val="-2"/>
                <w:w w:val="85"/>
              </w:rPr>
              <w:t>P.O.</w:t>
            </w:r>
            <w:r>
              <w:rPr>
                <w:spacing w:val="-6"/>
                <w:w w:val="85"/>
              </w:rPr>
              <w:t xml:space="preserve"> </w:t>
            </w:r>
            <w:r>
              <w:rPr>
                <w:spacing w:val="-2"/>
                <w:w w:val="85"/>
              </w:rPr>
              <w:t>Box</w:t>
            </w:r>
            <w:r>
              <w:rPr>
                <w:spacing w:val="-5"/>
                <w:w w:val="85"/>
              </w:rPr>
              <w:t xml:space="preserve"> </w:t>
            </w:r>
            <w:r>
              <w:rPr>
                <w:spacing w:val="-2"/>
                <w:w w:val="85"/>
              </w:rPr>
              <w:t xml:space="preserve">9501 </w:t>
            </w:r>
            <w:r>
              <w:rPr>
                <w:spacing w:val="-6"/>
              </w:rPr>
              <w:t>Olympia,</w:t>
            </w:r>
            <w:r>
              <w:rPr>
                <w:spacing w:val="-13"/>
              </w:rPr>
              <w:t xml:space="preserve"> </w:t>
            </w:r>
            <w:r>
              <w:rPr>
                <w:spacing w:val="-6"/>
              </w:rPr>
              <w:t>WA</w:t>
            </w:r>
            <w:r>
              <w:rPr>
                <w:spacing w:val="-13"/>
              </w:rPr>
              <w:t xml:space="preserve"> </w:t>
            </w:r>
            <w:r>
              <w:rPr>
                <w:spacing w:val="-6"/>
              </w:rPr>
              <w:t>98507-9501</w:t>
            </w:r>
          </w:p>
          <w:p w14:paraId="4765A044" w14:textId="77777777" w:rsidR="00D75A5E" w:rsidRDefault="00A64706">
            <w:pPr>
              <w:pStyle w:val="TableParagraph"/>
              <w:spacing w:before="0" w:line="252" w:lineRule="exact"/>
              <w:ind w:left="174" w:right="0"/>
              <w:jc w:val="left"/>
            </w:pPr>
            <w:r>
              <w:rPr>
                <w:w w:val="85"/>
              </w:rPr>
              <w:t>360-664-</w:t>
            </w:r>
            <w:r>
              <w:rPr>
                <w:spacing w:val="-4"/>
                <w:w w:val="85"/>
              </w:rPr>
              <w:t>5700</w:t>
            </w:r>
          </w:p>
          <w:p w14:paraId="20C231BD" w14:textId="77777777" w:rsidR="00D75A5E" w:rsidRDefault="00A64706">
            <w:pPr>
              <w:pStyle w:val="TableParagraph"/>
              <w:spacing w:before="27"/>
              <w:ind w:left="174" w:right="0"/>
              <w:jc w:val="left"/>
            </w:pPr>
            <w:r>
              <w:rPr>
                <w:spacing w:val="-2"/>
                <w:w w:val="85"/>
              </w:rPr>
              <w:t>Toll-Free:</w:t>
            </w:r>
            <w:r>
              <w:rPr>
                <w:spacing w:val="-3"/>
              </w:rPr>
              <w:t xml:space="preserve"> </w:t>
            </w:r>
            <w:r>
              <w:rPr>
                <w:spacing w:val="-2"/>
                <w:w w:val="85"/>
              </w:rPr>
              <w:t>1-800-562-</w:t>
            </w:r>
            <w:r>
              <w:rPr>
                <w:spacing w:val="-4"/>
                <w:w w:val="85"/>
              </w:rPr>
              <w:t>6114</w:t>
            </w:r>
          </w:p>
          <w:p w14:paraId="54FADBC0" w14:textId="77777777" w:rsidR="00D75A5E" w:rsidRDefault="00A64706">
            <w:pPr>
              <w:pStyle w:val="TableParagraph"/>
              <w:spacing w:before="28"/>
              <w:ind w:left="174" w:right="0"/>
              <w:jc w:val="left"/>
            </w:pPr>
            <w:r>
              <w:rPr>
                <w:w w:val="80"/>
              </w:rPr>
              <w:t>TTY:</w:t>
            </w:r>
            <w:r>
              <w:rPr>
                <w:spacing w:val="30"/>
              </w:rPr>
              <w:t xml:space="preserve"> </w:t>
            </w:r>
            <w:r>
              <w:rPr>
                <w:w w:val="80"/>
              </w:rPr>
              <w:t>1-800-833-</w:t>
            </w:r>
            <w:r>
              <w:rPr>
                <w:spacing w:val="-4"/>
                <w:w w:val="80"/>
              </w:rPr>
              <w:t>6388</w:t>
            </w:r>
          </w:p>
        </w:tc>
        <w:tc>
          <w:tcPr>
            <w:tcW w:w="3374" w:type="dxa"/>
            <w:tcBorders>
              <w:top w:val="single" w:sz="4" w:space="0" w:color="000000"/>
              <w:left w:val="single" w:sz="4" w:space="0" w:color="000000"/>
              <w:bottom w:val="nil"/>
              <w:right w:val="nil"/>
            </w:tcBorders>
            <w:shd w:val="clear" w:color="auto" w:fill="E1EEF2"/>
          </w:tcPr>
          <w:p w14:paraId="36CD4884" w14:textId="77777777" w:rsidR="00D75A5E" w:rsidRDefault="00D75A5E">
            <w:pPr>
              <w:pStyle w:val="TableParagraph"/>
              <w:spacing w:before="0"/>
              <w:ind w:left="0" w:right="0"/>
              <w:jc w:val="left"/>
              <w:rPr>
                <w:rFonts w:ascii="Times New Roman"/>
              </w:rPr>
            </w:pPr>
          </w:p>
        </w:tc>
      </w:tr>
    </w:tbl>
    <w:p w14:paraId="1927BA9B" w14:textId="77777777" w:rsidR="00D75A5E" w:rsidRDefault="00D75A5E">
      <w:pPr>
        <w:pStyle w:val="TableParagraph"/>
        <w:jc w:val="left"/>
        <w:rPr>
          <w:rFonts w:ascii="Times New Roman"/>
        </w:rPr>
        <w:sectPr w:rsidR="00D75A5E">
          <w:pgSz w:w="12240" w:h="15840"/>
          <w:pgMar w:top="1080" w:right="360" w:bottom="760" w:left="720" w:header="0" w:footer="566" w:gutter="0"/>
          <w:cols w:space="720"/>
        </w:sectPr>
      </w:pPr>
    </w:p>
    <w:p w14:paraId="242E82C9" w14:textId="77777777" w:rsidR="00D75A5E" w:rsidRDefault="00A64706">
      <w:pPr>
        <w:rPr>
          <w:sz w:val="20"/>
        </w:rPr>
      </w:pPr>
      <w:r>
        <w:rPr>
          <w:noProof/>
          <w:sz w:val="20"/>
        </w:rPr>
        <w:lastRenderedPageBreak/>
        <w:drawing>
          <wp:inline distT="0" distB="0" distL="0" distR="0" wp14:anchorId="243040A6" wp14:editId="6A2CEE3A">
            <wp:extent cx="6864332" cy="3304032"/>
            <wp:effectExtent l="0" t="0" r="0" b="0"/>
            <wp:docPr id="85" name="Image 85" descr="Early Learning Provider and children playing with flower shap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Early Learning Provider and children playing with flower shapes"/>
                    <pic:cNvPicPr/>
                  </pic:nvPicPr>
                  <pic:blipFill>
                    <a:blip r:embed="rId94" cstate="print"/>
                    <a:stretch>
                      <a:fillRect/>
                    </a:stretch>
                  </pic:blipFill>
                  <pic:spPr>
                    <a:xfrm>
                      <a:off x="0" y="0"/>
                      <a:ext cx="6864332" cy="3304032"/>
                    </a:xfrm>
                    <a:prstGeom prst="rect">
                      <a:avLst/>
                    </a:prstGeom>
                  </pic:spPr>
                </pic:pic>
              </a:graphicData>
            </a:graphic>
          </wp:inline>
        </w:drawing>
      </w:r>
    </w:p>
    <w:p w14:paraId="275C0E85" w14:textId="77777777" w:rsidR="00D75A5E" w:rsidRDefault="00A64706">
      <w:pPr>
        <w:pStyle w:val="Heading1"/>
        <w:tabs>
          <w:tab w:val="left" w:pos="10799"/>
        </w:tabs>
        <w:spacing w:before="349"/>
        <w:ind w:left="0"/>
      </w:pPr>
      <w:r>
        <w:rPr>
          <w:noProof/>
        </w:rPr>
        <mc:AlternateContent>
          <mc:Choice Requires="wps">
            <w:drawing>
              <wp:anchor distT="0" distB="0" distL="0" distR="0" simplePos="0" relativeHeight="251658271" behindDoc="0" locked="0" layoutInCell="1" allowOverlap="1" wp14:anchorId="58BC23AD" wp14:editId="44B1804F">
                <wp:simplePos x="0" y="0"/>
                <wp:positionH relativeFrom="page">
                  <wp:posOffset>3886200</wp:posOffset>
                </wp:positionH>
                <wp:positionV relativeFrom="paragraph">
                  <wp:posOffset>626426</wp:posOffset>
                </wp:positionV>
                <wp:extent cx="1270" cy="306070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060700"/>
                        </a:xfrm>
                        <a:custGeom>
                          <a:avLst/>
                          <a:gdLst/>
                          <a:ahLst/>
                          <a:cxnLst/>
                          <a:rect l="l" t="t" r="r" b="b"/>
                          <a:pathLst>
                            <a:path h="3060700">
                              <a:moveTo>
                                <a:pt x="0" y="0"/>
                              </a:moveTo>
                              <a:lnTo>
                                <a:pt x="0" y="306070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pic="http://schemas.openxmlformats.org/drawingml/2006/picture" xmlns:a="http://schemas.openxmlformats.org/drawingml/2006/main">
            <w:pict w14:anchorId="4CE290A4">
              <v:shape id="Graphic 86" style="position:absolute;margin-left:306pt;margin-top:49.3pt;width:.1pt;height:241pt;z-index:15754752;visibility:visible;mso-wrap-style:square;mso-wrap-distance-left:0;mso-wrap-distance-top:0;mso-wrap-distance-right:0;mso-wrap-distance-bottom:0;mso-position-horizontal:absolute;mso-position-horizontal-relative:page;mso-position-vertical:absolute;mso-position-vertical-relative:text;v-text-anchor:top" coordsize="1270,3060700" o:spid="_x0000_s1026" filled="f" strokeweight=".5pt" path="m,l,30607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" w14:anchorId="10E7EAA8">
                <v:path arrowok="t"/>
                <w10:wrap anchorx="page"/>
              </v:shape>
            </w:pict>
          </mc:Fallback>
        </mc:AlternateContent>
      </w:r>
      <w:bookmarkStart w:id="6020" w:name="_TOC_250000"/>
      <w:r>
        <w:rPr>
          <w:color w:val="000000"/>
          <w:spacing w:val="44"/>
          <w:shd w:val="clear" w:color="auto" w:fill="D8E9EF"/>
        </w:rPr>
        <w:t xml:space="preserve"> </w:t>
      </w:r>
      <w:r>
        <w:rPr>
          <w:color w:val="000000"/>
          <w:spacing w:val="-12"/>
          <w:shd w:val="clear" w:color="auto" w:fill="D8E9EF"/>
        </w:rPr>
        <w:t>Online</w:t>
      </w:r>
      <w:r>
        <w:rPr>
          <w:color w:val="000000"/>
          <w:spacing w:val="-20"/>
          <w:shd w:val="clear" w:color="auto" w:fill="D8E9EF"/>
        </w:rPr>
        <w:t xml:space="preserve"> </w:t>
      </w:r>
      <w:r>
        <w:rPr>
          <w:color w:val="000000"/>
          <w:spacing w:val="-2"/>
          <w:shd w:val="clear" w:color="auto" w:fill="D8E9EF"/>
        </w:rPr>
        <w:t>Information</w:t>
      </w:r>
      <w:bookmarkEnd w:id="6020"/>
      <w:r>
        <w:rPr>
          <w:color w:val="000000"/>
          <w:shd w:val="clear" w:color="auto" w:fill="D8E9EF"/>
        </w:rPr>
        <w:tab/>
      </w:r>
    </w:p>
    <w:p w14:paraId="11A5D252" w14:textId="77777777" w:rsidR="00D75A5E" w:rsidRDefault="00D75A5E">
      <w:pPr>
        <w:pStyle w:val="Heading1"/>
        <w:sectPr w:rsidR="00D75A5E">
          <w:footerReference w:type="even" r:id="rId95"/>
          <w:pgSz w:w="12240" w:h="15840"/>
          <w:pgMar w:top="720" w:right="360" w:bottom="280" w:left="720" w:header="0" w:footer="0" w:gutter="0"/>
          <w:cols w:space="720"/>
        </w:sectPr>
      </w:pPr>
    </w:p>
    <w:p w14:paraId="21824AA4" w14:textId="77777777" w:rsidR="00D75A5E" w:rsidRDefault="00A64706">
      <w:pPr>
        <w:pStyle w:val="ListParagraph"/>
        <w:numPr>
          <w:ilvl w:val="0"/>
          <w:numId w:val="7"/>
        </w:numPr>
        <w:tabs>
          <w:tab w:val="left" w:pos="240"/>
        </w:tabs>
        <w:spacing w:before="173" w:line="264" w:lineRule="auto"/>
        <w:rPr>
          <w:b/>
        </w:rPr>
      </w:pPr>
      <w:r>
        <w:rPr>
          <w:b/>
          <w:noProof/>
        </w:rPr>
        <mc:AlternateContent>
          <mc:Choice Requires="wps">
            <w:drawing>
              <wp:anchor distT="0" distB="0" distL="0" distR="0" simplePos="0" relativeHeight="251658272" behindDoc="0" locked="0" layoutInCell="1" allowOverlap="1" wp14:anchorId="68943615" wp14:editId="18EBA63D">
                <wp:simplePos x="0" y="0"/>
                <wp:positionH relativeFrom="page">
                  <wp:posOffset>625352</wp:posOffset>
                </wp:positionH>
                <wp:positionV relativeFrom="paragraph">
                  <wp:posOffset>279230</wp:posOffset>
                </wp:positionV>
                <wp:extent cx="6555105" cy="103505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555105" cy="1035050"/>
                        </a:xfrm>
                        <a:prstGeom prst="rect">
                          <a:avLst/>
                        </a:prstGeom>
                      </wps:spPr>
                      <wps:txbx>
                        <w:txbxContent>
                          <w:p w14:paraId="7694C8A8"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wps:txbx>
                      <wps:bodyPr wrap="square" lIns="0" tIns="0" rIns="0" bIns="0" rtlCol="0">
                        <a:noAutofit/>
                      </wps:bodyPr>
                    </wps:wsp>
                  </a:graphicData>
                </a:graphic>
              </wp:anchor>
            </w:drawing>
          </mc:Choice>
          <mc:Fallback>
            <w:pict>
              <v:shape w14:anchorId="68943615" id="Textbox 87" o:spid="_x0000_s1050" type="#_x0000_t202" style="position:absolute;left:0;text-align:left;margin-left:49.25pt;margin-top:22pt;width:516.15pt;height:81.5pt;rotation:-45;z-index:25165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" filled="f" stroked="f">
                <v:textbox inset="0,0,0,0">
                  <w:txbxContent>
                    <w:p w14:paraId="7694C8A8" w14:textId="77777777" w:rsidR="00D75A5E" w:rsidRDefault="00A64706">
                      <w:pPr>
                        <w:spacing w:line="1630" w:lineRule="exact"/>
                        <w:rPr>
                          <w:rFonts w:ascii="Arial"/>
                          <w:b/>
                          <w:color w:val="000000"/>
                          <w:sz w:val="163"/>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Arial"/>
                          <w:b/>
                          <w:color w:val="AA3F00"/>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FOR</w:t>
                      </w:r>
                      <w:r>
                        <w:rPr>
                          <w:rFonts w:ascii="Arial"/>
                          <w:b/>
                          <w:color w:val="AA3F00"/>
                          <w:spacing w:val="-37"/>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 xml:space="preserve"> </w:t>
                      </w:r>
                      <w:r>
                        <w:rPr>
                          <w:rFonts w:ascii="Arial"/>
                          <w:b/>
                          <w:color w:val="AA3F00"/>
                          <w:spacing w:val="-2"/>
                          <w:sz w:val="163"/>
                          <w14:textOutline w14:w="0" w14:cap="flat" w14:cmpd="sng" w14:algn="ctr">
                            <w14:solidFill>
                              <w14:srgbClr w14:val="AA3F00">
                                <w14:alpha w14:val="80392"/>
                              </w14:srgbClr>
                            </w14:solidFill>
                            <w14:prstDash w14:val="solid"/>
                            <w14:bevel/>
                          </w14:textOutline>
                          <w14:textFill>
                            <w14:solidFill>
                              <w14:srgbClr w14:val="AA3F00">
                                <w14:alpha w14:val="80392"/>
                              </w14:srgbClr>
                            </w14:solidFill>
                          </w14:textFill>
                        </w:rPr>
                        <w:t>REVIEW</w:t>
                      </w:r>
                    </w:p>
                  </w:txbxContent>
                </v:textbox>
                <w10:wrap anchorx="page"/>
              </v:shape>
            </w:pict>
          </mc:Fallback>
        </mc:AlternateContent>
      </w:r>
      <w:r>
        <w:t xml:space="preserve">Child Care Home Licensing Requirements: </w:t>
      </w:r>
      <w:hyperlink r:id="rId96">
        <w:r>
          <w:rPr>
            <w:b/>
            <w:spacing w:val="-2"/>
            <w:w w:val="90"/>
          </w:rPr>
          <w:t>www.dcyf.wa.gov/services/early-learning-providers/</w:t>
        </w:r>
      </w:hyperlink>
      <w:r>
        <w:rPr>
          <w:b/>
          <w:spacing w:val="-2"/>
          <w:w w:val="90"/>
        </w:rPr>
        <w:t xml:space="preserve"> </w:t>
      </w:r>
      <w:hyperlink r:id="rId97">
        <w:r>
          <w:rPr>
            <w:b/>
            <w:spacing w:val="-2"/>
          </w:rPr>
          <w:t>licensed-provider</w:t>
        </w:r>
      </w:hyperlink>
    </w:p>
    <w:p w14:paraId="1E76278F" w14:textId="77777777" w:rsidR="00D75A5E" w:rsidRDefault="00A64706">
      <w:pPr>
        <w:pStyle w:val="ListParagraph"/>
        <w:numPr>
          <w:ilvl w:val="0"/>
          <w:numId w:val="7"/>
        </w:numPr>
        <w:tabs>
          <w:tab w:val="left" w:pos="240"/>
        </w:tabs>
        <w:spacing w:line="264" w:lineRule="auto"/>
        <w:ind w:right="1752"/>
        <w:rPr>
          <w:b/>
        </w:rPr>
      </w:pPr>
      <w:r>
        <w:t xml:space="preserve">Child Care Subsidy Rates: </w:t>
      </w:r>
      <w:hyperlink r:id="rId98">
        <w:r>
          <w:rPr>
            <w:b/>
            <w:spacing w:val="-4"/>
          </w:rPr>
          <w:t>www.dcyf.wa.gov/services/</w:t>
        </w:r>
      </w:hyperlink>
      <w:r>
        <w:rPr>
          <w:b/>
          <w:spacing w:val="-4"/>
        </w:rPr>
        <w:t xml:space="preserve"> </w:t>
      </w:r>
      <w:hyperlink r:id="rId99">
        <w:r>
          <w:rPr>
            <w:b/>
            <w:spacing w:val="-2"/>
            <w:w w:val="90"/>
          </w:rPr>
          <w:t>early-learning-providers/subsidy</w:t>
        </w:r>
      </w:hyperlink>
    </w:p>
    <w:p w14:paraId="35D85258" w14:textId="77777777" w:rsidR="00D75A5E" w:rsidRDefault="00A64706">
      <w:pPr>
        <w:pStyle w:val="ListParagraph"/>
        <w:numPr>
          <w:ilvl w:val="0"/>
          <w:numId w:val="7"/>
        </w:numPr>
        <w:tabs>
          <w:tab w:val="left" w:pos="239"/>
        </w:tabs>
        <w:ind w:left="239" w:hanging="239"/>
      </w:pPr>
      <w:r>
        <w:rPr>
          <w:spacing w:val="-4"/>
        </w:rPr>
        <w:t>Child</w:t>
      </w:r>
      <w:r>
        <w:rPr>
          <w:spacing w:val="-5"/>
        </w:rPr>
        <w:t xml:space="preserve"> </w:t>
      </w:r>
      <w:r>
        <w:rPr>
          <w:spacing w:val="-4"/>
        </w:rPr>
        <w:t>Care</w:t>
      </w:r>
      <w:r>
        <w:rPr>
          <w:spacing w:val="-5"/>
        </w:rPr>
        <w:t xml:space="preserve"> </w:t>
      </w:r>
      <w:r>
        <w:rPr>
          <w:spacing w:val="-4"/>
        </w:rPr>
        <w:t>Subsidy</w:t>
      </w:r>
      <w:r>
        <w:rPr>
          <w:spacing w:val="-5"/>
        </w:rPr>
        <w:t xml:space="preserve"> </w:t>
      </w:r>
      <w:r>
        <w:rPr>
          <w:spacing w:val="-4"/>
        </w:rPr>
        <w:t>Rules and</w:t>
      </w:r>
      <w:r>
        <w:rPr>
          <w:spacing w:val="-5"/>
        </w:rPr>
        <w:t xml:space="preserve"> </w:t>
      </w:r>
      <w:r>
        <w:rPr>
          <w:spacing w:val="-4"/>
        </w:rPr>
        <w:t>Requirements:</w:t>
      </w:r>
    </w:p>
    <w:p w14:paraId="46DBD90D" w14:textId="77777777" w:rsidR="00D75A5E" w:rsidRDefault="00A64706">
      <w:pPr>
        <w:spacing w:before="25"/>
        <w:ind w:left="240"/>
        <w:rPr>
          <w:b/>
        </w:rPr>
      </w:pPr>
      <w:hyperlink r:id="rId100">
        <w:r>
          <w:rPr>
            <w:b/>
            <w:spacing w:val="-2"/>
            <w:w w:val="85"/>
          </w:rPr>
          <w:t>apps.leg.wa.gov/WAC/default.aspx?cite=110-</w:t>
        </w:r>
        <w:r>
          <w:rPr>
            <w:b/>
            <w:spacing w:val="-5"/>
            <w:w w:val="95"/>
          </w:rPr>
          <w:t>15</w:t>
        </w:r>
      </w:hyperlink>
    </w:p>
    <w:p w14:paraId="7B22B4D1" w14:textId="77777777" w:rsidR="00D75A5E" w:rsidRDefault="00A64706">
      <w:pPr>
        <w:pStyle w:val="ListParagraph"/>
        <w:numPr>
          <w:ilvl w:val="0"/>
          <w:numId w:val="7"/>
        </w:numPr>
        <w:tabs>
          <w:tab w:val="left" w:pos="240"/>
        </w:tabs>
        <w:spacing w:before="105" w:line="264" w:lineRule="auto"/>
        <w:rPr>
          <w:b/>
        </w:rPr>
      </w:pPr>
      <w:r>
        <w:t xml:space="preserve">Electronic Attendance System Information: </w:t>
      </w:r>
      <w:hyperlink r:id="rId101">
        <w:r>
          <w:rPr>
            <w:b/>
            <w:spacing w:val="-2"/>
            <w:w w:val="90"/>
          </w:rPr>
          <w:t>www.dcyf.wa.gov/services/early-learning-providers/</w:t>
        </w:r>
      </w:hyperlink>
      <w:r>
        <w:rPr>
          <w:b/>
          <w:spacing w:val="-2"/>
          <w:w w:val="90"/>
        </w:rPr>
        <w:t xml:space="preserve"> </w:t>
      </w:r>
      <w:hyperlink r:id="rId102">
        <w:r>
          <w:rPr>
            <w:b/>
            <w:spacing w:val="-8"/>
          </w:rPr>
          <w:t>electronic-attendance-system</w:t>
        </w:r>
      </w:hyperlink>
    </w:p>
    <w:p w14:paraId="7D7FA1BF" w14:textId="77777777" w:rsidR="00D75A5E" w:rsidRDefault="00A64706">
      <w:pPr>
        <w:pStyle w:val="ListParagraph"/>
        <w:numPr>
          <w:ilvl w:val="0"/>
          <w:numId w:val="7"/>
        </w:numPr>
        <w:tabs>
          <w:tab w:val="left" w:pos="240"/>
        </w:tabs>
        <w:spacing w:line="264" w:lineRule="auto"/>
        <w:rPr>
          <w:b/>
        </w:rPr>
      </w:pPr>
      <w:r>
        <w:t xml:space="preserve">Electronic Attendance System Training: </w:t>
      </w:r>
      <w:hyperlink r:id="rId103">
        <w:r>
          <w:rPr>
            <w:b/>
            <w:spacing w:val="-2"/>
            <w:w w:val="90"/>
          </w:rPr>
          <w:t>www.dcyf.wa.gov/services/early-learning-providers/</w:t>
        </w:r>
      </w:hyperlink>
      <w:r>
        <w:rPr>
          <w:b/>
          <w:spacing w:val="-2"/>
          <w:w w:val="90"/>
        </w:rPr>
        <w:t xml:space="preserve"> </w:t>
      </w:r>
      <w:hyperlink r:id="rId104">
        <w:r>
          <w:rPr>
            <w:b/>
            <w:spacing w:val="-8"/>
          </w:rPr>
          <w:t>electronic-attendance-system/training</w:t>
        </w:r>
      </w:hyperlink>
    </w:p>
    <w:p w14:paraId="246D04EA" w14:textId="77777777" w:rsidR="00D75A5E" w:rsidRDefault="00A64706">
      <w:pPr>
        <w:pStyle w:val="ListParagraph"/>
        <w:numPr>
          <w:ilvl w:val="0"/>
          <w:numId w:val="7"/>
        </w:numPr>
        <w:tabs>
          <w:tab w:val="left" w:pos="239"/>
        </w:tabs>
        <w:ind w:left="239" w:hanging="239"/>
      </w:pPr>
      <w:r>
        <w:t>Families</w:t>
      </w:r>
      <w:r>
        <w:rPr>
          <w:spacing w:val="-15"/>
        </w:rPr>
        <w:t xml:space="preserve"> </w:t>
      </w:r>
      <w:r>
        <w:t>May</w:t>
      </w:r>
      <w:r>
        <w:rPr>
          <w:spacing w:val="-15"/>
        </w:rPr>
        <w:t xml:space="preserve"> </w:t>
      </w:r>
      <w:r>
        <w:rPr>
          <w:spacing w:val="-2"/>
        </w:rPr>
        <w:t>Apply:</w:t>
      </w:r>
    </w:p>
    <w:p w14:paraId="05624779" w14:textId="77777777" w:rsidR="00D75A5E" w:rsidRDefault="00A64706">
      <w:pPr>
        <w:spacing w:before="25"/>
        <w:ind w:left="240"/>
        <w:rPr>
          <w:b/>
        </w:rPr>
      </w:pPr>
      <w:hyperlink r:id="rId105">
        <w:r>
          <w:rPr>
            <w:b/>
            <w:spacing w:val="-7"/>
          </w:rPr>
          <w:t>https://www.washingtonconnection.org/home/</w:t>
        </w:r>
      </w:hyperlink>
    </w:p>
    <w:p w14:paraId="265CA4DB" w14:textId="77777777" w:rsidR="00D75A5E" w:rsidRDefault="00A64706">
      <w:pPr>
        <w:pStyle w:val="ListParagraph"/>
        <w:numPr>
          <w:ilvl w:val="0"/>
          <w:numId w:val="7"/>
        </w:numPr>
        <w:tabs>
          <w:tab w:val="left" w:pos="240"/>
        </w:tabs>
        <w:spacing w:before="173" w:line="264" w:lineRule="auto"/>
        <w:ind w:right="1324"/>
        <w:rPr>
          <w:b/>
        </w:rPr>
      </w:pPr>
      <w:r>
        <w:br w:type="column"/>
      </w:r>
      <w:r>
        <w:t xml:space="preserve">Invoice Express Information: </w:t>
      </w:r>
      <w:hyperlink r:id="rId106">
        <w:r>
          <w:rPr>
            <w:b/>
            <w:spacing w:val="-8"/>
          </w:rPr>
          <w:t>www.dcyf.wa.gov/sites/default/files/pubs/</w:t>
        </w:r>
      </w:hyperlink>
      <w:r>
        <w:rPr>
          <w:b/>
          <w:spacing w:val="-8"/>
        </w:rPr>
        <w:t xml:space="preserve"> </w:t>
      </w:r>
      <w:hyperlink r:id="rId107">
        <w:r>
          <w:rPr>
            <w:b/>
            <w:spacing w:val="-2"/>
          </w:rPr>
          <w:t>EPS_0043.pdf</w:t>
        </w:r>
      </w:hyperlink>
    </w:p>
    <w:p w14:paraId="4B2D2C5E" w14:textId="77777777" w:rsidR="00D75A5E" w:rsidRDefault="00A64706">
      <w:pPr>
        <w:pStyle w:val="ListParagraph"/>
        <w:numPr>
          <w:ilvl w:val="0"/>
          <w:numId w:val="7"/>
        </w:numPr>
        <w:tabs>
          <w:tab w:val="left" w:pos="239"/>
        </w:tabs>
        <w:ind w:left="239" w:hanging="239"/>
      </w:pPr>
      <w:r>
        <w:t>Licensing</w:t>
      </w:r>
      <w:r>
        <w:rPr>
          <w:spacing w:val="-8"/>
        </w:rPr>
        <w:t xml:space="preserve"> </w:t>
      </w:r>
      <w:r>
        <w:t>and</w:t>
      </w:r>
      <w:r>
        <w:rPr>
          <w:spacing w:val="-8"/>
        </w:rPr>
        <w:t xml:space="preserve"> </w:t>
      </w:r>
      <w:r>
        <w:t>Subsidy</w:t>
      </w:r>
      <w:r>
        <w:rPr>
          <w:spacing w:val="-8"/>
        </w:rPr>
        <w:t xml:space="preserve"> </w:t>
      </w:r>
      <w:r>
        <w:rPr>
          <w:spacing w:val="-2"/>
        </w:rPr>
        <w:t>Rules:</w:t>
      </w:r>
    </w:p>
    <w:p w14:paraId="1F0BDE94" w14:textId="77777777" w:rsidR="00D75A5E" w:rsidRDefault="00A64706">
      <w:pPr>
        <w:spacing w:before="25"/>
        <w:ind w:left="240"/>
        <w:rPr>
          <w:b/>
        </w:rPr>
      </w:pPr>
      <w:hyperlink r:id="rId108">
        <w:r>
          <w:rPr>
            <w:b/>
            <w:spacing w:val="-2"/>
            <w:w w:val="90"/>
          </w:rPr>
          <w:t>apps.leg.wa.gov/WAC/default.aspx?cite=110</w:t>
        </w:r>
      </w:hyperlink>
    </w:p>
    <w:p w14:paraId="256691BC" w14:textId="77777777" w:rsidR="00D75A5E" w:rsidRDefault="00A64706">
      <w:pPr>
        <w:pStyle w:val="ListParagraph"/>
        <w:numPr>
          <w:ilvl w:val="0"/>
          <w:numId w:val="7"/>
        </w:numPr>
        <w:tabs>
          <w:tab w:val="left" w:pos="239"/>
        </w:tabs>
        <w:spacing w:before="104"/>
        <w:ind w:left="239" w:right="2052" w:hanging="239"/>
        <w:jc w:val="right"/>
      </w:pPr>
      <w:r>
        <w:rPr>
          <w:spacing w:val="-2"/>
        </w:rPr>
        <w:t>OFM</w:t>
      </w:r>
      <w:r>
        <w:rPr>
          <w:spacing w:val="-7"/>
        </w:rPr>
        <w:t xml:space="preserve"> </w:t>
      </w:r>
      <w:r>
        <w:rPr>
          <w:spacing w:val="-2"/>
        </w:rPr>
        <w:t>Mileage</w:t>
      </w:r>
      <w:r>
        <w:rPr>
          <w:spacing w:val="-7"/>
        </w:rPr>
        <w:t xml:space="preserve"> </w:t>
      </w:r>
      <w:r>
        <w:rPr>
          <w:spacing w:val="-2"/>
        </w:rPr>
        <w:t>Reimbursement</w:t>
      </w:r>
      <w:r>
        <w:rPr>
          <w:spacing w:val="-7"/>
        </w:rPr>
        <w:t xml:space="preserve"> </w:t>
      </w:r>
      <w:r>
        <w:rPr>
          <w:spacing w:val="-4"/>
        </w:rPr>
        <w:t>Rate:</w:t>
      </w:r>
    </w:p>
    <w:p w14:paraId="6AF19516" w14:textId="77777777" w:rsidR="00D75A5E" w:rsidRDefault="00A64706">
      <w:pPr>
        <w:pStyle w:val="Heading4"/>
        <w:ind w:left="0" w:right="2009"/>
        <w:jc w:val="right"/>
      </w:pPr>
      <w:hyperlink r:id="rId109">
        <w:r>
          <w:rPr>
            <w:spacing w:val="-8"/>
          </w:rPr>
          <w:t>www.ofm.wa.gov/policy/10.90a.pdf</w:t>
        </w:r>
      </w:hyperlink>
    </w:p>
    <w:p w14:paraId="50F16B3F" w14:textId="77777777" w:rsidR="00D75A5E" w:rsidRDefault="00A64706">
      <w:pPr>
        <w:pStyle w:val="ListParagraph"/>
        <w:numPr>
          <w:ilvl w:val="0"/>
          <w:numId w:val="7"/>
        </w:numPr>
        <w:tabs>
          <w:tab w:val="left" w:pos="239"/>
        </w:tabs>
        <w:spacing w:before="105"/>
        <w:ind w:left="239" w:hanging="239"/>
      </w:pPr>
      <w:r>
        <w:rPr>
          <w:spacing w:val="-4"/>
        </w:rPr>
        <w:t>Secure</w:t>
      </w:r>
      <w:r>
        <w:rPr>
          <w:spacing w:val="-6"/>
        </w:rPr>
        <w:t xml:space="preserve"> </w:t>
      </w:r>
      <w:r>
        <w:rPr>
          <w:spacing w:val="-4"/>
        </w:rPr>
        <w:t>Access Washington</w:t>
      </w:r>
      <w:r>
        <w:rPr>
          <w:spacing w:val="-3"/>
        </w:rPr>
        <w:t xml:space="preserve"> </w:t>
      </w:r>
      <w:r>
        <w:rPr>
          <w:spacing w:val="-4"/>
        </w:rPr>
        <w:t>(SAW):</w:t>
      </w:r>
    </w:p>
    <w:p w14:paraId="58AC2C46" w14:textId="77777777" w:rsidR="00D75A5E" w:rsidRDefault="00A64706">
      <w:pPr>
        <w:spacing w:before="25"/>
        <w:ind w:left="240"/>
        <w:rPr>
          <w:b/>
        </w:rPr>
      </w:pPr>
      <w:hyperlink r:id="rId110">
        <w:r>
          <w:rPr>
            <w:b/>
            <w:spacing w:val="-10"/>
          </w:rPr>
          <w:t>https://secureaccess.wa.gov/myAccess/saw/select.do</w:t>
        </w:r>
      </w:hyperlink>
    </w:p>
    <w:p w14:paraId="602B51D8" w14:textId="77777777" w:rsidR="00D75A5E" w:rsidRDefault="00A64706">
      <w:pPr>
        <w:pStyle w:val="BodyText"/>
        <w:spacing w:before="115"/>
        <w:ind w:left="240"/>
      </w:pPr>
      <w:r>
        <w:rPr>
          <w:w w:val="115"/>
          <w:sz w:val="17"/>
        </w:rPr>
        <w:t>-</w:t>
      </w:r>
      <w:r>
        <w:rPr>
          <w:spacing w:val="19"/>
          <w:w w:val="115"/>
          <w:sz w:val="17"/>
        </w:rPr>
        <w:t xml:space="preserve"> </w:t>
      </w:r>
      <w:r>
        <w:rPr>
          <w:w w:val="110"/>
        </w:rPr>
        <w:t>Support</w:t>
      </w:r>
      <w:r>
        <w:rPr>
          <w:spacing w:val="-17"/>
          <w:w w:val="110"/>
        </w:rPr>
        <w:t xml:space="preserve"> </w:t>
      </w:r>
      <w:r>
        <w:rPr>
          <w:spacing w:val="-4"/>
          <w:w w:val="105"/>
        </w:rPr>
        <w:t>Site:</w:t>
      </w:r>
    </w:p>
    <w:p w14:paraId="78EFB231" w14:textId="77777777" w:rsidR="00D75A5E" w:rsidRDefault="00A64706">
      <w:pPr>
        <w:pStyle w:val="Heading4"/>
        <w:ind w:left="440"/>
      </w:pPr>
      <w:hyperlink r:id="rId111">
        <w:r>
          <w:rPr>
            <w:spacing w:val="-8"/>
          </w:rPr>
          <w:t>support/secureaccess.wa.gov</w:t>
        </w:r>
      </w:hyperlink>
    </w:p>
    <w:p w14:paraId="1E940321" w14:textId="77777777" w:rsidR="00D75A5E" w:rsidRDefault="00A64706">
      <w:pPr>
        <w:pStyle w:val="ListParagraph"/>
        <w:numPr>
          <w:ilvl w:val="0"/>
          <w:numId w:val="7"/>
        </w:numPr>
        <w:tabs>
          <w:tab w:val="left" w:pos="240"/>
        </w:tabs>
        <w:spacing w:before="105" w:line="264" w:lineRule="auto"/>
        <w:ind w:right="544"/>
        <w:rPr>
          <w:b/>
        </w:rPr>
      </w:pPr>
      <w:r>
        <w:t xml:space="preserve">Special Needs Rate Request: </w:t>
      </w:r>
      <w:hyperlink r:id="rId112">
        <w:r>
          <w:rPr>
            <w:b/>
            <w:spacing w:val="-10"/>
          </w:rPr>
          <w:t>www.dcyf.wa.gov/sites/default/files/word/Special_</w:t>
        </w:r>
      </w:hyperlink>
      <w:r>
        <w:rPr>
          <w:b/>
          <w:spacing w:val="-10"/>
        </w:rPr>
        <w:t xml:space="preserve"> </w:t>
      </w:r>
      <w:hyperlink r:id="rId113">
        <w:r>
          <w:rPr>
            <w:b/>
            <w:spacing w:val="-4"/>
          </w:rPr>
          <w:t>needs_request.docx</w:t>
        </w:r>
      </w:hyperlink>
    </w:p>
    <w:p w14:paraId="2F48D03F" w14:textId="77777777" w:rsidR="00D75A5E" w:rsidRDefault="00D75A5E">
      <w:pPr>
        <w:pStyle w:val="ListParagraph"/>
        <w:spacing w:line="264" w:lineRule="auto"/>
        <w:rPr>
          <w:b/>
        </w:rPr>
        <w:sectPr w:rsidR="00D75A5E">
          <w:type w:val="continuous"/>
          <w:pgSz w:w="12240" w:h="15840"/>
          <w:pgMar w:top="1100" w:right="360" w:bottom="280" w:left="720" w:header="0" w:footer="0" w:gutter="0"/>
          <w:cols w:num="2" w:space="720" w:equalWidth="0">
            <w:col w:w="4882" w:space="878"/>
            <w:col w:w="5400"/>
          </w:cols>
        </w:sectPr>
      </w:pPr>
    </w:p>
    <w:p w14:paraId="1769D0C3" w14:textId="77777777" w:rsidR="00D75A5E" w:rsidRDefault="00D75A5E">
      <w:pPr>
        <w:pStyle w:val="BodyText"/>
        <w:ind w:left="0"/>
        <w:rPr>
          <w:b/>
          <w:sz w:val="20"/>
        </w:rPr>
      </w:pPr>
    </w:p>
    <w:p w14:paraId="517A9471" w14:textId="77777777" w:rsidR="00D75A5E" w:rsidRDefault="00D75A5E">
      <w:pPr>
        <w:pStyle w:val="BodyText"/>
        <w:ind w:left="0"/>
        <w:rPr>
          <w:b/>
          <w:sz w:val="20"/>
        </w:rPr>
      </w:pPr>
    </w:p>
    <w:p w14:paraId="669D9774" w14:textId="77777777" w:rsidR="00D75A5E" w:rsidRDefault="00D75A5E">
      <w:pPr>
        <w:pStyle w:val="BodyText"/>
        <w:ind w:left="0"/>
        <w:rPr>
          <w:b/>
          <w:sz w:val="20"/>
        </w:rPr>
      </w:pPr>
    </w:p>
    <w:p w14:paraId="46C82644" w14:textId="77777777" w:rsidR="00D75A5E" w:rsidRDefault="00D75A5E">
      <w:pPr>
        <w:pStyle w:val="BodyText"/>
        <w:ind w:left="0"/>
        <w:rPr>
          <w:b/>
          <w:sz w:val="20"/>
        </w:rPr>
      </w:pPr>
    </w:p>
    <w:p w14:paraId="0770D27A" w14:textId="77777777" w:rsidR="00D75A5E" w:rsidRDefault="00D75A5E">
      <w:pPr>
        <w:pStyle w:val="BodyText"/>
        <w:ind w:left="0"/>
        <w:rPr>
          <w:b/>
          <w:sz w:val="20"/>
        </w:rPr>
      </w:pPr>
    </w:p>
    <w:p w14:paraId="0E4748A6" w14:textId="77777777" w:rsidR="00D75A5E" w:rsidRDefault="00D75A5E">
      <w:pPr>
        <w:pStyle w:val="BodyText"/>
        <w:ind w:left="0"/>
        <w:rPr>
          <w:b/>
          <w:sz w:val="20"/>
        </w:rPr>
      </w:pPr>
    </w:p>
    <w:p w14:paraId="5FBAAFDD" w14:textId="77777777" w:rsidR="00D75A5E" w:rsidRDefault="00D75A5E">
      <w:pPr>
        <w:pStyle w:val="BodyText"/>
        <w:ind w:left="0"/>
        <w:rPr>
          <w:b/>
          <w:sz w:val="20"/>
        </w:rPr>
      </w:pPr>
    </w:p>
    <w:p w14:paraId="17F9ADE5" w14:textId="77777777" w:rsidR="00D75A5E" w:rsidRDefault="00D75A5E">
      <w:pPr>
        <w:pStyle w:val="BodyText"/>
        <w:ind w:left="0"/>
        <w:rPr>
          <w:b/>
          <w:sz w:val="20"/>
        </w:rPr>
      </w:pPr>
    </w:p>
    <w:p w14:paraId="6090E04A" w14:textId="77777777" w:rsidR="00D75A5E" w:rsidRDefault="00D75A5E">
      <w:pPr>
        <w:pStyle w:val="BodyText"/>
        <w:ind w:left="0"/>
        <w:rPr>
          <w:b/>
          <w:sz w:val="20"/>
        </w:rPr>
      </w:pPr>
    </w:p>
    <w:p w14:paraId="30F95645" w14:textId="77777777" w:rsidR="00D75A5E" w:rsidRDefault="00D75A5E">
      <w:pPr>
        <w:pStyle w:val="BodyText"/>
        <w:ind w:left="0"/>
        <w:rPr>
          <w:b/>
          <w:sz w:val="20"/>
        </w:rPr>
      </w:pPr>
    </w:p>
    <w:p w14:paraId="686F514E" w14:textId="77777777" w:rsidR="00D75A5E" w:rsidRDefault="00D75A5E">
      <w:pPr>
        <w:pStyle w:val="BodyText"/>
        <w:spacing w:before="225"/>
        <w:ind w:left="0"/>
        <w:rPr>
          <w:b/>
          <w:sz w:val="20"/>
        </w:rPr>
      </w:pPr>
    </w:p>
    <w:p w14:paraId="118F1F0A" w14:textId="77777777" w:rsidR="00D75A5E" w:rsidRDefault="00A64706">
      <w:pPr>
        <w:spacing w:line="20" w:lineRule="exact"/>
        <w:rPr>
          <w:sz w:val="2"/>
        </w:rPr>
      </w:pPr>
      <w:r>
        <w:rPr>
          <w:noProof/>
          <w:sz w:val="2"/>
        </w:rPr>
        <mc:AlternateContent>
          <mc:Choice Requires="wpg">
            <w:drawing>
              <wp:inline distT="0" distB="0" distL="0" distR="0" wp14:anchorId="23552723" wp14:editId="14CB2D4E">
                <wp:extent cx="6858000" cy="6350"/>
                <wp:effectExtent l="9525" t="0" r="0" b="3175"/>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350"/>
                          <a:chOff x="0" y="0"/>
                          <a:chExt cx="6858000" cy="6350"/>
                        </a:xfrm>
                      </wpg:grpSpPr>
                      <wps:wsp>
                        <wps:cNvPr id="89" name="Graphic 89"/>
                        <wps:cNvSpPr/>
                        <wps:spPr>
                          <a:xfrm>
                            <a:off x="0" y="3175"/>
                            <a:ext cx="6858000" cy="1270"/>
                          </a:xfrm>
                          <a:custGeom>
                            <a:avLst/>
                            <a:gdLst/>
                            <a:ahLst/>
                            <a:cxnLst/>
                            <a:rect l="l" t="t" r="r" b="b"/>
                            <a:pathLst>
                              <a:path w="6858000">
                                <a:moveTo>
                                  <a:pt x="0" y="0"/>
                                </a:moveTo>
                                <a:lnTo>
                                  <a:pt x="68580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xmlns:arto="http://schemas.microsoft.com/office/word/2006/arto" xmlns:pic="http://schemas.openxmlformats.org/drawingml/2006/picture" xmlns:a="http://schemas.openxmlformats.org/drawingml/2006/main">
            <w:pict w14:anchorId="7AEC78D8">
              <v:group id="Group 88" style="width:540pt;height:.5pt;mso-position-horizontal-relative:char;mso-position-vertical-relative:line" coordsize="68580,63" o:spid="_x0000_s1026" w14:anchorId="1BA32C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">
                <v:shape id="Graphic 89" style="position:absolute;top:31;width:68580;height:13;visibility:visible;mso-wrap-style:square;v-text-anchor:top" coordsize="6858000,1270" o:spid="_x0000_s1027" filled="f" strokeweight=".5pt" path="m,l68580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">
                  <v:path arrowok="t"/>
                </v:shape>
                <w10:anchorlock/>
              </v:group>
            </w:pict>
          </mc:Fallback>
        </mc:AlternateContent>
      </w:r>
    </w:p>
    <w:p w14:paraId="3AA68638" w14:textId="77777777" w:rsidR="00D75A5E" w:rsidRDefault="00A64706">
      <w:pPr>
        <w:spacing w:before="157"/>
        <w:rPr>
          <w:rFonts w:ascii="Arial Narrow"/>
          <w:i/>
          <w:sz w:val="20"/>
        </w:rPr>
      </w:pPr>
      <w:r>
        <w:rPr>
          <w:rFonts w:ascii="Arial Narrow"/>
          <w:i/>
          <w:w w:val="90"/>
          <w:sz w:val="20"/>
        </w:rPr>
        <w:t>If</w:t>
      </w:r>
      <w:r>
        <w:rPr>
          <w:rFonts w:ascii="Arial Narrow"/>
          <w:i/>
          <w:spacing w:val="7"/>
          <w:sz w:val="20"/>
        </w:rPr>
        <w:t xml:space="preserve"> </w:t>
      </w:r>
      <w:r>
        <w:rPr>
          <w:rFonts w:ascii="Arial Narrow"/>
          <w:i/>
          <w:w w:val="90"/>
          <w:sz w:val="20"/>
        </w:rPr>
        <w:t>you</w:t>
      </w:r>
      <w:r>
        <w:rPr>
          <w:rFonts w:ascii="Arial Narrow"/>
          <w:i/>
          <w:spacing w:val="8"/>
          <w:sz w:val="20"/>
        </w:rPr>
        <w:t xml:space="preserve"> </w:t>
      </w:r>
      <w:r>
        <w:rPr>
          <w:rFonts w:ascii="Arial Narrow"/>
          <w:i/>
          <w:w w:val="90"/>
          <w:sz w:val="20"/>
        </w:rPr>
        <w:t>would</w:t>
      </w:r>
      <w:r>
        <w:rPr>
          <w:rFonts w:ascii="Arial Narrow"/>
          <w:i/>
          <w:spacing w:val="8"/>
          <w:sz w:val="20"/>
        </w:rPr>
        <w:t xml:space="preserve"> </w:t>
      </w:r>
      <w:r>
        <w:rPr>
          <w:rFonts w:ascii="Arial Narrow"/>
          <w:i/>
          <w:w w:val="90"/>
          <w:sz w:val="20"/>
        </w:rPr>
        <w:t>like</w:t>
      </w:r>
      <w:r>
        <w:rPr>
          <w:rFonts w:ascii="Arial Narrow"/>
          <w:i/>
          <w:spacing w:val="8"/>
          <w:sz w:val="20"/>
        </w:rPr>
        <w:t xml:space="preserve"> </w:t>
      </w:r>
      <w:r>
        <w:rPr>
          <w:rFonts w:ascii="Arial Narrow"/>
          <w:i/>
          <w:w w:val="90"/>
          <w:sz w:val="20"/>
        </w:rPr>
        <w:t>free</w:t>
      </w:r>
      <w:r>
        <w:rPr>
          <w:rFonts w:ascii="Arial Narrow"/>
          <w:i/>
          <w:spacing w:val="7"/>
          <w:sz w:val="20"/>
        </w:rPr>
        <w:t xml:space="preserve"> </w:t>
      </w:r>
      <w:r>
        <w:rPr>
          <w:rFonts w:ascii="Arial Narrow"/>
          <w:i/>
          <w:w w:val="90"/>
          <w:sz w:val="20"/>
        </w:rPr>
        <w:t>copies</w:t>
      </w:r>
      <w:r>
        <w:rPr>
          <w:rFonts w:ascii="Arial Narrow"/>
          <w:i/>
          <w:spacing w:val="8"/>
          <w:sz w:val="20"/>
        </w:rPr>
        <w:t xml:space="preserve"> </w:t>
      </w:r>
      <w:r>
        <w:rPr>
          <w:rFonts w:ascii="Arial Narrow"/>
          <w:i/>
          <w:w w:val="90"/>
          <w:sz w:val="20"/>
        </w:rPr>
        <w:t>of</w:t>
      </w:r>
      <w:r>
        <w:rPr>
          <w:rFonts w:ascii="Arial Narrow"/>
          <w:i/>
          <w:spacing w:val="8"/>
          <w:sz w:val="20"/>
        </w:rPr>
        <w:t xml:space="preserve"> </w:t>
      </w:r>
      <w:r>
        <w:rPr>
          <w:rFonts w:ascii="Arial Narrow"/>
          <w:i/>
          <w:w w:val="90"/>
          <w:sz w:val="20"/>
        </w:rPr>
        <w:t>this</w:t>
      </w:r>
      <w:r>
        <w:rPr>
          <w:rFonts w:ascii="Arial Narrow"/>
          <w:i/>
          <w:spacing w:val="8"/>
          <w:sz w:val="20"/>
        </w:rPr>
        <w:t xml:space="preserve"> </w:t>
      </w:r>
      <w:r>
        <w:rPr>
          <w:rFonts w:ascii="Arial Narrow"/>
          <w:i/>
          <w:w w:val="90"/>
          <w:sz w:val="20"/>
        </w:rPr>
        <w:t>publication</w:t>
      </w:r>
      <w:r>
        <w:rPr>
          <w:rFonts w:ascii="Arial Narrow"/>
          <w:i/>
          <w:spacing w:val="7"/>
          <w:sz w:val="20"/>
        </w:rPr>
        <w:t xml:space="preserve"> </w:t>
      </w:r>
      <w:r>
        <w:rPr>
          <w:rFonts w:ascii="Arial Narrow"/>
          <w:i/>
          <w:w w:val="90"/>
          <w:sz w:val="20"/>
        </w:rPr>
        <w:t>in</w:t>
      </w:r>
      <w:r>
        <w:rPr>
          <w:rFonts w:ascii="Arial Narrow"/>
          <w:i/>
          <w:spacing w:val="8"/>
          <w:sz w:val="20"/>
        </w:rPr>
        <w:t xml:space="preserve"> </w:t>
      </w:r>
      <w:r>
        <w:rPr>
          <w:rFonts w:ascii="Arial Narrow"/>
          <w:i/>
          <w:w w:val="90"/>
          <w:sz w:val="20"/>
        </w:rPr>
        <w:t>an</w:t>
      </w:r>
      <w:r>
        <w:rPr>
          <w:rFonts w:ascii="Arial Narrow"/>
          <w:i/>
          <w:spacing w:val="8"/>
          <w:sz w:val="20"/>
        </w:rPr>
        <w:t xml:space="preserve"> </w:t>
      </w:r>
      <w:r>
        <w:rPr>
          <w:rFonts w:ascii="Arial Narrow"/>
          <w:i/>
          <w:w w:val="90"/>
          <w:sz w:val="20"/>
        </w:rPr>
        <w:t>alternative</w:t>
      </w:r>
      <w:r>
        <w:rPr>
          <w:rFonts w:ascii="Arial Narrow"/>
          <w:i/>
          <w:spacing w:val="8"/>
          <w:sz w:val="20"/>
        </w:rPr>
        <w:t xml:space="preserve"> </w:t>
      </w:r>
      <w:r>
        <w:rPr>
          <w:rFonts w:ascii="Arial Narrow"/>
          <w:i/>
          <w:w w:val="90"/>
          <w:sz w:val="20"/>
        </w:rPr>
        <w:t>format</w:t>
      </w:r>
      <w:r>
        <w:rPr>
          <w:rFonts w:ascii="Arial Narrow"/>
          <w:i/>
          <w:spacing w:val="7"/>
          <w:sz w:val="20"/>
        </w:rPr>
        <w:t xml:space="preserve"> </w:t>
      </w:r>
      <w:r>
        <w:rPr>
          <w:rFonts w:ascii="Arial Narrow"/>
          <w:i/>
          <w:w w:val="90"/>
          <w:sz w:val="20"/>
        </w:rPr>
        <w:t>or</w:t>
      </w:r>
      <w:r>
        <w:rPr>
          <w:rFonts w:ascii="Arial Narrow"/>
          <w:i/>
          <w:spacing w:val="8"/>
          <w:sz w:val="20"/>
        </w:rPr>
        <w:t xml:space="preserve"> </w:t>
      </w:r>
      <w:r>
        <w:rPr>
          <w:rFonts w:ascii="Arial Narrow"/>
          <w:i/>
          <w:w w:val="90"/>
          <w:sz w:val="20"/>
        </w:rPr>
        <w:t>language,</w:t>
      </w:r>
      <w:r>
        <w:rPr>
          <w:rFonts w:ascii="Arial Narrow"/>
          <w:i/>
          <w:spacing w:val="8"/>
          <w:sz w:val="20"/>
        </w:rPr>
        <w:t xml:space="preserve"> </w:t>
      </w:r>
      <w:r>
        <w:rPr>
          <w:rFonts w:ascii="Arial Narrow"/>
          <w:i/>
          <w:w w:val="90"/>
          <w:sz w:val="20"/>
        </w:rPr>
        <w:t>please</w:t>
      </w:r>
      <w:r>
        <w:rPr>
          <w:rFonts w:ascii="Arial Narrow"/>
          <w:i/>
          <w:spacing w:val="8"/>
          <w:sz w:val="20"/>
        </w:rPr>
        <w:t xml:space="preserve"> </w:t>
      </w:r>
      <w:r>
        <w:rPr>
          <w:rFonts w:ascii="Arial Narrow"/>
          <w:i/>
          <w:w w:val="90"/>
          <w:sz w:val="20"/>
        </w:rPr>
        <w:t>contact</w:t>
      </w:r>
      <w:r>
        <w:rPr>
          <w:rFonts w:ascii="Arial Narrow"/>
          <w:i/>
          <w:spacing w:val="7"/>
          <w:sz w:val="20"/>
        </w:rPr>
        <w:t xml:space="preserve"> </w:t>
      </w:r>
      <w:r>
        <w:rPr>
          <w:rFonts w:ascii="Arial Narrow"/>
          <w:i/>
          <w:w w:val="90"/>
          <w:sz w:val="20"/>
        </w:rPr>
        <w:t>DCYF</w:t>
      </w:r>
      <w:r>
        <w:rPr>
          <w:rFonts w:ascii="Arial Narrow"/>
          <w:i/>
          <w:spacing w:val="8"/>
          <w:sz w:val="20"/>
        </w:rPr>
        <w:t xml:space="preserve"> </w:t>
      </w:r>
      <w:r>
        <w:rPr>
          <w:rFonts w:ascii="Arial Narrow"/>
          <w:i/>
          <w:w w:val="90"/>
          <w:sz w:val="20"/>
        </w:rPr>
        <w:t>Constituent</w:t>
      </w:r>
      <w:r>
        <w:rPr>
          <w:rFonts w:ascii="Arial Narrow"/>
          <w:i/>
          <w:spacing w:val="8"/>
          <w:sz w:val="20"/>
        </w:rPr>
        <w:t xml:space="preserve"> </w:t>
      </w:r>
      <w:r>
        <w:rPr>
          <w:rFonts w:ascii="Arial Narrow"/>
          <w:i/>
          <w:w w:val="90"/>
          <w:sz w:val="20"/>
        </w:rPr>
        <w:t>Relations</w:t>
      </w:r>
      <w:r>
        <w:rPr>
          <w:rFonts w:ascii="Arial Narrow"/>
          <w:i/>
          <w:spacing w:val="8"/>
          <w:sz w:val="20"/>
        </w:rPr>
        <w:t xml:space="preserve"> </w:t>
      </w:r>
      <w:r>
        <w:rPr>
          <w:rFonts w:ascii="Arial Narrow"/>
          <w:i/>
          <w:w w:val="90"/>
          <w:sz w:val="20"/>
        </w:rPr>
        <w:t>at</w:t>
      </w:r>
      <w:r>
        <w:rPr>
          <w:rFonts w:ascii="Arial Narrow"/>
          <w:i/>
          <w:spacing w:val="7"/>
          <w:sz w:val="20"/>
        </w:rPr>
        <w:t xml:space="preserve"> </w:t>
      </w:r>
      <w:r>
        <w:rPr>
          <w:rFonts w:ascii="Arial Narrow"/>
          <w:i/>
          <w:w w:val="90"/>
          <w:sz w:val="20"/>
        </w:rPr>
        <w:t>1-800-723-</w:t>
      </w:r>
      <w:r>
        <w:rPr>
          <w:rFonts w:ascii="Arial Narrow"/>
          <w:i/>
          <w:spacing w:val="-4"/>
          <w:w w:val="90"/>
          <w:sz w:val="20"/>
        </w:rPr>
        <w:t>4831</w:t>
      </w:r>
    </w:p>
    <w:p w14:paraId="2177E60A" w14:textId="77777777" w:rsidR="00D75A5E" w:rsidRDefault="00A64706">
      <w:pPr>
        <w:tabs>
          <w:tab w:val="left" w:pos="8385"/>
        </w:tabs>
        <w:spacing w:before="31"/>
        <w:rPr>
          <w:rFonts w:ascii="Arial Narrow"/>
          <w:sz w:val="20"/>
        </w:rPr>
      </w:pPr>
      <w:r>
        <w:rPr>
          <w:rFonts w:ascii="Arial Narrow"/>
          <w:i/>
          <w:w w:val="85"/>
          <w:sz w:val="20"/>
        </w:rPr>
        <w:t>or</w:t>
      </w:r>
      <w:r>
        <w:rPr>
          <w:rFonts w:ascii="Arial Narrow"/>
          <w:i/>
          <w:spacing w:val="26"/>
          <w:sz w:val="20"/>
        </w:rPr>
        <w:t xml:space="preserve"> </w:t>
      </w:r>
      <w:r>
        <w:rPr>
          <w:rFonts w:ascii="Arial Narrow"/>
          <w:i/>
          <w:w w:val="85"/>
          <w:sz w:val="20"/>
        </w:rPr>
        <w:t>email</w:t>
      </w:r>
      <w:r>
        <w:rPr>
          <w:rFonts w:ascii="Arial Narrow"/>
          <w:i/>
          <w:spacing w:val="27"/>
          <w:sz w:val="20"/>
        </w:rPr>
        <w:t xml:space="preserve"> </w:t>
      </w:r>
      <w:hyperlink r:id="rId114">
        <w:r>
          <w:rPr>
            <w:rFonts w:ascii="Arial Narrow"/>
            <w:b/>
            <w:i/>
            <w:w w:val="85"/>
            <w:sz w:val="20"/>
          </w:rPr>
          <w:t>communications@dcyf.wa.gov</w:t>
        </w:r>
      </w:hyperlink>
      <w:r>
        <w:rPr>
          <w:rFonts w:ascii="Arial Narrow"/>
          <w:b/>
          <w:i/>
          <w:spacing w:val="-2"/>
          <w:sz w:val="20"/>
        </w:rPr>
        <w:t xml:space="preserve"> </w:t>
      </w:r>
      <w:r>
        <w:rPr>
          <w:rFonts w:ascii="Arial Narrow"/>
          <w:i/>
          <w:spacing w:val="-10"/>
          <w:w w:val="85"/>
          <w:sz w:val="20"/>
        </w:rPr>
        <w:t>.</w:t>
      </w:r>
      <w:r>
        <w:rPr>
          <w:rFonts w:ascii="Arial Narrow"/>
          <w:i/>
          <w:sz w:val="20"/>
        </w:rPr>
        <w:tab/>
      </w:r>
      <w:r>
        <w:rPr>
          <w:rFonts w:ascii="Arial Narrow"/>
          <w:spacing w:val="-2"/>
          <w:w w:val="80"/>
          <w:sz w:val="20"/>
        </w:rPr>
        <w:t>DCYF</w:t>
      </w:r>
      <w:r>
        <w:rPr>
          <w:rFonts w:ascii="Arial Narrow"/>
          <w:spacing w:val="-6"/>
          <w:sz w:val="20"/>
        </w:rPr>
        <w:t xml:space="preserve"> </w:t>
      </w:r>
      <w:r>
        <w:rPr>
          <w:rFonts w:ascii="Arial Narrow"/>
          <w:spacing w:val="-2"/>
          <w:w w:val="80"/>
          <w:sz w:val="20"/>
        </w:rPr>
        <w:t>PUBLICATION</w:t>
      </w:r>
      <w:r>
        <w:rPr>
          <w:rFonts w:ascii="Arial Narrow"/>
          <w:spacing w:val="-5"/>
          <w:sz w:val="20"/>
        </w:rPr>
        <w:t xml:space="preserve"> </w:t>
      </w:r>
      <w:r>
        <w:rPr>
          <w:rFonts w:ascii="Arial Narrow"/>
          <w:spacing w:val="-2"/>
          <w:w w:val="80"/>
          <w:sz w:val="20"/>
        </w:rPr>
        <w:t>EL_0043</w:t>
      </w:r>
      <w:r>
        <w:rPr>
          <w:rFonts w:ascii="Arial Narrow"/>
          <w:spacing w:val="-5"/>
          <w:sz w:val="20"/>
        </w:rPr>
        <w:t xml:space="preserve"> </w:t>
      </w:r>
      <w:r>
        <w:rPr>
          <w:rFonts w:ascii="Arial Narrow"/>
          <w:spacing w:val="-2"/>
          <w:w w:val="80"/>
          <w:sz w:val="20"/>
        </w:rPr>
        <w:t>(10-2025)</w:t>
      </w:r>
    </w:p>
    <w:sectPr w:rsidR="00D75A5E">
      <w:type w:val="continuous"/>
      <w:pgSz w:w="12240" w:h="15840"/>
      <w:pgMar w:top="1100" w:right="360" w:bottom="280" w:left="720"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Ramynke, Jason (DCYF)" w:date="2026-07-07T10:17:00Z" w:initials="RJ">
    <w:p w14:paraId="3956CCE4" w14:textId="03ABDD14" w:rsidR="001A3DDD" w:rsidRDefault="001A3DDD">
      <w:pPr>
        <w:pStyle w:val="CommentText"/>
      </w:pPr>
      <w:r>
        <w:rPr>
          <w:rStyle w:val="CommentReference"/>
        </w:rPr>
        <w:annotationRef/>
      </w:r>
      <w:r w:rsidRPr="3BA7F903">
        <w:t>Delete references to Seasonal Child Care (SCC)</w:t>
      </w:r>
    </w:p>
  </w:comment>
  <w:comment w:id="24" w:author="Ramynke, Jason (DCYF)" w:date="2026-07-07T10:19:00Z" w:initials="RJ">
    <w:p w14:paraId="28B40F17" w14:textId="08094C8A" w:rsidR="001A3DDD" w:rsidRDefault="001A3DDD">
      <w:pPr>
        <w:pStyle w:val="CommentText"/>
      </w:pPr>
      <w:r>
        <w:rPr>
          <w:rStyle w:val="CommentReference"/>
        </w:rPr>
        <w:annotationRef/>
      </w:r>
      <w:r w:rsidRPr="47CE2F29">
        <w:t>This is not changing. removed the delete.</w:t>
      </w:r>
    </w:p>
  </w:comment>
  <w:comment w:id="25" w:author="James, Christin (DCYF)" w:date="2026-07-07T14:22:00Z" w:initials="CJ">
    <w:p w14:paraId="05672134" w14:textId="572E4030" w:rsidR="008E4DBF" w:rsidRDefault="008E4DBF" w:rsidP="008E4DBF">
      <w:pPr>
        <w:pStyle w:val="CommentText"/>
      </w:pPr>
      <w:r>
        <w:rPr>
          <w:rStyle w:val="CommentReference"/>
        </w:rPr>
        <w:annotationRef/>
      </w:r>
      <w:r>
        <w:fldChar w:fldCharType="begin"/>
      </w:r>
      <w:r>
        <w:instrText>HYPERLINK "mailto:jason.ramynke@dcyf.wa.gov"</w:instrText>
      </w:r>
      <w:bookmarkStart w:id="31" w:name="_@_873DAA2F74C54C44A573E344B7876150Z"/>
      <w:r>
        <w:fldChar w:fldCharType="separate"/>
      </w:r>
      <w:bookmarkEnd w:id="31"/>
      <w:r w:rsidRPr="008E4DBF">
        <w:rPr>
          <w:rStyle w:val="Mention"/>
          <w:noProof/>
        </w:rPr>
        <w:t>@Ramynke, Jason (DCYF)</w:t>
      </w:r>
      <w:r>
        <w:fldChar w:fldCharType="end"/>
      </w:r>
      <w:r>
        <w:t xml:space="preserve">  I’m not sure the wording here.. Can be misleading- ideally what we are saying is if a child does attend at least 1 day of overtime in the month, they may be able to claim absent overtime days- if allowed based on the claiming tiers- right? Do we want to specify that differently here to be clear?</w:t>
      </w:r>
    </w:p>
  </w:comment>
  <w:comment w:id="26" w:author="Ramynke, Jason (DCYF)" w:date="2026-07-07T14:53:00Z" w:initials="RJ">
    <w:p w14:paraId="6BE9023F" w14:textId="03D8228E" w:rsidR="00B96F13" w:rsidRDefault="00B96F13">
      <w:pPr>
        <w:pStyle w:val="CommentText"/>
      </w:pPr>
      <w:r>
        <w:rPr>
          <w:rStyle w:val="CommentReference"/>
        </w:rPr>
        <w:annotationRef/>
      </w:r>
      <w:r w:rsidRPr="170819FB">
        <w:t xml:space="preserve">yeah you can change the language to be clear. </w:t>
      </w:r>
    </w:p>
  </w:comment>
  <w:comment w:id="33" w:author="James, Christin (DCYF)" w:date="2026-07-07T13:35:00Z" w:initials="CJ">
    <w:p w14:paraId="6E2383CE" w14:textId="77777777" w:rsidR="00490E3D" w:rsidRDefault="00490E3D" w:rsidP="00490E3D">
      <w:pPr>
        <w:pStyle w:val="CommentText"/>
      </w:pPr>
      <w:r>
        <w:rPr>
          <w:rStyle w:val="CommentReference"/>
        </w:rPr>
        <w:annotationRef/>
      </w:r>
      <w:r>
        <w:t xml:space="preserve">I think it’d be good to somehow call out that base units and overtime are looked at separately. </w:t>
      </w:r>
    </w:p>
  </w:comment>
  <w:comment w:id="37" w:author="James, Christin (DCYF)" w:date="2026-07-01T13:40:00Z" w:initials="CJ">
    <w:p w14:paraId="0F89912B" w14:textId="77777777" w:rsidR="009E06BF" w:rsidRDefault="00F20E6C" w:rsidP="009E06BF">
      <w:pPr>
        <w:pStyle w:val="CommentText"/>
      </w:pPr>
      <w:r>
        <w:rPr>
          <w:rStyle w:val="CommentReference"/>
        </w:rPr>
        <w:annotationRef/>
      </w:r>
      <w:r w:rsidR="009E06BF">
        <w:t>Need to know what term is decided- program team talked about choice- tier- level- category as options. After decided I will need to go through and change where I have it referenced to align.</w:t>
      </w:r>
    </w:p>
  </w:comment>
  <w:comment w:id="384" w:author="James, Christin (DCYF)" w:date="2026-07-01T15:10:00Z" w:initials="CJ">
    <w:p w14:paraId="71AD3870" w14:textId="41C97326" w:rsidR="00971ACE" w:rsidRDefault="00971ACE" w:rsidP="00971ACE">
      <w:pPr>
        <w:pStyle w:val="CommentText"/>
      </w:pPr>
      <w:r>
        <w:rPr>
          <w:rStyle w:val="CommentReference"/>
        </w:rPr>
        <w:annotationRef/>
      </w:r>
      <w:r>
        <w:t>This column contains calendars that we would like to see if there is a way to use this as a visual to identify the days attended, non-eligible closure days, holidays, professional training days and additional eligible days.</w:t>
      </w:r>
    </w:p>
  </w:comment>
  <w:comment w:id="4925" w:author="James, Christin (DCYF)" w:date="2026-08-24T11:12:00Z" w:initials="JC">
    <w:p w14:paraId="18B29366" w14:textId="7BB4D413" w:rsidR="00B96F13" w:rsidRDefault="00B96F13">
      <w:pPr>
        <w:pStyle w:val="CommentText"/>
      </w:pPr>
      <w:r>
        <w:rPr>
          <w:rStyle w:val="CommentReference"/>
        </w:rPr>
        <w:annotationRef/>
      </w:r>
      <w:r>
        <w:fldChar w:fldCharType="begin"/>
      </w:r>
      <w:r>
        <w:instrText xml:space="preserve"> HYPERLINK "mailto:jason.ramynke@dcyf.wa.gov"</w:instrText>
      </w:r>
      <w:bookmarkStart w:id="4930" w:name="_@_C1F905AC70374E0193D5270AD0D34B3AZ"/>
      <w:r>
        <w:fldChar w:fldCharType="separate"/>
      </w:r>
      <w:bookmarkEnd w:id="4930"/>
      <w:r w:rsidRPr="6198C30C">
        <w:rPr>
          <w:rStyle w:val="Mention"/>
          <w:noProof/>
        </w:rPr>
        <w:t>@Ramynke, Jason (DCYF)</w:t>
      </w:r>
      <w:r>
        <w:fldChar w:fldCharType="end"/>
      </w:r>
      <w:r w:rsidRPr="2408DAD4">
        <w:t xml:space="preserve"> Rebecca had a good idea.... because these examples use July, which is a month that contains a holiday- we thought about calling it out- but with the fact that they can claim it or not in that month, thought about adding this text, what is your thought? </w:t>
      </w:r>
    </w:p>
  </w:comment>
  <w:comment w:id="4926" w:author="Ramynke, Jason (DCYF)" w:date="2026-08-24T11:58:00Z" w:initials="RJ">
    <w:p w14:paraId="495AF234" w14:textId="5601779B" w:rsidR="00B96F13" w:rsidRDefault="00B96F13">
      <w:pPr>
        <w:pStyle w:val="CommentText"/>
      </w:pPr>
      <w:r>
        <w:rPr>
          <w:rStyle w:val="CommentReference"/>
        </w:rPr>
        <w:annotationRef/>
      </w:r>
      <w:r w:rsidRPr="72C216B7">
        <w:t>add the holiday as a federal holiday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56CCE4" w15:done="0"/>
  <w15:commentEx w15:paraId="28B40F17" w15:done="0"/>
  <w15:commentEx w15:paraId="05672134" w15:done="0"/>
  <w15:commentEx w15:paraId="6BE9023F" w15:paraIdParent="05672134" w15:done="0"/>
  <w15:commentEx w15:paraId="6E2383CE" w15:done="0"/>
  <w15:commentEx w15:paraId="0F89912B" w15:done="0"/>
  <w15:commentEx w15:paraId="71AD3870" w15:done="0"/>
  <w15:commentEx w15:paraId="18B29366" w15:done="0"/>
  <w15:commentEx w15:paraId="495AF234" w15:paraIdParent="18B293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669053" w16cex:dateUtc="2026-07-07T17:17:00Z"/>
  <w16cex:commentExtensible w16cex:durableId="7C514055" w16cex:dateUtc="2026-07-07T17:19:00Z">
    <w16cex:extLst>
      <w16:ext w16:uri="{CE6994B0-6A32-4C9F-8C6B-6E91EDA988CE}">
        <cr:reactions xmlns:cr="http://schemas.microsoft.com/office/comments/2020/reactions">
          <cr:reaction reactionType="1">
            <cr:reactionInfo dateUtc="2026-07-07T21:18:56Z">
              <cr:user userId="S::christin.james@dcyf.wa.gov::d448f7d9-aee5-4132-bfcc-7dd4b84bae06" userProvider="AD" userName="James, Christin (DCYF)"/>
            </cr:reactionInfo>
          </cr:reaction>
        </cr:reactions>
      </w16:ext>
    </w16cex:extLst>
  </w16cex:commentExtensible>
  <w16cex:commentExtensible w16cex:durableId="4579C415" w16cex:dateUtc="2026-07-07T21:22:00Z"/>
  <w16cex:commentExtensible w16cex:durableId="2CB41CB5" w16cex:dateUtc="2026-07-07T21:53:00Z">
    <w16cex:extLst>
      <w16:ext w16:uri="{CE6994B0-6A32-4C9F-8C6B-6E91EDA988CE}">
        <cr:reactions xmlns:cr="http://schemas.microsoft.com/office/comments/2020/reactions">
          <cr:reaction reactionType="1">
            <cr:reactionInfo dateUtc="2026-07-08T17:00:43Z">
              <cr:user userId="S::christin.james@dcyf.wa.gov::d448f7d9-aee5-4132-bfcc-7dd4b84bae06" userProvider="AD" userName="James, Christin (DCYF)"/>
            </cr:reactionInfo>
          </cr:reaction>
        </cr:reactions>
      </w16:ext>
    </w16cex:extLst>
  </w16cex:commentExtensible>
  <w16cex:commentExtensible w16cex:durableId="62A565DC" w16cex:dateUtc="2026-07-07T20:35:00Z"/>
  <w16cex:commentExtensible w16cex:durableId="14B9DCAA" w16cex:dateUtc="2026-07-01T20:40:00Z"/>
  <w16cex:commentExtensible w16cex:durableId="6D46DA78" w16cex:dateUtc="2026-07-01T22:10:00Z"/>
  <w16cex:commentExtensible w16cex:durableId="122C13AF" w16cex:dateUtc="2026-08-24T18:12:00Z"/>
  <w16cex:commentExtensible w16cex:durableId="4100DE33" w16cex:dateUtc="2026-08-24T18:58:00Z">
    <w16cex:extLst>
      <w16:ext w16:uri="{CE6994B0-6A32-4C9F-8C6B-6E91EDA988CE}">
        <cr:reactions xmlns:cr="http://schemas.microsoft.com/office/comments/2020/reactions">
          <cr:reaction reactionType="1">
            <cr:reactionInfo dateUtc="2026-08-25T17:22:14Z">
              <cr:user userId="S::christin.james@dcyf.wa.gov::d448f7d9-aee5-4132-bfcc-7dd4b84bae06" userProvider="AD" userName="James, Christin (DCYF)"/>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56CCE4" w16cid:durableId="41669053"/>
  <w16cid:commentId w16cid:paraId="28B40F17" w16cid:durableId="7C514055"/>
  <w16cid:commentId w16cid:paraId="05672134" w16cid:durableId="4579C415"/>
  <w16cid:commentId w16cid:paraId="6BE9023F" w16cid:durableId="2CB41CB5"/>
  <w16cid:commentId w16cid:paraId="6E2383CE" w16cid:durableId="62A565DC"/>
  <w16cid:commentId w16cid:paraId="0F89912B" w16cid:durableId="14B9DCAA"/>
  <w16cid:commentId w16cid:paraId="71AD3870" w16cid:durableId="6D46DA78"/>
  <w16cid:commentId w16cid:paraId="18B29366" w16cid:durableId="122C13AF"/>
  <w16cid:commentId w16cid:paraId="495AF234" w16cid:durableId="4100DE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5AD7" w14:textId="77777777" w:rsidR="00046479" w:rsidRDefault="00046479">
      <w:r>
        <w:separator/>
      </w:r>
    </w:p>
  </w:endnote>
  <w:endnote w:type="continuationSeparator" w:id="0">
    <w:p w14:paraId="5CA70EEA" w14:textId="77777777" w:rsidR="00046479" w:rsidRDefault="00046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altName w:val="Calibri"/>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478E" w14:textId="77777777" w:rsidR="00D75A5E" w:rsidRDefault="00D75A5E">
    <w:pPr>
      <w:pStyle w:val="BodyText"/>
      <w:spacing w:line="14" w:lineRule="auto"/>
      <w:ind w:left="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BB20" w14:textId="77777777" w:rsidR="00D75A5E" w:rsidRDefault="00A64706">
    <w:pPr>
      <w:pStyle w:val="BodyText"/>
      <w:spacing w:line="14" w:lineRule="auto"/>
      <w:ind w:left="0"/>
      <w:rPr>
        <w:sz w:val="20"/>
      </w:rPr>
    </w:pPr>
    <w:r>
      <w:rPr>
        <w:noProof/>
        <w:sz w:val="20"/>
      </w:rPr>
      <mc:AlternateContent>
        <mc:Choice Requires="wps">
          <w:drawing>
            <wp:anchor distT="0" distB="0" distL="0" distR="0" simplePos="0" relativeHeight="251657728" behindDoc="1" locked="0" layoutInCell="1" allowOverlap="1" wp14:anchorId="56174FF6" wp14:editId="5763742C">
              <wp:simplePos x="0" y="0"/>
              <wp:positionH relativeFrom="page">
                <wp:posOffset>685800</wp:posOffset>
              </wp:positionH>
              <wp:positionV relativeFrom="page">
                <wp:posOffset>9534015</wp:posOffset>
              </wp:positionV>
              <wp:extent cx="641032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270"/>
                      </a:xfrm>
                      <a:custGeom>
                        <a:avLst/>
                        <a:gdLst/>
                        <a:ahLst/>
                        <a:cxnLst/>
                        <a:rect l="l" t="t" r="r" b="b"/>
                        <a:pathLst>
                          <a:path w="6410325">
                            <a:moveTo>
                              <a:pt x="0" y="0"/>
                            </a:moveTo>
                            <a:lnTo>
                              <a:pt x="6409944" y="0"/>
                            </a:lnTo>
                          </a:path>
                        </a:pathLst>
                      </a:custGeom>
                      <a:ln w="25400">
                        <a:solidFill>
                          <a:srgbClr val="00687F"/>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a="http://schemas.openxmlformats.org/drawingml/2006/main">
          <w:pict w14:anchorId="4D66B4A5">
            <v:shape id="Graphic 29" style="position:absolute;margin-left:54pt;margin-top:750.7pt;width:504.75pt;height:.1pt;z-index:-16331776;visibility:visible;mso-wrap-style:square;mso-wrap-distance-left:0;mso-wrap-distance-top:0;mso-wrap-distance-right:0;mso-wrap-distance-bottom:0;mso-position-horizontal:absolute;mso-position-horizontal-relative:page;mso-position-vertical:absolute;mso-position-vertical-relative:page;v-text-anchor:top" coordsize="6410325,1270" o:spid="_x0000_s1026" filled="f" strokecolor="#00687f" strokeweight="2pt" path="m,l640994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" w14:anchorId="4E0F0906">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1D6C93BA" wp14:editId="696C14F1">
              <wp:simplePos x="0" y="0"/>
              <wp:positionH relativeFrom="page">
                <wp:posOffset>647700</wp:posOffset>
              </wp:positionH>
              <wp:positionV relativeFrom="page">
                <wp:posOffset>9579227</wp:posOffset>
              </wp:positionV>
              <wp:extent cx="4134485" cy="17970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4485" cy="179705"/>
                      </a:xfrm>
                      <a:prstGeom prst="rect">
                        <a:avLst/>
                      </a:prstGeom>
                    </wps:spPr>
                    <wps:txbx>
                      <w:txbxContent>
                        <w:p w14:paraId="7DA5AB08" w14:textId="77777777" w:rsidR="00D75A5E" w:rsidRDefault="00A64706">
                          <w:pPr>
                            <w:spacing w:before="11"/>
                            <w:ind w:left="60"/>
                            <w:rPr>
                              <w:rFonts w:ascii="Arial Narrow"/>
                              <w:i/>
                              <w:sz w:val="20"/>
                            </w:rPr>
                          </w:pPr>
                          <w:r>
                            <w:rPr>
                              <w:rFonts w:ascii="Arial Narrow"/>
                              <w:b/>
                              <w:color w:val="00687F"/>
                              <w:w w:val="85"/>
                              <w:sz w:val="20"/>
                            </w:rPr>
                            <w:fldChar w:fldCharType="begin"/>
                          </w:r>
                          <w:r>
                            <w:rPr>
                              <w:rFonts w:ascii="Arial Narrow"/>
                              <w:b/>
                              <w:color w:val="00687F"/>
                              <w:w w:val="85"/>
                              <w:sz w:val="20"/>
                            </w:rPr>
                            <w:instrText xml:space="preserve"> PAGE </w:instrText>
                          </w:r>
                          <w:r>
                            <w:rPr>
                              <w:rFonts w:ascii="Arial Narrow"/>
                              <w:b/>
                              <w:color w:val="00687F"/>
                              <w:w w:val="85"/>
                              <w:sz w:val="20"/>
                            </w:rPr>
                            <w:fldChar w:fldCharType="separate"/>
                          </w:r>
                          <w:r>
                            <w:rPr>
                              <w:rFonts w:ascii="Arial Narrow"/>
                              <w:b/>
                              <w:color w:val="00687F"/>
                              <w:w w:val="85"/>
                              <w:sz w:val="20"/>
                            </w:rPr>
                            <w:t>10</w:t>
                          </w:r>
                          <w:r>
                            <w:rPr>
                              <w:rFonts w:ascii="Arial Narrow"/>
                              <w:b/>
                              <w:color w:val="00687F"/>
                              <w:w w:val="85"/>
                              <w:sz w:val="20"/>
                            </w:rPr>
                            <w:fldChar w:fldCharType="end"/>
                          </w:r>
                          <w:r>
                            <w:rPr>
                              <w:rFonts w:ascii="Arial Narrow"/>
                              <w:b/>
                              <w:color w:val="00687F"/>
                              <w:spacing w:val="26"/>
                              <w:sz w:val="20"/>
                            </w:rPr>
                            <w:t xml:space="preserve"> </w:t>
                          </w:r>
                          <w:r>
                            <w:rPr>
                              <w:rFonts w:ascii="Arial Narrow"/>
                              <w:w w:val="85"/>
                              <w:position w:val="2"/>
                              <w:sz w:val="20"/>
                            </w:rPr>
                            <w:t>|</w:t>
                          </w:r>
                          <w:r>
                            <w:rPr>
                              <w:rFonts w:ascii="Arial Narrow"/>
                              <w:spacing w:val="29"/>
                              <w:position w:val="2"/>
                              <w:sz w:val="20"/>
                            </w:rPr>
                            <w:t xml:space="preserve"> </w:t>
                          </w:r>
                          <w:r>
                            <w:rPr>
                              <w:rFonts w:ascii="Arial Narrow"/>
                              <w:b/>
                              <w:color w:val="00687F"/>
                              <w:w w:val="85"/>
                              <w:sz w:val="20"/>
                            </w:rPr>
                            <w:t>CHILD</w:t>
                          </w:r>
                          <w:r>
                            <w:rPr>
                              <w:rFonts w:ascii="Arial Narrow"/>
                              <w:b/>
                              <w:color w:val="00687F"/>
                              <w:spacing w:val="-4"/>
                              <w:w w:val="85"/>
                              <w:sz w:val="20"/>
                            </w:rPr>
                            <w:t xml:space="preserve"> </w:t>
                          </w:r>
                          <w:r>
                            <w:rPr>
                              <w:rFonts w:ascii="Arial Narrow"/>
                              <w:b/>
                              <w:color w:val="00687F"/>
                              <w:w w:val="85"/>
                              <w:sz w:val="20"/>
                            </w:rPr>
                            <w:t>CARE</w:t>
                          </w:r>
                          <w:r>
                            <w:rPr>
                              <w:rFonts w:ascii="Arial Narrow"/>
                              <w:b/>
                              <w:color w:val="00687F"/>
                              <w:spacing w:val="-3"/>
                              <w:w w:val="85"/>
                              <w:sz w:val="20"/>
                            </w:rPr>
                            <w:t xml:space="preserve"> </w:t>
                          </w:r>
                          <w:r>
                            <w:rPr>
                              <w:rFonts w:ascii="Arial Narrow"/>
                              <w:b/>
                              <w:color w:val="00687F"/>
                              <w:w w:val="85"/>
                              <w:sz w:val="20"/>
                            </w:rPr>
                            <w:t>SUBSIDIES</w:t>
                          </w:r>
                          <w:r>
                            <w:rPr>
                              <w:rFonts w:ascii="Arial Narrow"/>
                              <w:b/>
                              <w:color w:val="00687F"/>
                              <w:spacing w:val="47"/>
                              <w:sz w:val="20"/>
                            </w:rPr>
                            <w:t xml:space="preserve"> </w:t>
                          </w:r>
                          <w:r>
                            <w:rPr>
                              <w:rFonts w:ascii="Arial Narrow"/>
                              <w:i/>
                              <w:w w:val="85"/>
                              <w:sz w:val="20"/>
                            </w:rPr>
                            <w:t>Licensed</w:t>
                          </w:r>
                          <w:r>
                            <w:rPr>
                              <w:rFonts w:ascii="Arial Narrow"/>
                              <w:i/>
                              <w:spacing w:val="-3"/>
                              <w:w w:val="85"/>
                              <w:sz w:val="20"/>
                            </w:rPr>
                            <w:t xml:space="preserve"> </w:t>
                          </w:r>
                          <w:r>
                            <w:rPr>
                              <w:rFonts w:ascii="Arial Narrow"/>
                              <w:i/>
                              <w:w w:val="85"/>
                              <w:sz w:val="20"/>
                            </w:rPr>
                            <w:t>and</w:t>
                          </w:r>
                          <w:r>
                            <w:rPr>
                              <w:rFonts w:ascii="Arial Narrow"/>
                              <w:i/>
                              <w:spacing w:val="-3"/>
                              <w:w w:val="85"/>
                              <w:sz w:val="20"/>
                            </w:rPr>
                            <w:t xml:space="preserve"> </w:t>
                          </w:r>
                          <w:r>
                            <w:rPr>
                              <w:rFonts w:ascii="Arial Narrow"/>
                              <w:i/>
                              <w:w w:val="85"/>
                              <w:sz w:val="20"/>
                            </w:rPr>
                            <w:t>Certified</w:t>
                          </w:r>
                          <w:r>
                            <w:rPr>
                              <w:rFonts w:ascii="Arial Narrow"/>
                              <w:i/>
                              <w:spacing w:val="-3"/>
                              <w:w w:val="85"/>
                              <w:sz w:val="20"/>
                            </w:rPr>
                            <w:t xml:space="preserve"> </w:t>
                          </w:r>
                          <w:r>
                            <w:rPr>
                              <w:rFonts w:ascii="Arial Narrow"/>
                              <w:i/>
                              <w:w w:val="85"/>
                              <w:sz w:val="20"/>
                            </w:rPr>
                            <w:t>Child</w:t>
                          </w:r>
                          <w:r>
                            <w:rPr>
                              <w:rFonts w:ascii="Arial Narrow"/>
                              <w:i/>
                              <w:spacing w:val="-4"/>
                              <w:w w:val="85"/>
                              <w:sz w:val="20"/>
                            </w:rPr>
                            <w:t xml:space="preserve"> </w:t>
                          </w:r>
                          <w:r>
                            <w:rPr>
                              <w:rFonts w:ascii="Arial Narrow"/>
                              <w:i/>
                              <w:w w:val="85"/>
                              <w:sz w:val="20"/>
                            </w:rPr>
                            <w:t>Care</w:t>
                          </w:r>
                          <w:r>
                            <w:rPr>
                              <w:rFonts w:ascii="Arial Narrow"/>
                              <w:i/>
                              <w:spacing w:val="-3"/>
                              <w:w w:val="85"/>
                              <w:sz w:val="20"/>
                            </w:rPr>
                            <w:t xml:space="preserve"> </w:t>
                          </w:r>
                          <w:r>
                            <w:rPr>
                              <w:rFonts w:ascii="Arial Narrow"/>
                              <w:i/>
                              <w:w w:val="85"/>
                              <w:sz w:val="20"/>
                            </w:rPr>
                            <w:t>Centers</w:t>
                          </w:r>
                          <w:r>
                            <w:rPr>
                              <w:rFonts w:ascii="Arial Narrow"/>
                              <w:i/>
                              <w:spacing w:val="-3"/>
                              <w:w w:val="85"/>
                              <w:sz w:val="20"/>
                            </w:rPr>
                            <w:t xml:space="preserve"> </w:t>
                          </w:r>
                          <w:r>
                            <w:rPr>
                              <w:rFonts w:ascii="Arial Narrow"/>
                              <w:i/>
                              <w:w w:val="85"/>
                              <w:sz w:val="20"/>
                            </w:rPr>
                            <w:t>Billing</w:t>
                          </w:r>
                          <w:r>
                            <w:rPr>
                              <w:rFonts w:ascii="Arial Narrow"/>
                              <w:i/>
                              <w:spacing w:val="-3"/>
                              <w:w w:val="85"/>
                              <w:sz w:val="20"/>
                            </w:rPr>
                            <w:t xml:space="preserve"> </w:t>
                          </w:r>
                          <w:r>
                            <w:rPr>
                              <w:rFonts w:ascii="Arial Narrow"/>
                              <w:i/>
                              <w:w w:val="85"/>
                              <w:sz w:val="20"/>
                            </w:rPr>
                            <w:t>and</w:t>
                          </w:r>
                          <w:r>
                            <w:rPr>
                              <w:rFonts w:ascii="Arial Narrow"/>
                              <w:i/>
                              <w:spacing w:val="-4"/>
                              <w:w w:val="85"/>
                              <w:sz w:val="20"/>
                            </w:rPr>
                            <w:t xml:space="preserve"> </w:t>
                          </w:r>
                          <w:r>
                            <w:rPr>
                              <w:rFonts w:ascii="Arial Narrow"/>
                              <w:i/>
                              <w:w w:val="85"/>
                              <w:sz w:val="20"/>
                            </w:rPr>
                            <w:t>Payment</w:t>
                          </w:r>
                          <w:r>
                            <w:rPr>
                              <w:rFonts w:ascii="Arial Narrow"/>
                              <w:i/>
                              <w:spacing w:val="-3"/>
                              <w:w w:val="85"/>
                              <w:sz w:val="20"/>
                            </w:rPr>
                            <w:t xml:space="preserve"> </w:t>
                          </w:r>
                          <w:r>
                            <w:rPr>
                              <w:rFonts w:ascii="Arial Narrow"/>
                              <w:i/>
                              <w:spacing w:val="-2"/>
                              <w:w w:val="85"/>
                              <w:sz w:val="20"/>
                            </w:rPr>
                            <w:t>Guide</w:t>
                          </w:r>
                        </w:p>
                      </w:txbxContent>
                    </wps:txbx>
                    <wps:bodyPr wrap="square" lIns="0" tIns="0" rIns="0" bIns="0" rtlCol="0">
                      <a:noAutofit/>
                    </wps:bodyPr>
                  </wps:wsp>
                </a:graphicData>
              </a:graphic>
            </wp:anchor>
          </w:drawing>
        </mc:Choice>
        <mc:Fallback>
          <w:pict>
            <v:shapetype w14:anchorId="1D6C93BA" id="_x0000_t202" coordsize="21600,21600" o:spt="202" path="m,l,21600r21600,l21600,xe">
              <v:stroke joinstyle="miter"/>
              <v:path gradientshapeok="t" o:connecttype="rect"/>
            </v:shapetype>
            <v:shape id="Textbox 30" o:spid="_x0000_s1051" type="#_x0000_t202" style="position:absolute;margin-left:51pt;margin-top:754.25pt;width:325.55pt;height:14.1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" filled="f" stroked="f">
              <v:textbox inset="0,0,0,0">
                <w:txbxContent>
                  <w:p w14:paraId="7DA5AB08" w14:textId="77777777" w:rsidR="00D75A5E" w:rsidRDefault="00A64706">
                    <w:pPr>
                      <w:spacing w:before="11"/>
                      <w:ind w:left="60"/>
                      <w:rPr>
                        <w:rFonts w:ascii="Arial Narrow"/>
                        <w:i/>
                        <w:sz w:val="20"/>
                      </w:rPr>
                    </w:pPr>
                    <w:r>
                      <w:rPr>
                        <w:rFonts w:ascii="Arial Narrow"/>
                        <w:b/>
                        <w:color w:val="00687F"/>
                        <w:w w:val="85"/>
                        <w:sz w:val="20"/>
                      </w:rPr>
                      <w:fldChar w:fldCharType="begin"/>
                    </w:r>
                    <w:r>
                      <w:rPr>
                        <w:rFonts w:ascii="Arial Narrow"/>
                        <w:b/>
                        <w:color w:val="00687F"/>
                        <w:w w:val="85"/>
                        <w:sz w:val="20"/>
                      </w:rPr>
                      <w:instrText xml:space="preserve"> PAGE </w:instrText>
                    </w:r>
                    <w:r>
                      <w:rPr>
                        <w:rFonts w:ascii="Arial Narrow"/>
                        <w:b/>
                        <w:color w:val="00687F"/>
                        <w:w w:val="85"/>
                        <w:sz w:val="20"/>
                      </w:rPr>
                      <w:fldChar w:fldCharType="separate"/>
                    </w:r>
                    <w:r>
                      <w:rPr>
                        <w:rFonts w:ascii="Arial Narrow"/>
                        <w:b/>
                        <w:color w:val="00687F"/>
                        <w:w w:val="85"/>
                        <w:sz w:val="20"/>
                      </w:rPr>
                      <w:t>10</w:t>
                    </w:r>
                    <w:r>
                      <w:rPr>
                        <w:rFonts w:ascii="Arial Narrow"/>
                        <w:b/>
                        <w:color w:val="00687F"/>
                        <w:w w:val="85"/>
                        <w:sz w:val="20"/>
                      </w:rPr>
                      <w:fldChar w:fldCharType="end"/>
                    </w:r>
                    <w:r>
                      <w:rPr>
                        <w:rFonts w:ascii="Arial Narrow"/>
                        <w:b/>
                        <w:color w:val="00687F"/>
                        <w:spacing w:val="26"/>
                        <w:sz w:val="20"/>
                      </w:rPr>
                      <w:t xml:space="preserve"> </w:t>
                    </w:r>
                    <w:r>
                      <w:rPr>
                        <w:rFonts w:ascii="Arial Narrow"/>
                        <w:w w:val="85"/>
                        <w:position w:val="2"/>
                        <w:sz w:val="20"/>
                      </w:rPr>
                      <w:t>|</w:t>
                    </w:r>
                    <w:r>
                      <w:rPr>
                        <w:rFonts w:ascii="Arial Narrow"/>
                        <w:spacing w:val="29"/>
                        <w:position w:val="2"/>
                        <w:sz w:val="20"/>
                      </w:rPr>
                      <w:t xml:space="preserve"> </w:t>
                    </w:r>
                    <w:r>
                      <w:rPr>
                        <w:rFonts w:ascii="Arial Narrow"/>
                        <w:b/>
                        <w:color w:val="00687F"/>
                        <w:w w:val="85"/>
                        <w:sz w:val="20"/>
                      </w:rPr>
                      <w:t>CHILD</w:t>
                    </w:r>
                    <w:r>
                      <w:rPr>
                        <w:rFonts w:ascii="Arial Narrow"/>
                        <w:b/>
                        <w:color w:val="00687F"/>
                        <w:spacing w:val="-4"/>
                        <w:w w:val="85"/>
                        <w:sz w:val="20"/>
                      </w:rPr>
                      <w:t xml:space="preserve"> </w:t>
                    </w:r>
                    <w:r>
                      <w:rPr>
                        <w:rFonts w:ascii="Arial Narrow"/>
                        <w:b/>
                        <w:color w:val="00687F"/>
                        <w:w w:val="85"/>
                        <w:sz w:val="20"/>
                      </w:rPr>
                      <w:t>CARE</w:t>
                    </w:r>
                    <w:r>
                      <w:rPr>
                        <w:rFonts w:ascii="Arial Narrow"/>
                        <w:b/>
                        <w:color w:val="00687F"/>
                        <w:spacing w:val="-3"/>
                        <w:w w:val="85"/>
                        <w:sz w:val="20"/>
                      </w:rPr>
                      <w:t xml:space="preserve"> </w:t>
                    </w:r>
                    <w:r>
                      <w:rPr>
                        <w:rFonts w:ascii="Arial Narrow"/>
                        <w:b/>
                        <w:color w:val="00687F"/>
                        <w:w w:val="85"/>
                        <w:sz w:val="20"/>
                      </w:rPr>
                      <w:t>SUBSIDIES</w:t>
                    </w:r>
                    <w:r>
                      <w:rPr>
                        <w:rFonts w:ascii="Arial Narrow"/>
                        <w:b/>
                        <w:color w:val="00687F"/>
                        <w:spacing w:val="47"/>
                        <w:sz w:val="20"/>
                      </w:rPr>
                      <w:t xml:space="preserve"> </w:t>
                    </w:r>
                    <w:r>
                      <w:rPr>
                        <w:rFonts w:ascii="Arial Narrow"/>
                        <w:i/>
                        <w:w w:val="85"/>
                        <w:sz w:val="20"/>
                      </w:rPr>
                      <w:t>Licensed</w:t>
                    </w:r>
                    <w:r>
                      <w:rPr>
                        <w:rFonts w:ascii="Arial Narrow"/>
                        <w:i/>
                        <w:spacing w:val="-3"/>
                        <w:w w:val="85"/>
                        <w:sz w:val="20"/>
                      </w:rPr>
                      <w:t xml:space="preserve"> </w:t>
                    </w:r>
                    <w:r>
                      <w:rPr>
                        <w:rFonts w:ascii="Arial Narrow"/>
                        <w:i/>
                        <w:w w:val="85"/>
                        <w:sz w:val="20"/>
                      </w:rPr>
                      <w:t>and</w:t>
                    </w:r>
                    <w:r>
                      <w:rPr>
                        <w:rFonts w:ascii="Arial Narrow"/>
                        <w:i/>
                        <w:spacing w:val="-3"/>
                        <w:w w:val="85"/>
                        <w:sz w:val="20"/>
                      </w:rPr>
                      <w:t xml:space="preserve"> </w:t>
                    </w:r>
                    <w:r>
                      <w:rPr>
                        <w:rFonts w:ascii="Arial Narrow"/>
                        <w:i/>
                        <w:w w:val="85"/>
                        <w:sz w:val="20"/>
                      </w:rPr>
                      <w:t>Certified</w:t>
                    </w:r>
                    <w:r>
                      <w:rPr>
                        <w:rFonts w:ascii="Arial Narrow"/>
                        <w:i/>
                        <w:spacing w:val="-3"/>
                        <w:w w:val="85"/>
                        <w:sz w:val="20"/>
                      </w:rPr>
                      <w:t xml:space="preserve"> </w:t>
                    </w:r>
                    <w:r>
                      <w:rPr>
                        <w:rFonts w:ascii="Arial Narrow"/>
                        <w:i/>
                        <w:w w:val="85"/>
                        <w:sz w:val="20"/>
                      </w:rPr>
                      <w:t>Child</w:t>
                    </w:r>
                    <w:r>
                      <w:rPr>
                        <w:rFonts w:ascii="Arial Narrow"/>
                        <w:i/>
                        <w:spacing w:val="-4"/>
                        <w:w w:val="85"/>
                        <w:sz w:val="20"/>
                      </w:rPr>
                      <w:t xml:space="preserve"> </w:t>
                    </w:r>
                    <w:r>
                      <w:rPr>
                        <w:rFonts w:ascii="Arial Narrow"/>
                        <w:i/>
                        <w:w w:val="85"/>
                        <w:sz w:val="20"/>
                      </w:rPr>
                      <w:t>Care</w:t>
                    </w:r>
                    <w:r>
                      <w:rPr>
                        <w:rFonts w:ascii="Arial Narrow"/>
                        <w:i/>
                        <w:spacing w:val="-3"/>
                        <w:w w:val="85"/>
                        <w:sz w:val="20"/>
                      </w:rPr>
                      <w:t xml:space="preserve"> </w:t>
                    </w:r>
                    <w:r>
                      <w:rPr>
                        <w:rFonts w:ascii="Arial Narrow"/>
                        <w:i/>
                        <w:w w:val="85"/>
                        <w:sz w:val="20"/>
                      </w:rPr>
                      <w:t>Centers</w:t>
                    </w:r>
                    <w:r>
                      <w:rPr>
                        <w:rFonts w:ascii="Arial Narrow"/>
                        <w:i/>
                        <w:spacing w:val="-3"/>
                        <w:w w:val="85"/>
                        <w:sz w:val="20"/>
                      </w:rPr>
                      <w:t xml:space="preserve"> </w:t>
                    </w:r>
                    <w:r>
                      <w:rPr>
                        <w:rFonts w:ascii="Arial Narrow"/>
                        <w:i/>
                        <w:w w:val="85"/>
                        <w:sz w:val="20"/>
                      </w:rPr>
                      <w:t>Billing</w:t>
                    </w:r>
                    <w:r>
                      <w:rPr>
                        <w:rFonts w:ascii="Arial Narrow"/>
                        <w:i/>
                        <w:spacing w:val="-3"/>
                        <w:w w:val="85"/>
                        <w:sz w:val="20"/>
                      </w:rPr>
                      <w:t xml:space="preserve"> </w:t>
                    </w:r>
                    <w:r>
                      <w:rPr>
                        <w:rFonts w:ascii="Arial Narrow"/>
                        <w:i/>
                        <w:w w:val="85"/>
                        <w:sz w:val="20"/>
                      </w:rPr>
                      <w:t>and</w:t>
                    </w:r>
                    <w:r>
                      <w:rPr>
                        <w:rFonts w:ascii="Arial Narrow"/>
                        <w:i/>
                        <w:spacing w:val="-4"/>
                        <w:w w:val="85"/>
                        <w:sz w:val="20"/>
                      </w:rPr>
                      <w:t xml:space="preserve"> </w:t>
                    </w:r>
                    <w:r>
                      <w:rPr>
                        <w:rFonts w:ascii="Arial Narrow"/>
                        <w:i/>
                        <w:w w:val="85"/>
                        <w:sz w:val="20"/>
                      </w:rPr>
                      <w:t>Payment</w:t>
                    </w:r>
                    <w:r>
                      <w:rPr>
                        <w:rFonts w:ascii="Arial Narrow"/>
                        <w:i/>
                        <w:spacing w:val="-3"/>
                        <w:w w:val="85"/>
                        <w:sz w:val="20"/>
                      </w:rPr>
                      <w:t xml:space="preserve"> </w:t>
                    </w:r>
                    <w:r>
                      <w:rPr>
                        <w:rFonts w:ascii="Arial Narrow"/>
                        <w:i/>
                        <w:spacing w:val="-2"/>
                        <w:w w:val="85"/>
                        <w:sz w:val="20"/>
                      </w:rPr>
                      <w:t>Guide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D6BB" w14:textId="77777777" w:rsidR="00D75A5E" w:rsidRDefault="00A64706">
    <w:pPr>
      <w:pStyle w:val="BodyText"/>
      <w:spacing w:line="14" w:lineRule="auto"/>
      <w:ind w:left="0"/>
      <w:rPr>
        <w:sz w:val="20"/>
      </w:rPr>
    </w:pPr>
    <w:r>
      <w:rPr>
        <w:noProof/>
        <w:sz w:val="20"/>
      </w:rPr>
      <mc:AlternateContent>
        <mc:Choice Requires="wps">
          <w:drawing>
            <wp:anchor distT="0" distB="0" distL="0" distR="0" simplePos="0" relativeHeight="251655680" behindDoc="1" locked="0" layoutInCell="1" allowOverlap="1" wp14:anchorId="726C619A" wp14:editId="42E93B0B">
              <wp:simplePos x="0" y="0"/>
              <wp:positionH relativeFrom="page">
                <wp:posOffset>676655</wp:posOffset>
              </wp:positionH>
              <wp:positionV relativeFrom="page">
                <wp:posOffset>9534015</wp:posOffset>
              </wp:positionV>
              <wp:extent cx="641032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270"/>
                      </a:xfrm>
                      <a:custGeom>
                        <a:avLst/>
                        <a:gdLst/>
                        <a:ahLst/>
                        <a:cxnLst/>
                        <a:rect l="l" t="t" r="r" b="b"/>
                        <a:pathLst>
                          <a:path w="6410325">
                            <a:moveTo>
                              <a:pt x="0" y="0"/>
                            </a:moveTo>
                            <a:lnTo>
                              <a:pt x="6409944" y="0"/>
                            </a:lnTo>
                          </a:path>
                        </a:pathLst>
                      </a:custGeom>
                      <a:ln w="25400">
                        <a:solidFill>
                          <a:srgbClr val="00687F"/>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xmlns:arto="http://schemas.microsoft.com/office/word/2006/arto" xmlns:a="http://schemas.openxmlformats.org/drawingml/2006/main">
          <w:pict w14:anchorId="09920ACD">
            <v:shape id="Graphic 27" style="position:absolute;margin-left:53.3pt;margin-top:750.7pt;width:504.75pt;height:.1pt;z-index:-16332800;visibility:visible;mso-wrap-style:square;mso-wrap-distance-left:0;mso-wrap-distance-top:0;mso-wrap-distance-right:0;mso-wrap-distance-bottom:0;mso-position-horizontal:absolute;mso-position-horizontal-relative:page;mso-position-vertical:absolute;mso-position-vertical-relative:page;v-text-anchor:top" coordsize="6410325,1270" o:spid="_x0000_s1026" filled="f" strokecolor="#00687f" strokeweight="2pt" path="m,l640994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" w14:anchorId="48027FA1">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088AF6A2" wp14:editId="56244BF7">
              <wp:simplePos x="0" y="0"/>
              <wp:positionH relativeFrom="page">
                <wp:posOffset>3002019</wp:posOffset>
              </wp:positionH>
              <wp:positionV relativeFrom="page">
                <wp:posOffset>9579227</wp:posOffset>
              </wp:positionV>
              <wp:extent cx="4134485" cy="1797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34485" cy="179705"/>
                      </a:xfrm>
                      <a:prstGeom prst="rect">
                        <a:avLst/>
                      </a:prstGeom>
                    </wps:spPr>
                    <wps:txbx>
                      <w:txbxContent>
                        <w:p w14:paraId="7DDE0F34" w14:textId="77777777" w:rsidR="00D75A5E" w:rsidRDefault="00A64706">
                          <w:pPr>
                            <w:spacing w:before="11"/>
                            <w:ind w:left="20"/>
                            <w:rPr>
                              <w:rFonts w:ascii="Arial Narrow"/>
                              <w:b/>
                              <w:sz w:val="20"/>
                            </w:rPr>
                          </w:pPr>
                          <w:r>
                            <w:rPr>
                              <w:rFonts w:ascii="Arial Narrow"/>
                              <w:b/>
                              <w:color w:val="00687F"/>
                              <w:w w:val="85"/>
                              <w:sz w:val="20"/>
                            </w:rPr>
                            <w:t>CHILD</w:t>
                          </w:r>
                          <w:r>
                            <w:rPr>
                              <w:rFonts w:ascii="Arial Narrow"/>
                              <w:b/>
                              <w:color w:val="00687F"/>
                              <w:spacing w:val="-2"/>
                              <w:w w:val="85"/>
                              <w:sz w:val="20"/>
                            </w:rPr>
                            <w:t xml:space="preserve"> </w:t>
                          </w:r>
                          <w:r>
                            <w:rPr>
                              <w:rFonts w:ascii="Arial Narrow"/>
                              <w:b/>
                              <w:color w:val="00687F"/>
                              <w:w w:val="85"/>
                              <w:sz w:val="20"/>
                            </w:rPr>
                            <w:t>CARE</w:t>
                          </w:r>
                          <w:r>
                            <w:rPr>
                              <w:rFonts w:ascii="Arial Narrow"/>
                              <w:b/>
                              <w:color w:val="00687F"/>
                              <w:spacing w:val="-1"/>
                              <w:w w:val="85"/>
                              <w:sz w:val="20"/>
                            </w:rPr>
                            <w:t xml:space="preserve"> </w:t>
                          </w:r>
                          <w:r>
                            <w:rPr>
                              <w:rFonts w:ascii="Arial Narrow"/>
                              <w:b/>
                              <w:color w:val="00687F"/>
                              <w:w w:val="85"/>
                              <w:sz w:val="20"/>
                            </w:rPr>
                            <w:t>SUBSIDIES</w:t>
                          </w:r>
                          <w:r>
                            <w:rPr>
                              <w:rFonts w:ascii="Arial Narrow"/>
                              <w:b/>
                              <w:color w:val="00687F"/>
                              <w:spacing w:val="53"/>
                              <w:sz w:val="20"/>
                            </w:rPr>
                            <w:t xml:space="preserve"> </w:t>
                          </w:r>
                          <w:r>
                            <w:rPr>
                              <w:rFonts w:ascii="Arial Narrow"/>
                              <w:i/>
                              <w:w w:val="85"/>
                              <w:sz w:val="20"/>
                            </w:rPr>
                            <w:t>Licensed</w:t>
                          </w:r>
                          <w:r>
                            <w:rPr>
                              <w:rFonts w:ascii="Arial Narrow"/>
                              <w:i/>
                              <w:spacing w:val="-1"/>
                              <w:w w:val="85"/>
                              <w:sz w:val="20"/>
                            </w:rPr>
                            <w:t xml:space="preserve"> </w:t>
                          </w:r>
                          <w:r>
                            <w:rPr>
                              <w:rFonts w:ascii="Arial Narrow"/>
                              <w:i/>
                              <w:w w:val="85"/>
                              <w:sz w:val="20"/>
                            </w:rPr>
                            <w:t>and</w:t>
                          </w:r>
                          <w:r>
                            <w:rPr>
                              <w:rFonts w:ascii="Arial Narrow"/>
                              <w:i/>
                              <w:spacing w:val="-1"/>
                              <w:w w:val="85"/>
                              <w:sz w:val="20"/>
                            </w:rPr>
                            <w:t xml:space="preserve"> </w:t>
                          </w:r>
                          <w:r>
                            <w:rPr>
                              <w:rFonts w:ascii="Arial Narrow"/>
                              <w:i/>
                              <w:w w:val="85"/>
                              <w:sz w:val="20"/>
                            </w:rPr>
                            <w:t>Certified</w:t>
                          </w:r>
                          <w:r>
                            <w:rPr>
                              <w:rFonts w:ascii="Arial Narrow"/>
                              <w:i/>
                              <w:spacing w:val="-1"/>
                              <w:w w:val="85"/>
                              <w:sz w:val="20"/>
                            </w:rPr>
                            <w:t xml:space="preserve"> </w:t>
                          </w:r>
                          <w:r>
                            <w:rPr>
                              <w:rFonts w:ascii="Arial Narrow"/>
                              <w:i/>
                              <w:w w:val="85"/>
                              <w:sz w:val="20"/>
                            </w:rPr>
                            <w:t>Child</w:t>
                          </w:r>
                          <w:r>
                            <w:rPr>
                              <w:rFonts w:ascii="Arial Narrow"/>
                              <w:i/>
                              <w:spacing w:val="-1"/>
                              <w:w w:val="85"/>
                              <w:sz w:val="20"/>
                            </w:rPr>
                            <w:t xml:space="preserve"> </w:t>
                          </w:r>
                          <w:r>
                            <w:rPr>
                              <w:rFonts w:ascii="Arial Narrow"/>
                              <w:i/>
                              <w:w w:val="85"/>
                              <w:sz w:val="20"/>
                            </w:rPr>
                            <w:t>Care</w:t>
                          </w:r>
                          <w:r>
                            <w:rPr>
                              <w:rFonts w:ascii="Arial Narrow"/>
                              <w:i/>
                              <w:spacing w:val="-2"/>
                              <w:w w:val="85"/>
                              <w:sz w:val="20"/>
                            </w:rPr>
                            <w:t xml:space="preserve"> </w:t>
                          </w:r>
                          <w:r>
                            <w:rPr>
                              <w:rFonts w:ascii="Arial Narrow"/>
                              <w:i/>
                              <w:w w:val="85"/>
                              <w:sz w:val="20"/>
                            </w:rPr>
                            <w:t>Centers</w:t>
                          </w:r>
                          <w:r>
                            <w:rPr>
                              <w:rFonts w:ascii="Arial Narrow"/>
                              <w:i/>
                              <w:spacing w:val="-1"/>
                              <w:w w:val="85"/>
                              <w:sz w:val="20"/>
                            </w:rPr>
                            <w:t xml:space="preserve"> </w:t>
                          </w:r>
                          <w:r>
                            <w:rPr>
                              <w:rFonts w:ascii="Arial Narrow"/>
                              <w:i/>
                              <w:w w:val="85"/>
                              <w:sz w:val="20"/>
                            </w:rPr>
                            <w:t>Billing</w:t>
                          </w:r>
                          <w:r>
                            <w:rPr>
                              <w:rFonts w:ascii="Arial Narrow"/>
                              <w:i/>
                              <w:spacing w:val="-1"/>
                              <w:w w:val="85"/>
                              <w:sz w:val="20"/>
                            </w:rPr>
                            <w:t xml:space="preserve"> </w:t>
                          </w:r>
                          <w:r>
                            <w:rPr>
                              <w:rFonts w:ascii="Arial Narrow"/>
                              <w:i/>
                              <w:w w:val="85"/>
                              <w:sz w:val="20"/>
                            </w:rPr>
                            <w:t>and</w:t>
                          </w:r>
                          <w:r>
                            <w:rPr>
                              <w:rFonts w:ascii="Arial Narrow"/>
                              <w:i/>
                              <w:spacing w:val="-1"/>
                              <w:w w:val="85"/>
                              <w:sz w:val="20"/>
                            </w:rPr>
                            <w:t xml:space="preserve"> </w:t>
                          </w:r>
                          <w:r>
                            <w:rPr>
                              <w:rFonts w:ascii="Arial Narrow"/>
                              <w:i/>
                              <w:w w:val="85"/>
                              <w:sz w:val="20"/>
                            </w:rPr>
                            <w:t>Payment</w:t>
                          </w:r>
                          <w:r>
                            <w:rPr>
                              <w:rFonts w:ascii="Arial Narrow"/>
                              <w:i/>
                              <w:spacing w:val="-1"/>
                              <w:w w:val="85"/>
                              <w:sz w:val="20"/>
                            </w:rPr>
                            <w:t xml:space="preserve"> </w:t>
                          </w:r>
                          <w:r>
                            <w:rPr>
                              <w:rFonts w:ascii="Arial Narrow"/>
                              <w:i/>
                              <w:w w:val="85"/>
                              <w:sz w:val="20"/>
                            </w:rPr>
                            <w:t>Guide</w:t>
                          </w:r>
                          <w:r>
                            <w:rPr>
                              <w:rFonts w:ascii="Arial Narrow"/>
                              <w:i/>
                              <w:spacing w:val="31"/>
                              <w:sz w:val="20"/>
                            </w:rPr>
                            <w:t xml:space="preserve"> </w:t>
                          </w:r>
                          <w:r>
                            <w:rPr>
                              <w:rFonts w:ascii="Arial Narrow"/>
                              <w:w w:val="85"/>
                              <w:position w:val="2"/>
                              <w:sz w:val="20"/>
                            </w:rPr>
                            <w:t>|</w:t>
                          </w:r>
                          <w:r>
                            <w:rPr>
                              <w:rFonts w:ascii="Arial Narrow"/>
                              <w:spacing w:val="31"/>
                              <w:position w:val="2"/>
                              <w:sz w:val="20"/>
                            </w:rPr>
                            <w:t xml:space="preserve"> </w:t>
                          </w:r>
                          <w:r>
                            <w:rPr>
                              <w:rFonts w:ascii="Arial Narrow"/>
                              <w:b/>
                              <w:color w:val="00687F"/>
                              <w:spacing w:val="-5"/>
                              <w:w w:val="85"/>
                              <w:sz w:val="20"/>
                            </w:rPr>
                            <w:fldChar w:fldCharType="begin"/>
                          </w:r>
                          <w:r>
                            <w:rPr>
                              <w:rFonts w:ascii="Arial Narrow"/>
                              <w:b/>
                              <w:color w:val="00687F"/>
                              <w:spacing w:val="-5"/>
                              <w:w w:val="85"/>
                              <w:sz w:val="20"/>
                            </w:rPr>
                            <w:instrText xml:space="preserve"> PAGE </w:instrText>
                          </w:r>
                          <w:r>
                            <w:rPr>
                              <w:rFonts w:ascii="Arial Narrow"/>
                              <w:b/>
                              <w:color w:val="00687F"/>
                              <w:spacing w:val="-5"/>
                              <w:w w:val="85"/>
                              <w:sz w:val="20"/>
                            </w:rPr>
                            <w:fldChar w:fldCharType="separate"/>
                          </w:r>
                          <w:r>
                            <w:rPr>
                              <w:rFonts w:ascii="Arial Narrow"/>
                              <w:b/>
                              <w:color w:val="00687F"/>
                              <w:spacing w:val="-5"/>
                              <w:w w:val="85"/>
                              <w:sz w:val="20"/>
                            </w:rPr>
                            <w:t>13</w:t>
                          </w:r>
                          <w:r>
                            <w:rPr>
                              <w:rFonts w:ascii="Arial Narrow"/>
                              <w:b/>
                              <w:color w:val="00687F"/>
                              <w:spacing w:val="-5"/>
                              <w:w w:val="85"/>
                              <w:sz w:val="20"/>
                            </w:rPr>
                            <w:fldChar w:fldCharType="end"/>
                          </w:r>
                        </w:p>
                      </w:txbxContent>
                    </wps:txbx>
                    <wps:bodyPr wrap="square" lIns="0" tIns="0" rIns="0" bIns="0" rtlCol="0">
                      <a:noAutofit/>
                    </wps:bodyPr>
                  </wps:wsp>
                </a:graphicData>
              </a:graphic>
            </wp:anchor>
          </w:drawing>
        </mc:Choice>
        <mc:Fallback>
          <w:pict>
            <v:shapetype w14:anchorId="088AF6A2" id="_x0000_t202" coordsize="21600,21600" o:spt="202" path="m,l,21600r21600,l21600,xe">
              <v:stroke joinstyle="miter"/>
              <v:path gradientshapeok="t" o:connecttype="rect"/>
            </v:shapetype>
            <v:shape id="Textbox 28" o:spid="_x0000_s1052" type="#_x0000_t202" style="position:absolute;margin-left:236.4pt;margin-top:754.25pt;width:325.55pt;height:14.1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" filled="f" stroked="f">
              <v:textbox inset="0,0,0,0">
                <w:txbxContent>
                  <w:p w14:paraId="7DDE0F34" w14:textId="77777777" w:rsidR="00D75A5E" w:rsidRDefault="00A64706">
                    <w:pPr>
                      <w:spacing w:before="11"/>
                      <w:ind w:left="20"/>
                      <w:rPr>
                        <w:rFonts w:ascii="Arial Narrow"/>
                        <w:b/>
                        <w:sz w:val="20"/>
                      </w:rPr>
                    </w:pPr>
                    <w:r>
                      <w:rPr>
                        <w:rFonts w:ascii="Arial Narrow"/>
                        <w:b/>
                        <w:color w:val="00687F"/>
                        <w:w w:val="85"/>
                        <w:sz w:val="20"/>
                      </w:rPr>
                      <w:t>CHILD</w:t>
                    </w:r>
                    <w:r>
                      <w:rPr>
                        <w:rFonts w:ascii="Arial Narrow"/>
                        <w:b/>
                        <w:color w:val="00687F"/>
                        <w:spacing w:val="-2"/>
                        <w:w w:val="85"/>
                        <w:sz w:val="20"/>
                      </w:rPr>
                      <w:t xml:space="preserve"> </w:t>
                    </w:r>
                    <w:r>
                      <w:rPr>
                        <w:rFonts w:ascii="Arial Narrow"/>
                        <w:b/>
                        <w:color w:val="00687F"/>
                        <w:w w:val="85"/>
                        <w:sz w:val="20"/>
                      </w:rPr>
                      <w:t>CARE</w:t>
                    </w:r>
                    <w:r>
                      <w:rPr>
                        <w:rFonts w:ascii="Arial Narrow"/>
                        <w:b/>
                        <w:color w:val="00687F"/>
                        <w:spacing w:val="-1"/>
                        <w:w w:val="85"/>
                        <w:sz w:val="20"/>
                      </w:rPr>
                      <w:t xml:space="preserve"> </w:t>
                    </w:r>
                    <w:r>
                      <w:rPr>
                        <w:rFonts w:ascii="Arial Narrow"/>
                        <w:b/>
                        <w:color w:val="00687F"/>
                        <w:w w:val="85"/>
                        <w:sz w:val="20"/>
                      </w:rPr>
                      <w:t>SUBSIDIES</w:t>
                    </w:r>
                    <w:r>
                      <w:rPr>
                        <w:rFonts w:ascii="Arial Narrow"/>
                        <w:b/>
                        <w:color w:val="00687F"/>
                        <w:spacing w:val="53"/>
                        <w:sz w:val="20"/>
                      </w:rPr>
                      <w:t xml:space="preserve"> </w:t>
                    </w:r>
                    <w:r>
                      <w:rPr>
                        <w:rFonts w:ascii="Arial Narrow"/>
                        <w:i/>
                        <w:w w:val="85"/>
                        <w:sz w:val="20"/>
                      </w:rPr>
                      <w:t>Licensed</w:t>
                    </w:r>
                    <w:r>
                      <w:rPr>
                        <w:rFonts w:ascii="Arial Narrow"/>
                        <w:i/>
                        <w:spacing w:val="-1"/>
                        <w:w w:val="85"/>
                        <w:sz w:val="20"/>
                      </w:rPr>
                      <w:t xml:space="preserve"> </w:t>
                    </w:r>
                    <w:r>
                      <w:rPr>
                        <w:rFonts w:ascii="Arial Narrow"/>
                        <w:i/>
                        <w:w w:val="85"/>
                        <w:sz w:val="20"/>
                      </w:rPr>
                      <w:t>and</w:t>
                    </w:r>
                    <w:r>
                      <w:rPr>
                        <w:rFonts w:ascii="Arial Narrow"/>
                        <w:i/>
                        <w:spacing w:val="-1"/>
                        <w:w w:val="85"/>
                        <w:sz w:val="20"/>
                      </w:rPr>
                      <w:t xml:space="preserve"> </w:t>
                    </w:r>
                    <w:r>
                      <w:rPr>
                        <w:rFonts w:ascii="Arial Narrow"/>
                        <w:i/>
                        <w:w w:val="85"/>
                        <w:sz w:val="20"/>
                      </w:rPr>
                      <w:t>Certified</w:t>
                    </w:r>
                    <w:r>
                      <w:rPr>
                        <w:rFonts w:ascii="Arial Narrow"/>
                        <w:i/>
                        <w:spacing w:val="-1"/>
                        <w:w w:val="85"/>
                        <w:sz w:val="20"/>
                      </w:rPr>
                      <w:t xml:space="preserve"> </w:t>
                    </w:r>
                    <w:r>
                      <w:rPr>
                        <w:rFonts w:ascii="Arial Narrow"/>
                        <w:i/>
                        <w:w w:val="85"/>
                        <w:sz w:val="20"/>
                      </w:rPr>
                      <w:t>Child</w:t>
                    </w:r>
                    <w:r>
                      <w:rPr>
                        <w:rFonts w:ascii="Arial Narrow"/>
                        <w:i/>
                        <w:spacing w:val="-1"/>
                        <w:w w:val="85"/>
                        <w:sz w:val="20"/>
                      </w:rPr>
                      <w:t xml:space="preserve"> </w:t>
                    </w:r>
                    <w:r>
                      <w:rPr>
                        <w:rFonts w:ascii="Arial Narrow"/>
                        <w:i/>
                        <w:w w:val="85"/>
                        <w:sz w:val="20"/>
                      </w:rPr>
                      <w:t>Care</w:t>
                    </w:r>
                    <w:r>
                      <w:rPr>
                        <w:rFonts w:ascii="Arial Narrow"/>
                        <w:i/>
                        <w:spacing w:val="-2"/>
                        <w:w w:val="85"/>
                        <w:sz w:val="20"/>
                      </w:rPr>
                      <w:t xml:space="preserve"> </w:t>
                    </w:r>
                    <w:r>
                      <w:rPr>
                        <w:rFonts w:ascii="Arial Narrow"/>
                        <w:i/>
                        <w:w w:val="85"/>
                        <w:sz w:val="20"/>
                      </w:rPr>
                      <w:t>Centers</w:t>
                    </w:r>
                    <w:r>
                      <w:rPr>
                        <w:rFonts w:ascii="Arial Narrow"/>
                        <w:i/>
                        <w:spacing w:val="-1"/>
                        <w:w w:val="85"/>
                        <w:sz w:val="20"/>
                      </w:rPr>
                      <w:t xml:space="preserve"> </w:t>
                    </w:r>
                    <w:r>
                      <w:rPr>
                        <w:rFonts w:ascii="Arial Narrow"/>
                        <w:i/>
                        <w:w w:val="85"/>
                        <w:sz w:val="20"/>
                      </w:rPr>
                      <w:t>Billing</w:t>
                    </w:r>
                    <w:r>
                      <w:rPr>
                        <w:rFonts w:ascii="Arial Narrow"/>
                        <w:i/>
                        <w:spacing w:val="-1"/>
                        <w:w w:val="85"/>
                        <w:sz w:val="20"/>
                      </w:rPr>
                      <w:t xml:space="preserve"> </w:t>
                    </w:r>
                    <w:r>
                      <w:rPr>
                        <w:rFonts w:ascii="Arial Narrow"/>
                        <w:i/>
                        <w:w w:val="85"/>
                        <w:sz w:val="20"/>
                      </w:rPr>
                      <w:t>and</w:t>
                    </w:r>
                    <w:r>
                      <w:rPr>
                        <w:rFonts w:ascii="Arial Narrow"/>
                        <w:i/>
                        <w:spacing w:val="-1"/>
                        <w:w w:val="85"/>
                        <w:sz w:val="20"/>
                      </w:rPr>
                      <w:t xml:space="preserve"> </w:t>
                    </w:r>
                    <w:r>
                      <w:rPr>
                        <w:rFonts w:ascii="Arial Narrow"/>
                        <w:i/>
                        <w:w w:val="85"/>
                        <w:sz w:val="20"/>
                      </w:rPr>
                      <w:t>Payment</w:t>
                    </w:r>
                    <w:r>
                      <w:rPr>
                        <w:rFonts w:ascii="Arial Narrow"/>
                        <w:i/>
                        <w:spacing w:val="-1"/>
                        <w:w w:val="85"/>
                        <w:sz w:val="20"/>
                      </w:rPr>
                      <w:t xml:space="preserve"> </w:t>
                    </w:r>
                    <w:r>
                      <w:rPr>
                        <w:rFonts w:ascii="Arial Narrow"/>
                        <w:i/>
                        <w:w w:val="85"/>
                        <w:sz w:val="20"/>
                      </w:rPr>
                      <w:t>Guide</w:t>
                    </w:r>
                    <w:r>
                      <w:rPr>
                        <w:rFonts w:ascii="Arial Narrow"/>
                        <w:i/>
                        <w:spacing w:val="31"/>
                        <w:sz w:val="20"/>
                      </w:rPr>
                      <w:t xml:space="preserve"> </w:t>
                    </w:r>
                    <w:r>
                      <w:rPr>
                        <w:rFonts w:ascii="Arial Narrow"/>
                        <w:w w:val="85"/>
                        <w:position w:val="2"/>
                        <w:sz w:val="20"/>
                      </w:rPr>
                      <w:t>|</w:t>
                    </w:r>
                    <w:r>
                      <w:rPr>
                        <w:rFonts w:ascii="Arial Narrow"/>
                        <w:spacing w:val="31"/>
                        <w:position w:val="2"/>
                        <w:sz w:val="20"/>
                      </w:rPr>
                      <w:t xml:space="preserve"> </w:t>
                    </w:r>
                    <w:r>
                      <w:rPr>
                        <w:rFonts w:ascii="Arial Narrow"/>
                        <w:b/>
                        <w:color w:val="00687F"/>
                        <w:spacing w:val="-5"/>
                        <w:w w:val="85"/>
                        <w:sz w:val="20"/>
                      </w:rPr>
                      <w:fldChar w:fldCharType="begin"/>
                    </w:r>
                    <w:r>
                      <w:rPr>
                        <w:rFonts w:ascii="Arial Narrow"/>
                        <w:b/>
                        <w:color w:val="00687F"/>
                        <w:spacing w:val="-5"/>
                        <w:w w:val="85"/>
                        <w:sz w:val="20"/>
                      </w:rPr>
                      <w:instrText xml:space="preserve"> PAGE </w:instrText>
                    </w:r>
                    <w:r>
                      <w:rPr>
                        <w:rFonts w:ascii="Arial Narrow"/>
                        <w:b/>
                        <w:color w:val="00687F"/>
                        <w:spacing w:val="-5"/>
                        <w:w w:val="85"/>
                        <w:sz w:val="20"/>
                      </w:rPr>
                      <w:fldChar w:fldCharType="separate"/>
                    </w:r>
                    <w:r>
                      <w:rPr>
                        <w:rFonts w:ascii="Arial Narrow"/>
                        <w:b/>
                        <w:color w:val="00687F"/>
                        <w:spacing w:val="-5"/>
                        <w:w w:val="85"/>
                        <w:sz w:val="20"/>
                      </w:rPr>
                      <w:t>13</w:t>
                    </w:r>
                    <w:r>
                      <w:rPr>
                        <w:rFonts w:ascii="Arial Narrow"/>
                        <w:b/>
                        <w:color w:val="00687F"/>
                        <w:spacing w:val="-5"/>
                        <w:w w:val="8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D3A1" w14:textId="77777777" w:rsidR="009E06BF" w:rsidRDefault="009E06B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832061"/>
      <w:docPartObj>
        <w:docPartGallery w:val="Page Numbers (Bottom of Page)"/>
        <w:docPartUnique/>
      </w:docPartObj>
    </w:sdtPr>
    <w:sdtEndPr>
      <w:rPr>
        <w:noProof/>
      </w:rPr>
    </w:sdtEndPr>
    <w:sdtContent>
      <w:p w14:paraId="6B932362" w14:textId="77777777" w:rsidR="009E06BF" w:rsidRDefault="009E06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C152CD" w14:textId="77777777" w:rsidR="009E06BF" w:rsidRDefault="009E06B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7F5C" w14:textId="77777777" w:rsidR="009E06BF" w:rsidRDefault="009E06B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F98E" w14:textId="77777777" w:rsidR="00D75A5E" w:rsidRDefault="00D75A5E">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E733" w14:textId="77777777" w:rsidR="00046479" w:rsidRDefault="00046479">
      <w:r>
        <w:separator/>
      </w:r>
    </w:p>
  </w:footnote>
  <w:footnote w:type="continuationSeparator" w:id="0">
    <w:p w14:paraId="1034CC91" w14:textId="77777777" w:rsidR="00046479" w:rsidRDefault="00046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DB21" w14:textId="0B1E764D" w:rsidR="00B83759" w:rsidRDefault="00046479">
    <w:pPr>
      <w:pStyle w:val="Header"/>
    </w:pPr>
    <w:sdt>
      <w:sdtPr>
        <w:id w:val="-5445008"/>
        <w:docPartObj>
          <w:docPartGallery w:val="Watermarks"/>
          <w:docPartUnique/>
        </w:docPartObj>
      </w:sdtPr>
      <w:sdtEndPr/>
      <w:sdtContent>
        <w:r>
          <w:rPr>
            <w:noProof/>
          </w:rPr>
          <w:pict w14:anchorId="75AC67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7" type="#_x0000_t136" style="position:absolute;margin-left:0;margin-top:0;width:468pt;height:280.8pt;z-index:-25165670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ins w:id="0" w:author="James, Christin (DCYF)" w:date="2026-07-07T14:43:00Z" w16du:dateUtc="2026-07-07T21:43:00Z">
      <w:r w:rsidR="005049BC">
        <w:t xml:space="preserve">***DRAFT BILLING GUIDE FOR 10/1/26 Center </w:t>
      </w:r>
      <w:r w:rsidR="00C15F85">
        <w:t>Billing Changes- this is not FINAL***</w: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3A2E" w14:textId="77777777" w:rsidR="009E06BF" w:rsidRDefault="009E06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E83A" w14:textId="3CD4D5FB" w:rsidR="009E06BF" w:rsidDel="00AE0E13" w:rsidRDefault="009E06BF">
    <w:pPr>
      <w:pStyle w:val="Header"/>
      <w:rPr>
        <w:del w:id="260" w:author="James, Christin (DCYF)" w:date="2026-07-01T15:18:00Z" w16du:dateUtc="2026-07-01T22:18:00Z"/>
      </w:rPr>
    </w:pPr>
    <w:del w:id="261" w:author="James, Christin (DCYF)" w:date="2026-07-01T15:18:00Z" w16du:dateUtc="2026-07-01T22:18:00Z">
      <w:r w:rsidDel="00AE0E13">
        <w:delText>2689 Provider Billing Examples – FINAL DRAFT FROM SUBSIDY PROGRAM TEAM</w:delText>
      </w:r>
    </w:del>
  </w:p>
  <w:p w14:paraId="2847E532" w14:textId="2A43F006" w:rsidR="009E06BF" w:rsidDel="00AE0E13" w:rsidRDefault="009E06BF">
    <w:pPr>
      <w:pStyle w:val="Header"/>
      <w:rPr>
        <w:del w:id="262" w:author="James, Christin (DCYF)" w:date="2026-07-01T15:18:00Z" w16du:dateUtc="2026-07-01T22:18:00Z"/>
      </w:rPr>
    </w:pPr>
    <w:del w:id="263" w:author="James, Christin (DCYF)" w:date="2026-07-01T15:18:00Z" w16du:dateUtc="2026-07-01T22:18:00Z">
      <w:r w:rsidDel="00AE0E13">
        <w:delText>CCSP 7/1/26</w:delText>
      </w:r>
    </w:del>
  </w:p>
  <w:p w14:paraId="693066C2" w14:textId="26F47229" w:rsidR="009E06BF" w:rsidRDefault="009E06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E9D0" w14:textId="77777777" w:rsidR="009E06BF" w:rsidRDefault="009E06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EB7"/>
    <w:multiLevelType w:val="hybridMultilevel"/>
    <w:tmpl w:val="80B8AB18"/>
    <w:lvl w:ilvl="0" w:tplc="50F4F98A">
      <w:numFmt w:val="bullet"/>
      <w:lvlText w:val="•"/>
      <w:lvlJc w:val="left"/>
      <w:pPr>
        <w:ind w:left="600" w:hanging="240"/>
      </w:pPr>
      <w:rPr>
        <w:rFonts w:ascii="Gill Sans MT" w:eastAsia="Gill Sans MT" w:hAnsi="Gill Sans MT" w:cs="Gill Sans MT" w:hint="default"/>
        <w:b w:val="0"/>
        <w:bCs w:val="0"/>
        <w:i w:val="0"/>
        <w:iCs w:val="0"/>
        <w:color w:val="00687F"/>
        <w:spacing w:val="0"/>
        <w:w w:val="102"/>
        <w:sz w:val="22"/>
        <w:szCs w:val="22"/>
        <w:lang w:val="en-US" w:eastAsia="en-US" w:bidi="ar-SA"/>
      </w:rPr>
    </w:lvl>
    <w:lvl w:ilvl="1" w:tplc="A9D24A62">
      <w:numFmt w:val="bullet"/>
      <w:lvlText w:val="•"/>
      <w:lvlJc w:val="left"/>
      <w:pPr>
        <w:ind w:left="1045" w:hanging="240"/>
      </w:pPr>
      <w:rPr>
        <w:rFonts w:hint="default"/>
        <w:lang w:val="en-US" w:eastAsia="en-US" w:bidi="ar-SA"/>
      </w:rPr>
    </w:lvl>
    <w:lvl w:ilvl="2" w:tplc="09A69C7C">
      <w:numFmt w:val="bullet"/>
      <w:lvlText w:val="•"/>
      <w:lvlJc w:val="left"/>
      <w:pPr>
        <w:ind w:left="1490" w:hanging="240"/>
      </w:pPr>
      <w:rPr>
        <w:rFonts w:hint="default"/>
        <w:lang w:val="en-US" w:eastAsia="en-US" w:bidi="ar-SA"/>
      </w:rPr>
    </w:lvl>
    <w:lvl w:ilvl="3" w:tplc="A8D09FB6">
      <w:numFmt w:val="bullet"/>
      <w:lvlText w:val="•"/>
      <w:lvlJc w:val="left"/>
      <w:pPr>
        <w:ind w:left="1935" w:hanging="240"/>
      </w:pPr>
      <w:rPr>
        <w:rFonts w:hint="default"/>
        <w:lang w:val="en-US" w:eastAsia="en-US" w:bidi="ar-SA"/>
      </w:rPr>
    </w:lvl>
    <w:lvl w:ilvl="4" w:tplc="BB7AB114">
      <w:numFmt w:val="bullet"/>
      <w:lvlText w:val="•"/>
      <w:lvlJc w:val="left"/>
      <w:pPr>
        <w:ind w:left="2380" w:hanging="240"/>
      </w:pPr>
      <w:rPr>
        <w:rFonts w:hint="default"/>
        <w:lang w:val="en-US" w:eastAsia="en-US" w:bidi="ar-SA"/>
      </w:rPr>
    </w:lvl>
    <w:lvl w:ilvl="5" w:tplc="E30CF1C8">
      <w:numFmt w:val="bullet"/>
      <w:lvlText w:val="•"/>
      <w:lvlJc w:val="left"/>
      <w:pPr>
        <w:ind w:left="2825" w:hanging="240"/>
      </w:pPr>
      <w:rPr>
        <w:rFonts w:hint="default"/>
        <w:lang w:val="en-US" w:eastAsia="en-US" w:bidi="ar-SA"/>
      </w:rPr>
    </w:lvl>
    <w:lvl w:ilvl="6" w:tplc="35AA2F88">
      <w:numFmt w:val="bullet"/>
      <w:lvlText w:val="•"/>
      <w:lvlJc w:val="left"/>
      <w:pPr>
        <w:ind w:left="3270" w:hanging="240"/>
      </w:pPr>
      <w:rPr>
        <w:rFonts w:hint="default"/>
        <w:lang w:val="en-US" w:eastAsia="en-US" w:bidi="ar-SA"/>
      </w:rPr>
    </w:lvl>
    <w:lvl w:ilvl="7" w:tplc="BF663EDC">
      <w:numFmt w:val="bullet"/>
      <w:lvlText w:val="•"/>
      <w:lvlJc w:val="left"/>
      <w:pPr>
        <w:ind w:left="3715" w:hanging="240"/>
      </w:pPr>
      <w:rPr>
        <w:rFonts w:hint="default"/>
        <w:lang w:val="en-US" w:eastAsia="en-US" w:bidi="ar-SA"/>
      </w:rPr>
    </w:lvl>
    <w:lvl w:ilvl="8" w:tplc="F4889B7E">
      <w:numFmt w:val="bullet"/>
      <w:lvlText w:val="•"/>
      <w:lvlJc w:val="left"/>
      <w:pPr>
        <w:ind w:left="4160" w:hanging="240"/>
      </w:pPr>
      <w:rPr>
        <w:rFonts w:hint="default"/>
        <w:lang w:val="en-US" w:eastAsia="en-US" w:bidi="ar-SA"/>
      </w:rPr>
    </w:lvl>
  </w:abstractNum>
  <w:abstractNum w:abstractNumId="1" w15:restartNumberingAfterBreak="0">
    <w:nsid w:val="04E44CE5"/>
    <w:multiLevelType w:val="hybridMultilevel"/>
    <w:tmpl w:val="67AE0B16"/>
    <w:lvl w:ilvl="0" w:tplc="AD5C4104">
      <w:numFmt w:val="bullet"/>
      <w:lvlText w:val="•"/>
      <w:lvlJc w:val="left"/>
      <w:pPr>
        <w:ind w:left="600" w:hanging="240"/>
      </w:pPr>
      <w:rPr>
        <w:rFonts w:ascii="Gill Sans MT" w:eastAsia="Gill Sans MT" w:hAnsi="Gill Sans MT" w:cs="Gill Sans MT" w:hint="default"/>
        <w:b w:val="0"/>
        <w:bCs w:val="0"/>
        <w:i w:val="0"/>
        <w:iCs w:val="0"/>
        <w:color w:val="00687F"/>
        <w:spacing w:val="0"/>
        <w:w w:val="102"/>
        <w:sz w:val="22"/>
        <w:szCs w:val="22"/>
        <w:lang w:val="en-US" w:eastAsia="en-US" w:bidi="ar-SA"/>
      </w:rPr>
    </w:lvl>
    <w:lvl w:ilvl="1" w:tplc="817AAE42">
      <w:numFmt w:val="bullet"/>
      <w:lvlText w:val="-"/>
      <w:lvlJc w:val="left"/>
      <w:pPr>
        <w:ind w:left="800" w:hanging="200"/>
      </w:pPr>
      <w:rPr>
        <w:rFonts w:ascii="Gill Sans MT" w:eastAsia="Gill Sans MT" w:hAnsi="Gill Sans MT" w:cs="Gill Sans MT" w:hint="default"/>
        <w:b w:val="0"/>
        <w:bCs w:val="0"/>
        <w:i w:val="0"/>
        <w:iCs w:val="0"/>
        <w:spacing w:val="0"/>
        <w:w w:val="187"/>
        <w:sz w:val="17"/>
        <w:szCs w:val="17"/>
        <w:lang w:val="en-US" w:eastAsia="en-US" w:bidi="ar-SA"/>
      </w:rPr>
    </w:lvl>
    <w:lvl w:ilvl="2" w:tplc="8C3695A2">
      <w:numFmt w:val="bullet"/>
      <w:lvlText w:val="•"/>
      <w:lvlJc w:val="left"/>
      <w:pPr>
        <w:ind w:left="1256" w:hanging="200"/>
      </w:pPr>
      <w:rPr>
        <w:rFonts w:hint="default"/>
        <w:lang w:val="en-US" w:eastAsia="en-US" w:bidi="ar-SA"/>
      </w:rPr>
    </w:lvl>
    <w:lvl w:ilvl="3" w:tplc="F9F48810">
      <w:numFmt w:val="bullet"/>
      <w:lvlText w:val="•"/>
      <w:lvlJc w:val="left"/>
      <w:pPr>
        <w:ind w:left="1712" w:hanging="200"/>
      </w:pPr>
      <w:rPr>
        <w:rFonts w:hint="default"/>
        <w:lang w:val="en-US" w:eastAsia="en-US" w:bidi="ar-SA"/>
      </w:rPr>
    </w:lvl>
    <w:lvl w:ilvl="4" w:tplc="69925EE0">
      <w:numFmt w:val="bullet"/>
      <w:lvlText w:val="•"/>
      <w:lvlJc w:val="left"/>
      <w:pPr>
        <w:ind w:left="2168" w:hanging="200"/>
      </w:pPr>
      <w:rPr>
        <w:rFonts w:hint="default"/>
        <w:lang w:val="en-US" w:eastAsia="en-US" w:bidi="ar-SA"/>
      </w:rPr>
    </w:lvl>
    <w:lvl w:ilvl="5" w:tplc="21AC3612">
      <w:numFmt w:val="bullet"/>
      <w:lvlText w:val="•"/>
      <w:lvlJc w:val="left"/>
      <w:pPr>
        <w:ind w:left="2624" w:hanging="200"/>
      </w:pPr>
      <w:rPr>
        <w:rFonts w:hint="default"/>
        <w:lang w:val="en-US" w:eastAsia="en-US" w:bidi="ar-SA"/>
      </w:rPr>
    </w:lvl>
    <w:lvl w:ilvl="6" w:tplc="DD22DB72">
      <w:numFmt w:val="bullet"/>
      <w:lvlText w:val="•"/>
      <w:lvlJc w:val="left"/>
      <w:pPr>
        <w:ind w:left="3080" w:hanging="200"/>
      </w:pPr>
      <w:rPr>
        <w:rFonts w:hint="default"/>
        <w:lang w:val="en-US" w:eastAsia="en-US" w:bidi="ar-SA"/>
      </w:rPr>
    </w:lvl>
    <w:lvl w:ilvl="7" w:tplc="546C423C">
      <w:numFmt w:val="bullet"/>
      <w:lvlText w:val="•"/>
      <w:lvlJc w:val="left"/>
      <w:pPr>
        <w:ind w:left="3536" w:hanging="200"/>
      </w:pPr>
      <w:rPr>
        <w:rFonts w:hint="default"/>
        <w:lang w:val="en-US" w:eastAsia="en-US" w:bidi="ar-SA"/>
      </w:rPr>
    </w:lvl>
    <w:lvl w:ilvl="8" w:tplc="623E8102">
      <w:numFmt w:val="bullet"/>
      <w:lvlText w:val="•"/>
      <w:lvlJc w:val="left"/>
      <w:pPr>
        <w:ind w:left="3992" w:hanging="200"/>
      </w:pPr>
      <w:rPr>
        <w:rFonts w:hint="default"/>
        <w:lang w:val="en-US" w:eastAsia="en-US" w:bidi="ar-SA"/>
      </w:rPr>
    </w:lvl>
  </w:abstractNum>
  <w:abstractNum w:abstractNumId="2" w15:restartNumberingAfterBreak="0">
    <w:nsid w:val="090B1942"/>
    <w:multiLevelType w:val="multilevel"/>
    <w:tmpl w:val="635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E5328"/>
    <w:multiLevelType w:val="hybridMultilevel"/>
    <w:tmpl w:val="EC1A28E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923A0E"/>
    <w:multiLevelType w:val="hybridMultilevel"/>
    <w:tmpl w:val="DF985680"/>
    <w:lvl w:ilvl="0" w:tplc="FD7033BE">
      <w:start w:val="1"/>
      <w:numFmt w:val="decimal"/>
      <w:lvlText w:val="%1."/>
      <w:lvlJc w:val="left"/>
      <w:pPr>
        <w:ind w:left="600" w:hanging="240"/>
      </w:pPr>
      <w:rPr>
        <w:rFonts w:ascii="Gill Sans MT" w:eastAsia="Gill Sans MT" w:hAnsi="Gill Sans MT" w:cs="Gill Sans MT" w:hint="default"/>
        <w:b/>
        <w:bCs/>
        <w:i w:val="0"/>
        <w:iCs w:val="0"/>
        <w:spacing w:val="0"/>
        <w:w w:val="52"/>
        <w:sz w:val="22"/>
        <w:szCs w:val="22"/>
        <w:lang w:val="en-US" w:eastAsia="en-US" w:bidi="ar-SA"/>
      </w:rPr>
    </w:lvl>
    <w:lvl w:ilvl="1" w:tplc="702CBBEC">
      <w:start w:val="1"/>
      <w:numFmt w:val="lowerLetter"/>
      <w:lvlText w:val="%2."/>
      <w:lvlJc w:val="left"/>
      <w:pPr>
        <w:ind w:left="900" w:hanging="240"/>
      </w:pPr>
      <w:rPr>
        <w:rFonts w:ascii="Gill Sans MT" w:eastAsia="Gill Sans MT" w:hAnsi="Gill Sans MT" w:cs="Gill Sans MT" w:hint="default"/>
        <w:b/>
        <w:bCs/>
        <w:i w:val="0"/>
        <w:iCs w:val="0"/>
        <w:spacing w:val="0"/>
        <w:w w:val="77"/>
        <w:sz w:val="22"/>
        <w:szCs w:val="22"/>
        <w:lang w:val="en-US" w:eastAsia="en-US" w:bidi="ar-SA"/>
      </w:rPr>
    </w:lvl>
    <w:lvl w:ilvl="2" w:tplc="FBC69860">
      <w:numFmt w:val="bullet"/>
      <w:lvlText w:val="•"/>
      <w:lvlJc w:val="left"/>
      <w:pPr>
        <w:ind w:left="2040" w:hanging="240"/>
      </w:pPr>
      <w:rPr>
        <w:rFonts w:hint="default"/>
        <w:lang w:val="en-US" w:eastAsia="en-US" w:bidi="ar-SA"/>
      </w:rPr>
    </w:lvl>
    <w:lvl w:ilvl="3" w:tplc="3D32231E">
      <w:numFmt w:val="bullet"/>
      <w:lvlText w:val="•"/>
      <w:lvlJc w:val="left"/>
      <w:pPr>
        <w:ind w:left="3180" w:hanging="240"/>
      </w:pPr>
      <w:rPr>
        <w:rFonts w:hint="default"/>
        <w:lang w:val="en-US" w:eastAsia="en-US" w:bidi="ar-SA"/>
      </w:rPr>
    </w:lvl>
    <w:lvl w:ilvl="4" w:tplc="9686218C">
      <w:numFmt w:val="bullet"/>
      <w:lvlText w:val="•"/>
      <w:lvlJc w:val="left"/>
      <w:pPr>
        <w:ind w:left="4320" w:hanging="240"/>
      </w:pPr>
      <w:rPr>
        <w:rFonts w:hint="default"/>
        <w:lang w:val="en-US" w:eastAsia="en-US" w:bidi="ar-SA"/>
      </w:rPr>
    </w:lvl>
    <w:lvl w:ilvl="5" w:tplc="694C0350">
      <w:numFmt w:val="bullet"/>
      <w:lvlText w:val="•"/>
      <w:lvlJc w:val="left"/>
      <w:pPr>
        <w:ind w:left="5460" w:hanging="240"/>
      </w:pPr>
      <w:rPr>
        <w:rFonts w:hint="default"/>
        <w:lang w:val="en-US" w:eastAsia="en-US" w:bidi="ar-SA"/>
      </w:rPr>
    </w:lvl>
    <w:lvl w:ilvl="6" w:tplc="7AE4E6D8">
      <w:numFmt w:val="bullet"/>
      <w:lvlText w:val="•"/>
      <w:lvlJc w:val="left"/>
      <w:pPr>
        <w:ind w:left="6600" w:hanging="240"/>
      </w:pPr>
      <w:rPr>
        <w:rFonts w:hint="default"/>
        <w:lang w:val="en-US" w:eastAsia="en-US" w:bidi="ar-SA"/>
      </w:rPr>
    </w:lvl>
    <w:lvl w:ilvl="7" w:tplc="A2147CB6">
      <w:numFmt w:val="bullet"/>
      <w:lvlText w:val="•"/>
      <w:lvlJc w:val="left"/>
      <w:pPr>
        <w:ind w:left="7740" w:hanging="240"/>
      </w:pPr>
      <w:rPr>
        <w:rFonts w:hint="default"/>
        <w:lang w:val="en-US" w:eastAsia="en-US" w:bidi="ar-SA"/>
      </w:rPr>
    </w:lvl>
    <w:lvl w:ilvl="8" w:tplc="D96A744E">
      <w:numFmt w:val="bullet"/>
      <w:lvlText w:val="•"/>
      <w:lvlJc w:val="left"/>
      <w:pPr>
        <w:ind w:left="8880" w:hanging="240"/>
      </w:pPr>
      <w:rPr>
        <w:rFonts w:hint="default"/>
        <w:lang w:val="en-US" w:eastAsia="en-US" w:bidi="ar-SA"/>
      </w:rPr>
    </w:lvl>
  </w:abstractNum>
  <w:abstractNum w:abstractNumId="5" w15:restartNumberingAfterBreak="0">
    <w:nsid w:val="1721F45B"/>
    <w:multiLevelType w:val="hybridMultilevel"/>
    <w:tmpl w:val="B0F2B8A4"/>
    <w:lvl w:ilvl="0" w:tplc="F9F038B0">
      <w:start w:val="1"/>
      <w:numFmt w:val="bullet"/>
      <w:lvlText w:val=""/>
      <w:lvlJc w:val="left"/>
      <w:pPr>
        <w:ind w:left="720" w:hanging="360"/>
      </w:pPr>
      <w:rPr>
        <w:rFonts w:ascii="Symbol" w:hAnsi="Symbol" w:hint="default"/>
      </w:rPr>
    </w:lvl>
    <w:lvl w:ilvl="1" w:tplc="3D78B604">
      <w:start w:val="1"/>
      <w:numFmt w:val="bullet"/>
      <w:lvlText w:val="o"/>
      <w:lvlJc w:val="left"/>
      <w:pPr>
        <w:ind w:left="1440" w:hanging="360"/>
      </w:pPr>
      <w:rPr>
        <w:rFonts w:ascii="Courier New" w:hAnsi="Courier New" w:hint="default"/>
      </w:rPr>
    </w:lvl>
    <w:lvl w:ilvl="2" w:tplc="56347690">
      <w:start w:val="1"/>
      <w:numFmt w:val="bullet"/>
      <w:lvlText w:val=""/>
      <w:lvlJc w:val="left"/>
      <w:pPr>
        <w:ind w:left="2160" w:hanging="360"/>
      </w:pPr>
      <w:rPr>
        <w:rFonts w:ascii="Wingdings" w:hAnsi="Wingdings" w:hint="default"/>
      </w:rPr>
    </w:lvl>
    <w:lvl w:ilvl="3" w:tplc="143CA2AE">
      <w:start w:val="1"/>
      <w:numFmt w:val="bullet"/>
      <w:lvlText w:val=""/>
      <w:lvlJc w:val="left"/>
      <w:pPr>
        <w:ind w:left="2880" w:hanging="360"/>
      </w:pPr>
      <w:rPr>
        <w:rFonts w:ascii="Symbol" w:hAnsi="Symbol" w:hint="default"/>
      </w:rPr>
    </w:lvl>
    <w:lvl w:ilvl="4" w:tplc="582C12AC">
      <w:start w:val="1"/>
      <w:numFmt w:val="bullet"/>
      <w:lvlText w:val="o"/>
      <w:lvlJc w:val="left"/>
      <w:pPr>
        <w:ind w:left="3600" w:hanging="360"/>
      </w:pPr>
      <w:rPr>
        <w:rFonts w:ascii="Courier New" w:hAnsi="Courier New" w:hint="default"/>
      </w:rPr>
    </w:lvl>
    <w:lvl w:ilvl="5" w:tplc="D7906A72">
      <w:start w:val="1"/>
      <w:numFmt w:val="bullet"/>
      <w:lvlText w:val=""/>
      <w:lvlJc w:val="left"/>
      <w:pPr>
        <w:ind w:left="4320" w:hanging="360"/>
      </w:pPr>
      <w:rPr>
        <w:rFonts w:ascii="Wingdings" w:hAnsi="Wingdings" w:hint="default"/>
      </w:rPr>
    </w:lvl>
    <w:lvl w:ilvl="6" w:tplc="01964C68">
      <w:start w:val="1"/>
      <w:numFmt w:val="bullet"/>
      <w:lvlText w:val=""/>
      <w:lvlJc w:val="left"/>
      <w:pPr>
        <w:ind w:left="5040" w:hanging="360"/>
      </w:pPr>
      <w:rPr>
        <w:rFonts w:ascii="Symbol" w:hAnsi="Symbol" w:hint="default"/>
      </w:rPr>
    </w:lvl>
    <w:lvl w:ilvl="7" w:tplc="B0122DEA">
      <w:start w:val="1"/>
      <w:numFmt w:val="bullet"/>
      <w:lvlText w:val="o"/>
      <w:lvlJc w:val="left"/>
      <w:pPr>
        <w:ind w:left="5760" w:hanging="360"/>
      </w:pPr>
      <w:rPr>
        <w:rFonts w:ascii="Courier New" w:hAnsi="Courier New" w:hint="default"/>
      </w:rPr>
    </w:lvl>
    <w:lvl w:ilvl="8" w:tplc="DCECDB60">
      <w:start w:val="1"/>
      <w:numFmt w:val="bullet"/>
      <w:lvlText w:val=""/>
      <w:lvlJc w:val="left"/>
      <w:pPr>
        <w:ind w:left="6480" w:hanging="360"/>
      </w:pPr>
      <w:rPr>
        <w:rFonts w:ascii="Wingdings" w:hAnsi="Wingdings" w:hint="default"/>
      </w:rPr>
    </w:lvl>
  </w:abstractNum>
  <w:abstractNum w:abstractNumId="6" w15:restartNumberingAfterBreak="0">
    <w:nsid w:val="1B2736BD"/>
    <w:multiLevelType w:val="hybridMultilevel"/>
    <w:tmpl w:val="9C0C17C8"/>
    <w:lvl w:ilvl="0" w:tplc="D5CC803C">
      <w:start w:val="1"/>
      <w:numFmt w:val="decimal"/>
      <w:lvlText w:val="%1."/>
      <w:lvlJc w:val="left"/>
      <w:pPr>
        <w:ind w:left="720" w:hanging="360"/>
      </w:pPr>
    </w:lvl>
    <w:lvl w:ilvl="1" w:tplc="03E6CA8E">
      <w:start w:val="1"/>
      <w:numFmt w:val="lowerLetter"/>
      <w:lvlText w:val="%2."/>
      <w:lvlJc w:val="left"/>
      <w:pPr>
        <w:ind w:left="1440" w:hanging="360"/>
      </w:pPr>
    </w:lvl>
    <w:lvl w:ilvl="2" w:tplc="4280A2C2">
      <w:start w:val="1"/>
      <w:numFmt w:val="lowerRoman"/>
      <w:lvlText w:val="%3."/>
      <w:lvlJc w:val="right"/>
      <w:pPr>
        <w:ind w:left="2160" w:hanging="180"/>
      </w:pPr>
    </w:lvl>
    <w:lvl w:ilvl="3" w:tplc="9800D898">
      <w:start w:val="1"/>
      <w:numFmt w:val="decimal"/>
      <w:lvlText w:val="%4."/>
      <w:lvlJc w:val="left"/>
      <w:pPr>
        <w:ind w:left="2880" w:hanging="360"/>
      </w:pPr>
    </w:lvl>
    <w:lvl w:ilvl="4" w:tplc="CC3485CC">
      <w:start w:val="1"/>
      <w:numFmt w:val="lowerLetter"/>
      <w:lvlText w:val="%5."/>
      <w:lvlJc w:val="left"/>
      <w:pPr>
        <w:ind w:left="3600" w:hanging="360"/>
      </w:pPr>
    </w:lvl>
    <w:lvl w:ilvl="5" w:tplc="595EC330">
      <w:start w:val="1"/>
      <w:numFmt w:val="lowerRoman"/>
      <w:lvlText w:val="%6."/>
      <w:lvlJc w:val="right"/>
      <w:pPr>
        <w:ind w:left="4320" w:hanging="180"/>
      </w:pPr>
    </w:lvl>
    <w:lvl w:ilvl="6" w:tplc="92FC62BC">
      <w:start w:val="1"/>
      <w:numFmt w:val="decimal"/>
      <w:lvlText w:val="%7."/>
      <w:lvlJc w:val="left"/>
      <w:pPr>
        <w:ind w:left="5040" w:hanging="360"/>
      </w:pPr>
    </w:lvl>
    <w:lvl w:ilvl="7" w:tplc="4E22D902">
      <w:start w:val="1"/>
      <w:numFmt w:val="lowerLetter"/>
      <w:lvlText w:val="%8."/>
      <w:lvlJc w:val="left"/>
      <w:pPr>
        <w:ind w:left="5760" w:hanging="360"/>
      </w:pPr>
    </w:lvl>
    <w:lvl w:ilvl="8" w:tplc="D9AA0518">
      <w:start w:val="1"/>
      <w:numFmt w:val="lowerRoman"/>
      <w:lvlText w:val="%9."/>
      <w:lvlJc w:val="right"/>
      <w:pPr>
        <w:ind w:left="6480" w:hanging="180"/>
      </w:pPr>
    </w:lvl>
  </w:abstractNum>
  <w:abstractNum w:abstractNumId="7" w15:restartNumberingAfterBreak="0">
    <w:nsid w:val="2CB53225"/>
    <w:multiLevelType w:val="hybridMultilevel"/>
    <w:tmpl w:val="AA1A49E8"/>
    <w:lvl w:ilvl="0" w:tplc="BA4C8A42">
      <w:start w:val="1"/>
      <w:numFmt w:val="decimal"/>
      <w:lvlText w:val="%1."/>
      <w:lvlJc w:val="left"/>
      <w:pPr>
        <w:ind w:left="720" w:hanging="360"/>
      </w:pPr>
    </w:lvl>
    <w:lvl w:ilvl="1" w:tplc="7F9AD47E">
      <w:start w:val="1"/>
      <w:numFmt w:val="lowerLetter"/>
      <w:lvlText w:val="%2."/>
      <w:lvlJc w:val="left"/>
      <w:pPr>
        <w:ind w:left="1440" w:hanging="360"/>
      </w:pPr>
    </w:lvl>
    <w:lvl w:ilvl="2" w:tplc="85FCB00C">
      <w:start w:val="1"/>
      <w:numFmt w:val="lowerRoman"/>
      <w:lvlText w:val="%3."/>
      <w:lvlJc w:val="right"/>
      <w:pPr>
        <w:ind w:left="2160" w:hanging="180"/>
      </w:pPr>
    </w:lvl>
    <w:lvl w:ilvl="3" w:tplc="64A47226">
      <w:start w:val="1"/>
      <w:numFmt w:val="decimal"/>
      <w:lvlText w:val="%4."/>
      <w:lvlJc w:val="left"/>
      <w:pPr>
        <w:ind w:left="2880" w:hanging="360"/>
      </w:pPr>
    </w:lvl>
    <w:lvl w:ilvl="4" w:tplc="8500FA54">
      <w:start w:val="1"/>
      <w:numFmt w:val="lowerLetter"/>
      <w:lvlText w:val="%5."/>
      <w:lvlJc w:val="left"/>
      <w:pPr>
        <w:ind w:left="3600" w:hanging="360"/>
      </w:pPr>
    </w:lvl>
    <w:lvl w:ilvl="5" w:tplc="F5CAD84C">
      <w:start w:val="1"/>
      <w:numFmt w:val="lowerRoman"/>
      <w:lvlText w:val="%6."/>
      <w:lvlJc w:val="right"/>
      <w:pPr>
        <w:ind w:left="4320" w:hanging="180"/>
      </w:pPr>
    </w:lvl>
    <w:lvl w:ilvl="6" w:tplc="993E48D2">
      <w:start w:val="1"/>
      <w:numFmt w:val="decimal"/>
      <w:lvlText w:val="%7."/>
      <w:lvlJc w:val="left"/>
      <w:pPr>
        <w:ind w:left="5040" w:hanging="360"/>
      </w:pPr>
    </w:lvl>
    <w:lvl w:ilvl="7" w:tplc="F4AAC5BC">
      <w:start w:val="1"/>
      <w:numFmt w:val="lowerLetter"/>
      <w:lvlText w:val="%8."/>
      <w:lvlJc w:val="left"/>
      <w:pPr>
        <w:ind w:left="5760" w:hanging="360"/>
      </w:pPr>
    </w:lvl>
    <w:lvl w:ilvl="8" w:tplc="623288CA">
      <w:start w:val="1"/>
      <w:numFmt w:val="lowerRoman"/>
      <w:lvlText w:val="%9."/>
      <w:lvlJc w:val="right"/>
      <w:pPr>
        <w:ind w:left="6480" w:hanging="180"/>
      </w:pPr>
    </w:lvl>
  </w:abstractNum>
  <w:abstractNum w:abstractNumId="8" w15:restartNumberingAfterBreak="0">
    <w:nsid w:val="33025A35"/>
    <w:multiLevelType w:val="hybridMultilevel"/>
    <w:tmpl w:val="8F74BFC2"/>
    <w:lvl w:ilvl="0" w:tplc="F2A65698">
      <w:start w:val="1"/>
      <w:numFmt w:val="decimal"/>
      <w:lvlText w:val="%1."/>
      <w:lvlJc w:val="left"/>
      <w:pPr>
        <w:ind w:left="720" w:hanging="360"/>
      </w:pPr>
    </w:lvl>
    <w:lvl w:ilvl="1" w:tplc="950A4340">
      <w:start w:val="1"/>
      <w:numFmt w:val="lowerLetter"/>
      <w:lvlText w:val="%2."/>
      <w:lvlJc w:val="left"/>
      <w:pPr>
        <w:ind w:left="1440" w:hanging="360"/>
      </w:pPr>
    </w:lvl>
    <w:lvl w:ilvl="2" w:tplc="3E8C0952">
      <w:start w:val="1"/>
      <w:numFmt w:val="lowerRoman"/>
      <w:lvlText w:val="%3."/>
      <w:lvlJc w:val="right"/>
      <w:pPr>
        <w:ind w:left="2160" w:hanging="180"/>
      </w:pPr>
    </w:lvl>
    <w:lvl w:ilvl="3" w:tplc="FE4099F8">
      <w:start w:val="1"/>
      <w:numFmt w:val="decimal"/>
      <w:lvlText w:val="%4."/>
      <w:lvlJc w:val="left"/>
      <w:pPr>
        <w:ind w:left="2880" w:hanging="360"/>
      </w:pPr>
    </w:lvl>
    <w:lvl w:ilvl="4" w:tplc="5AFC112A">
      <w:start w:val="1"/>
      <w:numFmt w:val="lowerLetter"/>
      <w:lvlText w:val="%5."/>
      <w:lvlJc w:val="left"/>
      <w:pPr>
        <w:ind w:left="3600" w:hanging="360"/>
      </w:pPr>
    </w:lvl>
    <w:lvl w:ilvl="5" w:tplc="EE805DEC">
      <w:start w:val="1"/>
      <w:numFmt w:val="lowerRoman"/>
      <w:lvlText w:val="%6."/>
      <w:lvlJc w:val="right"/>
      <w:pPr>
        <w:ind w:left="4320" w:hanging="180"/>
      </w:pPr>
    </w:lvl>
    <w:lvl w:ilvl="6" w:tplc="8234A5C6">
      <w:start w:val="1"/>
      <w:numFmt w:val="decimal"/>
      <w:lvlText w:val="%7."/>
      <w:lvlJc w:val="left"/>
      <w:pPr>
        <w:ind w:left="5040" w:hanging="360"/>
      </w:pPr>
    </w:lvl>
    <w:lvl w:ilvl="7" w:tplc="0E7E7A4C">
      <w:start w:val="1"/>
      <w:numFmt w:val="lowerLetter"/>
      <w:lvlText w:val="%8."/>
      <w:lvlJc w:val="left"/>
      <w:pPr>
        <w:ind w:left="5760" w:hanging="360"/>
      </w:pPr>
    </w:lvl>
    <w:lvl w:ilvl="8" w:tplc="3F96B36A">
      <w:start w:val="1"/>
      <w:numFmt w:val="lowerRoman"/>
      <w:lvlText w:val="%9."/>
      <w:lvlJc w:val="right"/>
      <w:pPr>
        <w:ind w:left="6480" w:hanging="180"/>
      </w:pPr>
    </w:lvl>
  </w:abstractNum>
  <w:abstractNum w:abstractNumId="9" w15:restartNumberingAfterBreak="0">
    <w:nsid w:val="344E5CFC"/>
    <w:multiLevelType w:val="multilevel"/>
    <w:tmpl w:val="DBF630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F679E7"/>
    <w:multiLevelType w:val="hybridMultilevel"/>
    <w:tmpl w:val="229034B2"/>
    <w:lvl w:ilvl="0" w:tplc="F2DA2346">
      <w:start w:val="1"/>
      <w:numFmt w:val="decimal"/>
      <w:lvlText w:val="%1."/>
      <w:lvlJc w:val="left"/>
      <w:pPr>
        <w:ind w:left="360" w:hanging="360"/>
      </w:pPr>
      <w:rPr>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8BC90E"/>
    <w:multiLevelType w:val="hybridMultilevel"/>
    <w:tmpl w:val="A28EB0D6"/>
    <w:lvl w:ilvl="0" w:tplc="7D9C6640">
      <w:start w:val="1"/>
      <w:numFmt w:val="lowerLetter"/>
      <w:lvlText w:val="(%1)"/>
      <w:lvlJc w:val="left"/>
      <w:pPr>
        <w:ind w:left="720" w:hanging="360"/>
      </w:pPr>
    </w:lvl>
    <w:lvl w:ilvl="1" w:tplc="21E23924">
      <w:start w:val="1"/>
      <w:numFmt w:val="lowerLetter"/>
      <w:lvlText w:val="%2."/>
      <w:lvlJc w:val="left"/>
      <w:pPr>
        <w:ind w:left="1440" w:hanging="360"/>
      </w:pPr>
    </w:lvl>
    <w:lvl w:ilvl="2" w:tplc="976C8152">
      <w:start w:val="1"/>
      <w:numFmt w:val="lowerRoman"/>
      <w:lvlText w:val="%3."/>
      <w:lvlJc w:val="right"/>
      <w:pPr>
        <w:ind w:left="2160" w:hanging="180"/>
      </w:pPr>
    </w:lvl>
    <w:lvl w:ilvl="3" w:tplc="AD6A329E">
      <w:start w:val="1"/>
      <w:numFmt w:val="decimal"/>
      <w:lvlText w:val="%4."/>
      <w:lvlJc w:val="left"/>
      <w:pPr>
        <w:ind w:left="2880" w:hanging="360"/>
      </w:pPr>
    </w:lvl>
    <w:lvl w:ilvl="4" w:tplc="25CC6DB2">
      <w:start w:val="1"/>
      <w:numFmt w:val="lowerLetter"/>
      <w:lvlText w:val="%5."/>
      <w:lvlJc w:val="left"/>
      <w:pPr>
        <w:ind w:left="3600" w:hanging="360"/>
      </w:pPr>
    </w:lvl>
    <w:lvl w:ilvl="5" w:tplc="E24E6F42">
      <w:start w:val="1"/>
      <w:numFmt w:val="lowerRoman"/>
      <w:lvlText w:val="%6."/>
      <w:lvlJc w:val="right"/>
      <w:pPr>
        <w:ind w:left="4320" w:hanging="180"/>
      </w:pPr>
    </w:lvl>
    <w:lvl w:ilvl="6" w:tplc="B486F2DE">
      <w:start w:val="1"/>
      <w:numFmt w:val="decimal"/>
      <w:lvlText w:val="%7."/>
      <w:lvlJc w:val="left"/>
      <w:pPr>
        <w:ind w:left="5040" w:hanging="360"/>
      </w:pPr>
    </w:lvl>
    <w:lvl w:ilvl="7" w:tplc="F2FAE2CE">
      <w:start w:val="1"/>
      <w:numFmt w:val="lowerLetter"/>
      <w:lvlText w:val="%8."/>
      <w:lvlJc w:val="left"/>
      <w:pPr>
        <w:ind w:left="5760" w:hanging="360"/>
      </w:pPr>
    </w:lvl>
    <w:lvl w:ilvl="8" w:tplc="74DA3AD4">
      <w:start w:val="1"/>
      <w:numFmt w:val="lowerRoman"/>
      <w:lvlText w:val="%9."/>
      <w:lvlJc w:val="right"/>
      <w:pPr>
        <w:ind w:left="6480" w:hanging="180"/>
      </w:pPr>
    </w:lvl>
  </w:abstractNum>
  <w:abstractNum w:abstractNumId="12" w15:restartNumberingAfterBreak="0">
    <w:nsid w:val="626225B9"/>
    <w:multiLevelType w:val="hybridMultilevel"/>
    <w:tmpl w:val="B4E8C0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8B798A"/>
    <w:multiLevelType w:val="hybridMultilevel"/>
    <w:tmpl w:val="02027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7F6B5E"/>
    <w:multiLevelType w:val="hybridMultilevel"/>
    <w:tmpl w:val="45DC8B9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0542053"/>
    <w:multiLevelType w:val="hybridMultilevel"/>
    <w:tmpl w:val="75B66BE8"/>
    <w:lvl w:ilvl="0" w:tplc="0450E9F0">
      <w:numFmt w:val="bullet"/>
      <w:lvlText w:val="•"/>
      <w:lvlJc w:val="left"/>
      <w:pPr>
        <w:ind w:left="600" w:hanging="240"/>
      </w:pPr>
      <w:rPr>
        <w:rFonts w:ascii="Gill Sans MT" w:eastAsia="Gill Sans MT" w:hAnsi="Gill Sans MT" w:cs="Gill Sans MT" w:hint="default"/>
        <w:b w:val="0"/>
        <w:bCs w:val="0"/>
        <w:i w:val="0"/>
        <w:iCs w:val="0"/>
        <w:color w:val="00687F"/>
        <w:spacing w:val="0"/>
        <w:w w:val="102"/>
        <w:sz w:val="22"/>
        <w:szCs w:val="22"/>
        <w:lang w:val="en-US" w:eastAsia="en-US" w:bidi="ar-SA"/>
      </w:rPr>
    </w:lvl>
    <w:lvl w:ilvl="1" w:tplc="204438CE">
      <w:numFmt w:val="bullet"/>
      <w:lvlText w:val="-"/>
      <w:lvlJc w:val="left"/>
      <w:pPr>
        <w:ind w:left="800" w:hanging="200"/>
      </w:pPr>
      <w:rPr>
        <w:rFonts w:ascii="Gill Sans MT" w:eastAsia="Gill Sans MT" w:hAnsi="Gill Sans MT" w:cs="Gill Sans MT" w:hint="default"/>
        <w:b w:val="0"/>
        <w:bCs w:val="0"/>
        <w:i w:val="0"/>
        <w:iCs w:val="0"/>
        <w:spacing w:val="0"/>
        <w:w w:val="187"/>
        <w:sz w:val="17"/>
        <w:szCs w:val="17"/>
        <w:lang w:val="en-US" w:eastAsia="en-US" w:bidi="ar-SA"/>
      </w:rPr>
    </w:lvl>
    <w:lvl w:ilvl="2" w:tplc="8D0EC346">
      <w:numFmt w:val="bullet"/>
      <w:lvlText w:val="•"/>
      <w:lvlJc w:val="left"/>
      <w:pPr>
        <w:ind w:left="672" w:hanging="200"/>
      </w:pPr>
      <w:rPr>
        <w:rFonts w:hint="default"/>
        <w:lang w:val="en-US" w:eastAsia="en-US" w:bidi="ar-SA"/>
      </w:rPr>
    </w:lvl>
    <w:lvl w:ilvl="3" w:tplc="04A8E3A2">
      <w:numFmt w:val="bullet"/>
      <w:lvlText w:val="•"/>
      <w:lvlJc w:val="left"/>
      <w:pPr>
        <w:ind w:left="544" w:hanging="200"/>
      </w:pPr>
      <w:rPr>
        <w:rFonts w:hint="default"/>
        <w:lang w:val="en-US" w:eastAsia="en-US" w:bidi="ar-SA"/>
      </w:rPr>
    </w:lvl>
    <w:lvl w:ilvl="4" w:tplc="4FD87D84">
      <w:numFmt w:val="bullet"/>
      <w:lvlText w:val="•"/>
      <w:lvlJc w:val="left"/>
      <w:pPr>
        <w:ind w:left="417" w:hanging="200"/>
      </w:pPr>
      <w:rPr>
        <w:rFonts w:hint="default"/>
        <w:lang w:val="en-US" w:eastAsia="en-US" w:bidi="ar-SA"/>
      </w:rPr>
    </w:lvl>
    <w:lvl w:ilvl="5" w:tplc="9D544094">
      <w:numFmt w:val="bullet"/>
      <w:lvlText w:val="•"/>
      <w:lvlJc w:val="left"/>
      <w:pPr>
        <w:ind w:left="289" w:hanging="200"/>
      </w:pPr>
      <w:rPr>
        <w:rFonts w:hint="default"/>
        <w:lang w:val="en-US" w:eastAsia="en-US" w:bidi="ar-SA"/>
      </w:rPr>
    </w:lvl>
    <w:lvl w:ilvl="6" w:tplc="BE1E14CA">
      <w:numFmt w:val="bullet"/>
      <w:lvlText w:val="•"/>
      <w:lvlJc w:val="left"/>
      <w:pPr>
        <w:ind w:left="161" w:hanging="200"/>
      </w:pPr>
      <w:rPr>
        <w:rFonts w:hint="default"/>
        <w:lang w:val="en-US" w:eastAsia="en-US" w:bidi="ar-SA"/>
      </w:rPr>
    </w:lvl>
    <w:lvl w:ilvl="7" w:tplc="EF54F98C">
      <w:numFmt w:val="bullet"/>
      <w:lvlText w:val="•"/>
      <w:lvlJc w:val="left"/>
      <w:pPr>
        <w:ind w:left="33" w:hanging="200"/>
      </w:pPr>
      <w:rPr>
        <w:rFonts w:hint="default"/>
        <w:lang w:val="en-US" w:eastAsia="en-US" w:bidi="ar-SA"/>
      </w:rPr>
    </w:lvl>
    <w:lvl w:ilvl="8" w:tplc="29DEA9AE">
      <w:numFmt w:val="bullet"/>
      <w:lvlText w:val="•"/>
      <w:lvlJc w:val="left"/>
      <w:pPr>
        <w:ind w:left="-94" w:hanging="200"/>
      </w:pPr>
      <w:rPr>
        <w:rFonts w:hint="default"/>
        <w:lang w:val="en-US" w:eastAsia="en-US" w:bidi="ar-SA"/>
      </w:rPr>
    </w:lvl>
  </w:abstractNum>
  <w:abstractNum w:abstractNumId="16" w15:restartNumberingAfterBreak="0">
    <w:nsid w:val="79204397"/>
    <w:multiLevelType w:val="hybridMultilevel"/>
    <w:tmpl w:val="F8325828"/>
    <w:lvl w:ilvl="0" w:tplc="77AC8E16">
      <w:start w:val="1"/>
      <w:numFmt w:val="decimal"/>
      <w:lvlText w:val="%1."/>
      <w:lvlJc w:val="left"/>
      <w:pPr>
        <w:ind w:left="720" w:hanging="360"/>
      </w:pPr>
    </w:lvl>
    <w:lvl w:ilvl="1" w:tplc="89C61710">
      <w:start w:val="1"/>
      <w:numFmt w:val="lowerLetter"/>
      <w:lvlText w:val="%2."/>
      <w:lvlJc w:val="left"/>
      <w:pPr>
        <w:ind w:left="1440" w:hanging="360"/>
      </w:pPr>
    </w:lvl>
    <w:lvl w:ilvl="2" w:tplc="3ACAC244">
      <w:start w:val="1"/>
      <w:numFmt w:val="lowerRoman"/>
      <w:lvlText w:val="%3."/>
      <w:lvlJc w:val="right"/>
      <w:pPr>
        <w:ind w:left="2160" w:hanging="180"/>
      </w:pPr>
    </w:lvl>
    <w:lvl w:ilvl="3" w:tplc="5234E6CC">
      <w:start w:val="1"/>
      <w:numFmt w:val="decimal"/>
      <w:lvlText w:val="%4."/>
      <w:lvlJc w:val="left"/>
      <w:pPr>
        <w:ind w:left="2880" w:hanging="360"/>
      </w:pPr>
    </w:lvl>
    <w:lvl w:ilvl="4" w:tplc="C2C806FA">
      <w:start w:val="1"/>
      <w:numFmt w:val="lowerLetter"/>
      <w:lvlText w:val="%5."/>
      <w:lvlJc w:val="left"/>
      <w:pPr>
        <w:ind w:left="3600" w:hanging="360"/>
      </w:pPr>
    </w:lvl>
    <w:lvl w:ilvl="5" w:tplc="F4C0EEBA">
      <w:start w:val="1"/>
      <w:numFmt w:val="lowerRoman"/>
      <w:lvlText w:val="%6."/>
      <w:lvlJc w:val="right"/>
      <w:pPr>
        <w:ind w:left="4320" w:hanging="180"/>
      </w:pPr>
    </w:lvl>
    <w:lvl w:ilvl="6" w:tplc="1784AB06">
      <w:start w:val="1"/>
      <w:numFmt w:val="decimal"/>
      <w:lvlText w:val="%7."/>
      <w:lvlJc w:val="left"/>
      <w:pPr>
        <w:ind w:left="5040" w:hanging="360"/>
      </w:pPr>
    </w:lvl>
    <w:lvl w:ilvl="7" w:tplc="9792238A">
      <w:start w:val="1"/>
      <w:numFmt w:val="lowerLetter"/>
      <w:lvlText w:val="%8."/>
      <w:lvlJc w:val="left"/>
      <w:pPr>
        <w:ind w:left="5760" w:hanging="360"/>
      </w:pPr>
    </w:lvl>
    <w:lvl w:ilvl="8" w:tplc="AA1C6866">
      <w:start w:val="1"/>
      <w:numFmt w:val="lowerRoman"/>
      <w:lvlText w:val="%9."/>
      <w:lvlJc w:val="right"/>
      <w:pPr>
        <w:ind w:left="6480" w:hanging="180"/>
      </w:pPr>
    </w:lvl>
  </w:abstractNum>
  <w:abstractNum w:abstractNumId="17" w15:restartNumberingAfterBreak="0">
    <w:nsid w:val="7F873F5F"/>
    <w:multiLevelType w:val="hybridMultilevel"/>
    <w:tmpl w:val="B5FE7E70"/>
    <w:lvl w:ilvl="0" w:tplc="2966A1FA">
      <w:numFmt w:val="bullet"/>
      <w:lvlText w:val="•"/>
      <w:lvlJc w:val="left"/>
      <w:pPr>
        <w:ind w:left="240" w:hanging="240"/>
      </w:pPr>
      <w:rPr>
        <w:rFonts w:ascii="Gill Sans MT" w:eastAsia="Gill Sans MT" w:hAnsi="Gill Sans MT" w:cs="Gill Sans MT" w:hint="default"/>
        <w:b w:val="0"/>
        <w:bCs w:val="0"/>
        <w:i w:val="0"/>
        <w:iCs w:val="0"/>
        <w:color w:val="00687F"/>
        <w:spacing w:val="0"/>
        <w:w w:val="102"/>
        <w:sz w:val="22"/>
        <w:szCs w:val="22"/>
        <w:lang w:val="en-US" w:eastAsia="en-US" w:bidi="ar-SA"/>
      </w:rPr>
    </w:lvl>
    <w:lvl w:ilvl="1" w:tplc="A50093E4">
      <w:numFmt w:val="bullet"/>
      <w:lvlText w:val="•"/>
      <w:lvlJc w:val="left"/>
      <w:pPr>
        <w:ind w:left="704" w:hanging="240"/>
      </w:pPr>
      <w:rPr>
        <w:rFonts w:hint="default"/>
        <w:lang w:val="en-US" w:eastAsia="en-US" w:bidi="ar-SA"/>
      </w:rPr>
    </w:lvl>
    <w:lvl w:ilvl="2" w:tplc="2E5E4B06">
      <w:numFmt w:val="bullet"/>
      <w:lvlText w:val="•"/>
      <w:lvlJc w:val="left"/>
      <w:pPr>
        <w:ind w:left="1168" w:hanging="240"/>
      </w:pPr>
      <w:rPr>
        <w:rFonts w:hint="default"/>
        <w:lang w:val="en-US" w:eastAsia="en-US" w:bidi="ar-SA"/>
      </w:rPr>
    </w:lvl>
    <w:lvl w:ilvl="3" w:tplc="A61628FC">
      <w:numFmt w:val="bullet"/>
      <w:lvlText w:val="•"/>
      <w:lvlJc w:val="left"/>
      <w:pPr>
        <w:ind w:left="1632" w:hanging="240"/>
      </w:pPr>
      <w:rPr>
        <w:rFonts w:hint="default"/>
        <w:lang w:val="en-US" w:eastAsia="en-US" w:bidi="ar-SA"/>
      </w:rPr>
    </w:lvl>
    <w:lvl w:ilvl="4" w:tplc="919A6A70">
      <w:numFmt w:val="bullet"/>
      <w:lvlText w:val="•"/>
      <w:lvlJc w:val="left"/>
      <w:pPr>
        <w:ind w:left="2096" w:hanging="240"/>
      </w:pPr>
      <w:rPr>
        <w:rFonts w:hint="default"/>
        <w:lang w:val="en-US" w:eastAsia="en-US" w:bidi="ar-SA"/>
      </w:rPr>
    </w:lvl>
    <w:lvl w:ilvl="5" w:tplc="E354CF42">
      <w:numFmt w:val="bullet"/>
      <w:lvlText w:val="•"/>
      <w:lvlJc w:val="left"/>
      <w:pPr>
        <w:ind w:left="2560" w:hanging="240"/>
      </w:pPr>
      <w:rPr>
        <w:rFonts w:hint="default"/>
        <w:lang w:val="en-US" w:eastAsia="en-US" w:bidi="ar-SA"/>
      </w:rPr>
    </w:lvl>
    <w:lvl w:ilvl="6" w:tplc="9938A90E">
      <w:numFmt w:val="bullet"/>
      <w:lvlText w:val="•"/>
      <w:lvlJc w:val="left"/>
      <w:pPr>
        <w:ind w:left="3025" w:hanging="240"/>
      </w:pPr>
      <w:rPr>
        <w:rFonts w:hint="default"/>
        <w:lang w:val="en-US" w:eastAsia="en-US" w:bidi="ar-SA"/>
      </w:rPr>
    </w:lvl>
    <w:lvl w:ilvl="7" w:tplc="19FAC9F8">
      <w:numFmt w:val="bullet"/>
      <w:lvlText w:val="•"/>
      <w:lvlJc w:val="left"/>
      <w:pPr>
        <w:ind w:left="3489" w:hanging="240"/>
      </w:pPr>
      <w:rPr>
        <w:rFonts w:hint="default"/>
        <w:lang w:val="en-US" w:eastAsia="en-US" w:bidi="ar-SA"/>
      </w:rPr>
    </w:lvl>
    <w:lvl w:ilvl="8" w:tplc="C0644B82">
      <w:numFmt w:val="bullet"/>
      <w:lvlText w:val="•"/>
      <w:lvlJc w:val="left"/>
      <w:pPr>
        <w:ind w:left="3953" w:hanging="240"/>
      </w:pPr>
      <w:rPr>
        <w:rFonts w:hint="default"/>
        <w:lang w:val="en-US" w:eastAsia="en-US" w:bidi="ar-SA"/>
      </w:rPr>
    </w:lvl>
  </w:abstractNum>
  <w:num w:numId="1" w16cid:durableId="2137407824">
    <w:abstractNumId w:val="7"/>
  </w:num>
  <w:num w:numId="2" w16cid:durableId="2132311448">
    <w:abstractNumId w:val="6"/>
  </w:num>
  <w:num w:numId="3" w16cid:durableId="1758359969">
    <w:abstractNumId w:val="16"/>
  </w:num>
  <w:num w:numId="4" w16cid:durableId="409541479">
    <w:abstractNumId w:val="8"/>
  </w:num>
  <w:num w:numId="5" w16cid:durableId="1536385391">
    <w:abstractNumId w:val="11"/>
  </w:num>
  <w:num w:numId="6" w16cid:durableId="1142161409">
    <w:abstractNumId w:val="5"/>
  </w:num>
  <w:num w:numId="7" w16cid:durableId="1138915153">
    <w:abstractNumId w:val="17"/>
  </w:num>
  <w:num w:numId="8" w16cid:durableId="1883864185">
    <w:abstractNumId w:val="0"/>
  </w:num>
  <w:num w:numId="9" w16cid:durableId="1244948404">
    <w:abstractNumId w:val="15"/>
  </w:num>
  <w:num w:numId="10" w16cid:durableId="401493509">
    <w:abstractNumId w:val="4"/>
  </w:num>
  <w:num w:numId="11" w16cid:durableId="1931548780">
    <w:abstractNumId w:val="1"/>
  </w:num>
  <w:num w:numId="12" w16cid:durableId="1491866167">
    <w:abstractNumId w:val="3"/>
  </w:num>
  <w:num w:numId="13" w16cid:durableId="120150894">
    <w:abstractNumId w:val="12"/>
  </w:num>
  <w:num w:numId="14" w16cid:durableId="367947194">
    <w:abstractNumId w:val="10"/>
  </w:num>
  <w:num w:numId="15" w16cid:durableId="988249386">
    <w:abstractNumId w:val="2"/>
  </w:num>
  <w:num w:numId="16" w16cid:durableId="441461761">
    <w:abstractNumId w:val="9"/>
  </w:num>
  <w:num w:numId="17" w16cid:durableId="1126193782">
    <w:abstractNumId w:val="14"/>
  </w:num>
  <w:num w:numId="18" w16cid:durableId="127659887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Christin (DCYF)">
    <w15:presenceInfo w15:providerId="AD" w15:userId="S::christin.james@dcyf.wa.gov::d448f7d9-aee5-4132-bfcc-7dd4b84bae06"/>
  </w15:person>
  <w15:person w15:author="Ramynke, Jason (DCYF)">
    <w15:presenceInfo w15:providerId="AD" w15:userId="S::jason.ramynke@dcyf.wa.gov::427889c8-9e5f-4991-b3be-3e1d8a2a20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A5E"/>
    <w:rsid w:val="0003605D"/>
    <w:rsid w:val="00046479"/>
    <w:rsid w:val="00053CE2"/>
    <w:rsid w:val="00081CB3"/>
    <w:rsid w:val="000842C7"/>
    <w:rsid w:val="000B4EB8"/>
    <w:rsid w:val="000E506E"/>
    <w:rsid w:val="000E6C0F"/>
    <w:rsid w:val="00124C76"/>
    <w:rsid w:val="0014182C"/>
    <w:rsid w:val="001435C6"/>
    <w:rsid w:val="00146A86"/>
    <w:rsid w:val="00152692"/>
    <w:rsid w:val="001A3319"/>
    <w:rsid w:val="001A3DDD"/>
    <w:rsid w:val="001B9D79"/>
    <w:rsid w:val="001E7431"/>
    <w:rsid w:val="001E76B3"/>
    <w:rsid w:val="00204063"/>
    <w:rsid w:val="002360DC"/>
    <w:rsid w:val="002374B5"/>
    <w:rsid w:val="002374F6"/>
    <w:rsid w:val="002553B9"/>
    <w:rsid w:val="00264ECF"/>
    <w:rsid w:val="00275479"/>
    <w:rsid w:val="0029174D"/>
    <w:rsid w:val="00292071"/>
    <w:rsid w:val="00296561"/>
    <w:rsid w:val="002D7C38"/>
    <w:rsid w:val="0030466E"/>
    <w:rsid w:val="00382453"/>
    <w:rsid w:val="00387458"/>
    <w:rsid w:val="00392D0F"/>
    <w:rsid w:val="003B1CCC"/>
    <w:rsid w:val="003F406B"/>
    <w:rsid w:val="004379E6"/>
    <w:rsid w:val="00475909"/>
    <w:rsid w:val="0049058C"/>
    <w:rsid w:val="00490E3D"/>
    <w:rsid w:val="004A084B"/>
    <w:rsid w:val="004C069F"/>
    <w:rsid w:val="005049BC"/>
    <w:rsid w:val="00511449"/>
    <w:rsid w:val="005123FD"/>
    <w:rsid w:val="00522106"/>
    <w:rsid w:val="00526E3E"/>
    <w:rsid w:val="00581A67"/>
    <w:rsid w:val="005822CA"/>
    <w:rsid w:val="00592EAE"/>
    <w:rsid w:val="00595CCB"/>
    <w:rsid w:val="005D111F"/>
    <w:rsid w:val="005F27BB"/>
    <w:rsid w:val="00642189"/>
    <w:rsid w:val="0067793A"/>
    <w:rsid w:val="006876F9"/>
    <w:rsid w:val="006930E7"/>
    <w:rsid w:val="006C59E6"/>
    <w:rsid w:val="006D6DC6"/>
    <w:rsid w:val="006E0E54"/>
    <w:rsid w:val="00700192"/>
    <w:rsid w:val="0070124A"/>
    <w:rsid w:val="00721BDB"/>
    <w:rsid w:val="007546AA"/>
    <w:rsid w:val="00790107"/>
    <w:rsid w:val="00795E40"/>
    <w:rsid w:val="007A3EB5"/>
    <w:rsid w:val="007E3AC4"/>
    <w:rsid w:val="00843FA0"/>
    <w:rsid w:val="00856152"/>
    <w:rsid w:val="0087291B"/>
    <w:rsid w:val="008A1647"/>
    <w:rsid w:val="008B2F2A"/>
    <w:rsid w:val="008D5376"/>
    <w:rsid w:val="008E4DBF"/>
    <w:rsid w:val="00907DB2"/>
    <w:rsid w:val="00912BA9"/>
    <w:rsid w:val="009229D1"/>
    <w:rsid w:val="00924031"/>
    <w:rsid w:val="009373C8"/>
    <w:rsid w:val="00961F94"/>
    <w:rsid w:val="00971ACE"/>
    <w:rsid w:val="009E06BF"/>
    <w:rsid w:val="009F2118"/>
    <w:rsid w:val="00A2334C"/>
    <w:rsid w:val="00A303A7"/>
    <w:rsid w:val="00A64706"/>
    <w:rsid w:val="00AB1CD9"/>
    <w:rsid w:val="00AD1F46"/>
    <w:rsid w:val="00AD4730"/>
    <w:rsid w:val="00AE0E13"/>
    <w:rsid w:val="00AF22FA"/>
    <w:rsid w:val="00AF71FA"/>
    <w:rsid w:val="00B27B00"/>
    <w:rsid w:val="00B5581E"/>
    <w:rsid w:val="00B83759"/>
    <w:rsid w:val="00B96242"/>
    <w:rsid w:val="00B96F13"/>
    <w:rsid w:val="00BB7E35"/>
    <w:rsid w:val="00BE583F"/>
    <w:rsid w:val="00C15F85"/>
    <w:rsid w:val="00C22487"/>
    <w:rsid w:val="00C97D60"/>
    <w:rsid w:val="00CB74F7"/>
    <w:rsid w:val="00CB7942"/>
    <w:rsid w:val="00CD3FFB"/>
    <w:rsid w:val="00CF49B4"/>
    <w:rsid w:val="00CF72BC"/>
    <w:rsid w:val="00D16490"/>
    <w:rsid w:val="00D34E25"/>
    <w:rsid w:val="00D41F7E"/>
    <w:rsid w:val="00D75A5E"/>
    <w:rsid w:val="00DD6AF2"/>
    <w:rsid w:val="00DE07C0"/>
    <w:rsid w:val="00E0567B"/>
    <w:rsid w:val="00E07E58"/>
    <w:rsid w:val="00E619FB"/>
    <w:rsid w:val="00E76F7D"/>
    <w:rsid w:val="00E870CB"/>
    <w:rsid w:val="00EA4274"/>
    <w:rsid w:val="00F12A2E"/>
    <w:rsid w:val="00F20E6C"/>
    <w:rsid w:val="00F23636"/>
    <w:rsid w:val="00F53EFF"/>
    <w:rsid w:val="00F862A3"/>
    <w:rsid w:val="00FB1EB0"/>
    <w:rsid w:val="00FC01FB"/>
    <w:rsid w:val="00FC1742"/>
    <w:rsid w:val="00FE3543"/>
    <w:rsid w:val="00FF2253"/>
    <w:rsid w:val="00FF6B51"/>
    <w:rsid w:val="01A90672"/>
    <w:rsid w:val="020C54E6"/>
    <w:rsid w:val="022C8753"/>
    <w:rsid w:val="029D24F0"/>
    <w:rsid w:val="033CE52A"/>
    <w:rsid w:val="03401DBD"/>
    <w:rsid w:val="03B24213"/>
    <w:rsid w:val="0452ACEB"/>
    <w:rsid w:val="046707C4"/>
    <w:rsid w:val="04BEAB1A"/>
    <w:rsid w:val="051B57CF"/>
    <w:rsid w:val="056C9FB7"/>
    <w:rsid w:val="05CD2FD8"/>
    <w:rsid w:val="06A8603F"/>
    <w:rsid w:val="06DEECED"/>
    <w:rsid w:val="07270072"/>
    <w:rsid w:val="073F044B"/>
    <w:rsid w:val="0827E0CD"/>
    <w:rsid w:val="08BCE3DA"/>
    <w:rsid w:val="094F63DA"/>
    <w:rsid w:val="09FFDA2B"/>
    <w:rsid w:val="0A0F4B34"/>
    <w:rsid w:val="0A8E892B"/>
    <w:rsid w:val="0B4B434E"/>
    <w:rsid w:val="0C3122BA"/>
    <w:rsid w:val="0C93576F"/>
    <w:rsid w:val="0C998464"/>
    <w:rsid w:val="0D0C495F"/>
    <w:rsid w:val="0D33A403"/>
    <w:rsid w:val="0EC7E31D"/>
    <w:rsid w:val="10B302B8"/>
    <w:rsid w:val="10CD7D2D"/>
    <w:rsid w:val="121722A9"/>
    <w:rsid w:val="12C1D241"/>
    <w:rsid w:val="1349B531"/>
    <w:rsid w:val="141C3EB8"/>
    <w:rsid w:val="145C7A1B"/>
    <w:rsid w:val="150B5759"/>
    <w:rsid w:val="15366119"/>
    <w:rsid w:val="154401D2"/>
    <w:rsid w:val="1585B027"/>
    <w:rsid w:val="16097EDF"/>
    <w:rsid w:val="161EFB66"/>
    <w:rsid w:val="17B6EF6A"/>
    <w:rsid w:val="182EFE7E"/>
    <w:rsid w:val="1841777E"/>
    <w:rsid w:val="185532EE"/>
    <w:rsid w:val="18D9E281"/>
    <w:rsid w:val="19E0F75B"/>
    <w:rsid w:val="1A0FA723"/>
    <w:rsid w:val="1B2990A2"/>
    <w:rsid w:val="1B2CC486"/>
    <w:rsid w:val="1C3FDEDB"/>
    <w:rsid w:val="1C9759A2"/>
    <w:rsid w:val="1D4EF590"/>
    <w:rsid w:val="1E3CB4AF"/>
    <w:rsid w:val="1EA3A016"/>
    <w:rsid w:val="1EE581BC"/>
    <w:rsid w:val="1F3479C8"/>
    <w:rsid w:val="1F8EDEAD"/>
    <w:rsid w:val="1FAD5691"/>
    <w:rsid w:val="1FB7D8A4"/>
    <w:rsid w:val="203880A4"/>
    <w:rsid w:val="20ED66DD"/>
    <w:rsid w:val="215599B2"/>
    <w:rsid w:val="21B16632"/>
    <w:rsid w:val="21E0D3E5"/>
    <w:rsid w:val="22662C2A"/>
    <w:rsid w:val="227AB2BE"/>
    <w:rsid w:val="22B35AEC"/>
    <w:rsid w:val="2353352F"/>
    <w:rsid w:val="2397A9F0"/>
    <w:rsid w:val="23F26365"/>
    <w:rsid w:val="241F3D15"/>
    <w:rsid w:val="25F83A65"/>
    <w:rsid w:val="25FD72B5"/>
    <w:rsid w:val="2609AB8E"/>
    <w:rsid w:val="26AB73AC"/>
    <w:rsid w:val="286950F6"/>
    <w:rsid w:val="28B2EC9C"/>
    <w:rsid w:val="28CA7DEF"/>
    <w:rsid w:val="2999543B"/>
    <w:rsid w:val="29DA7F01"/>
    <w:rsid w:val="2A8DF236"/>
    <w:rsid w:val="2B0AB650"/>
    <w:rsid w:val="2B4B49D8"/>
    <w:rsid w:val="2BC01207"/>
    <w:rsid w:val="2C9659C0"/>
    <w:rsid w:val="2CA8D8B2"/>
    <w:rsid w:val="2CC989AD"/>
    <w:rsid w:val="2E32D65C"/>
    <w:rsid w:val="2E554432"/>
    <w:rsid w:val="2E797DA2"/>
    <w:rsid w:val="31BFB187"/>
    <w:rsid w:val="322B7B17"/>
    <w:rsid w:val="323F8717"/>
    <w:rsid w:val="3286D8C1"/>
    <w:rsid w:val="32CD1FD6"/>
    <w:rsid w:val="32D133BF"/>
    <w:rsid w:val="3359317A"/>
    <w:rsid w:val="3518E526"/>
    <w:rsid w:val="3520007F"/>
    <w:rsid w:val="3565EE9A"/>
    <w:rsid w:val="3578BB73"/>
    <w:rsid w:val="364FD2BC"/>
    <w:rsid w:val="36521614"/>
    <w:rsid w:val="378F5DD9"/>
    <w:rsid w:val="384602BA"/>
    <w:rsid w:val="38E3FA7A"/>
    <w:rsid w:val="38F2A402"/>
    <w:rsid w:val="38F54A70"/>
    <w:rsid w:val="3924E5A8"/>
    <w:rsid w:val="394BE184"/>
    <w:rsid w:val="3962D81C"/>
    <w:rsid w:val="3975995A"/>
    <w:rsid w:val="3D3717D5"/>
    <w:rsid w:val="3D7B86EE"/>
    <w:rsid w:val="3D8364ED"/>
    <w:rsid w:val="3DD88355"/>
    <w:rsid w:val="3E619F16"/>
    <w:rsid w:val="3E79BC04"/>
    <w:rsid w:val="3EB05D45"/>
    <w:rsid w:val="3F7ADD7D"/>
    <w:rsid w:val="4090073D"/>
    <w:rsid w:val="41221EE3"/>
    <w:rsid w:val="414CEC73"/>
    <w:rsid w:val="41FA6FE3"/>
    <w:rsid w:val="4209BCB9"/>
    <w:rsid w:val="42C5EADC"/>
    <w:rsid w:val="42F5DC40"/>
    <w:rsid w:val="439994D8"/>
    <w:rsid w:val="45B5B611"/>
    <w:rsid w:val="45DB0CC2"/>
    <w:rsid w:val="4625FF3D"/>
    <w:rsid w:val="4693B60E"/>
    <w:rsid w:val="46B54848"/>
    <w:rsid w:val="46D53886"/>
    <w:rsid w:val="46EAF562"/>
    <w:rsid w:val="482ABEDA"/>
    <w:rsid w:val="489EFA99"/>
    <w:rsid w:val="4A34B653"/>
    <w:rsid w:val="4A4D7FF6"/>
    <w:rsid w:val="4AE26E7B"/>
    <w:rsid w:val="4B0BEE2E"/>
    <w:rsid w:val="4B25CB62"/>
    <w:rsid w:val="4B2C0CDA"/>
    <w:rsid w:val="4B324DBE"/>
    <w:rsid w:val="4B922E25"/>
    <w:rsid w:val="4BAD0A08"/>
    <w:rsid w:val="4BCA0512"/>
    <w:rsid w:val="4C3952B7"/>
    <w:rsid w:val="4DDF1F2A"/>
    <w:rsid w:val="4EFA4BA5"/>
    <w:rsid w:val="4F2FFA47"/>
    <w:rsid w:val="4F596C38"/>
    <w:rsid w:val="50BF3279"/>
    <w:rsid w:val="50FB6D06"/>
    <w:rsid w:val="5155B60D"/>
    <w:rsid w:val="51A5D2F8"/>
    <w:rsid w:val="51FA56EC"/>
    <w:rsid w:val="5225D43B"/>
    <w:rsid w:val="534071B1"/>
    <w:rsid w:val="54565BE9"/>
    <w:rsid w:val="54757A4F"/>
    <w:rsid w:val="55369227"/>
    <w:rsid w:val="55A8B9E8"/>
    <w:rsid w:val="55E6ABB8"/>
    <w:rsid w:val="56D5AB85"/>
    <w:rsid w:val="5736A039"/>
    <w:rsid w:val="5751AB6A"/>
    <w:rsid w:val="577853EC"/>
    <w:rsid w:val="57BF09FA"/>
    <w:rsid w:val="584BC787"/>
    <w:rsid w:val="5905617E"/>
    <w:rsid w:val="5913AF94"/>
    <w:rsid w:val="5A22E419"/>
    <w:rsid w:val="5A2D190A"/>
    <w:rsid w:val="5A31E030"/>
    <w:rsid w:val="5ABCA0F3"/>
    <w:rsid w:val="5AD58E5B"/>
    <w:rsid w:val="5ADA7560"/>
    <w:rsid w:val="5B513039"/>
    <w:rsid w:val="5BB5CDA5"/>
    <w:rsid w:val="5C2BC947"/>
    <w:rsid w:val="5C370D65"/>
    <w:rsid w:val="5CE05E09"/>
    <w:rsid w:val="5D189078"/>
    <w:rsid w:val="5D9EDBDE"/>
    <w:rsid w:val="5DACD9ED"/>
    <w:rsid w:val="5DC1AB0E"/>
    <w:rsid w:val="5E9F7645"/>
    <w:rsid w:val="60781440"/>
    <w:rsid w:val="61453F1A"/>
    <w:rsid w:val="62A52832"/>
    <w:rsid w:val="62B1B7B0"/>
    <w:rsid w:val="6389A8CD"/>
    <w:rsid w:val="6403E532"/>
    <w:rsid w:val="651243AA"/>
    <w:rsid w:val="6539CFDC"/>
    <w:rsid w:val="65C480AA"/>
    <w:rsid w:val="663ADC6C"/>
    <w:rsid w:val="66992412"/>
    <w:rsid w:val="6770A97F"/>
    <w:rsid w:val="67F9E0E7"/>
    <w:rsid w:val="6808B674"/>
    <w:rsid w:val="68C3E083"/>
    <w:rsid w:val="697B0ADF"/>
    <w:rsid w:val="69B99B34"/>
    <w:rsid w:val="6A2F4BEC"/>
    <w:rsid w:val="6AB473D2"/>
    <w:rsid w:val="6AC864B2"/>
    <w:rsid w:val="6B09D5B7"/>
    <w:rsid w:val="6BEF2180"/>
    <w:rsid w:val="6C4CF781"/>
    <w:rsid w:val="6C5ADCDD"/>
    <w:rsid w:val="6CE61DAB"/>
    <w:rsid w:val="6D752A24"/>
    <w:rsid w:val="6D81751F"/>
    <w:rsid w:val="6D928FEA"/>
    <w:rsid w:val="6E537253"/>
    <w:rsid w:val="6EB83174"/>
    <w:rsid w:val="6FD52AEC"/>
    <w:rsid w:val="70006B5F"/>
    <w:rsid w:val="706C3731"/>
    <w:rsid w:val="709D7109"/>
    <w:rsid w:val="70C6A2EA"/>
    <w:rsid w:val="716CA834"/>
    <w:rsid w:val="71A05227"/>
    <w:rsid w:val="72BAFAAD"/>
    <w:rsid w:val="73694FF8"/>
    <w:rsid w:val="74A30E1D"/>
    <w:rsid w:val="74DB525E"/>
    <w:rsid w:val="750431DB"/>
    <w:rsid w:val="755A4D29"/>
    <w:rsid w:val="75BF63FF"/>
    <w:rsid w:val="75CF84CC"/>
    <w:rsid w:val="7601514B"/>
    <w:rsid w:val="763629B0"/>
    <w:rsid w:val="76B08C6C"/>
    <w:rsid w:val="76B3A5B6"/>
    <w:rsid w:val="7720A0DF"/>
    <w:rsid w:val="782C555F"/>
    <w:rsid w:val="78E2A524"/>
    <w:rsid w:val="795DE4C8"/>
    <w:rsid w:val="799BDFAD"/>
    <w:rsid w:val="79C5A7B5"/>
    <w:rsid w:val="7A0442CC"/>
    <w:rsid w:val="7A899E32"/>
    <w:rsid w:val="7AAAAD8B"/>
    <w:rsid w:val="7AB835DA"/>
    <w:rsid w:val="7ACE65A5"/>
    <w:rsid w:val="7C642E74"/>
    <w:rsid w:val="7E54B2CF"/>
    <w:rsid w:val="7EA6E6AA"/>
    <w:rsid w:val="7F00DC2C"/>
    <w:rsid w:val="7FF8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E2AA"/>
  <w15:docId w15:val="{13634241-80AD-4198-B1DE-0B0C1874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ill Sans MT" w:eastAsia="Gill Sans MT" w:hAnsi="Gill Sans MT" w:cs="Gill Sans MT"/>
    </w:rPr>
  </w:style>
  <w:style w:type="paragraph" w:styleId="Heading1">
    <w:name w:val="heading 1"/>
    <w:basedOn w:val="Normal"/>
    <w:link w:val="Heading1Char"/>
    <w:uiPriority w:val="9"/>
    <w:qFormat/>
    <w:pPr>
      <w:spacing w:before="63"/>
      <w:ind w:left="360"/>
      <w:outlineLvl w:val="0"/>
    </w:pPr>
    <w:rPr>
      <w:sz w:val="36"/>
      <w:szCs w:val="36"/>
    </w:rPr>
  </w:style>
  <w:style w:type="paragraph" w:styleId="Heading2">
    <w:name w:val="heading 2"/>
    <w:basedOn w:val="Normal"/>
    <w:link w:val="Heading2Char"/>
    <w:uiPriority w:val="9"/>
    <w:unhideWhenUsed/>
    <w:qFormat/>
    <w:pPr>
      <w:ind w:left="360"/>
      <w:outlineLvl w:val="1"/>
    </w:pPr>
    <w:rPr>
      <w:b/>
      <w:bCs/>
      <w:sz w:val="28"/>
      <w:szCs w:val="28"/>
    </w:rPr>
  </w:style>
  <w:style w:type="paragraph" w:styleId="Heading3">
    <w:name w:val="heading 3"/>
    <w:basedOn w:val="Normal"/>
    <w:link w:val="Heading3Char"/>
    <w:uiPriority w:val="9"/>
    <w:unhideWhenUsed/>
    <w:qFormat/>
    <w:pPr>
      <w:ind w:left="360"/>
      <w:outlineLvl w:val="2"/>
    </w:pPr>
    <w:rPr>
      <w:b/>
      <w:bCs/>
      <w:sz w:val="24"/>
      <w:szCs w:val="24"/>
    </w:rPr>
  </w:style>
  <w:style w:type="paragraph" w:styleId="Heading4">
    <w:name w:val="heading 4"/>
    <w:basedOn w:val="Normal"/>
    <w:link w:val="Heading4Char"/>
    <w:uiPriority w:val="9"/>
    <w:unhideWhenUsed/>
    <w:qFormat/>
    <w:pPr>
      <w:spacing w:before="25"/>
      <w:ind w:left="240"/>
      <w:outlineLvl w:val="3"/>
    </w:pPr>
    <w:rPr>
      <w:b/>
      <w:bCs/>
    </w:rPr>
  </w:style>
  <w:style w:type="paragraph" w:styleId="Heading5">
    <w:name w:val="heading 5"/>
    <w:basedOn w:val="Normal"/>
    <w:next w:val="Normal"/>
    <w:link w:val="Heading5Char"/>
    <w:uiPriority w:val="9"/>
    <w:semiHidden/>
    <w:unhideWhenUsed/>
    <w:qFormat/>
    <w:rsid w:val="009E06BF"/>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E06BF"/>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E06BF"/>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E06BF"/>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E06BF"/>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5"/>
      <w:ind w:left="359"/>
    </w:pPr>
  </w:style>
  <w:style w:type="paragraph" w:styleId="TOC2">
    <w:name w:val="toc 2"/>
    <w:basedOn w:val="Normal"/>
    <w:uiPriority w:val="1"/>
    <w:qFormat/>
    <w:pPr>
      <w:spacing w:before="115"/>
      <w:ind w:left="719"/>
    </w:pPr>
  </w:style>
  <w:style w:type="paragraph" w:styleId="BodyText">
    <w:name w:val="Body Text"/>
    <w:basedOn w:val="Normal"/>
    <w:uiPriority w:val="1"/>
    <w:qFormat/>
    <w:pPr>
      <w:ind w:left="360"/>
    </w:pPr>
  </w:style>
  <w:style w:type="paragraph" w:styleId="ListParagraph">
    <w:name w:val="List Paragraph"/>
    <w:basedOn w:val="Normal"/>
    <w:uiPriority w:val="34"/>
    <w:qFormat/>
    <w:pPr>
      <w:spacing w:before="78"/>
      <w:ind w:left="600" w:hanging="240"/>
    </w:pPr>
  </w:style>
  <w:style w:type="paragraph" w:customStyle="1" w:styleId="TableParagraph">
    <w:name w:val="Table Paragraph"/>
    <w:basedOn w:val="Normal"/>
    <w:uiPriority w:val="1"/>
    <w:qFormat/>
    <w:pPr>
      <w:spacing w:before="48"/>
      <w:ind w:left="5" w:right="5"/>
      <w:jc w:val="center"/>
    </w:pPr>
    <w:rPr>
      <w:rFonts w:ascii="Arial Narrow" w:eastAsia="Arial Narrow" w:hAnsi="Arial Narrow" w:cs="Arial Narrow"/>
    </w:rPr>
  </w:style>
  <w:style w:type="character" w:styleId="CommentReference">
    <w:name w:val="annotation reference"/>
    <w:basedOn w:val="DefaultParagraphFont"/>
    <w:uiPriority w:val="99"/>
    <w:semiHidden/>
    <w:unhideWhenUsed/>
    <w:rsid w:val="00264ECF"/>
    <w:rPr>
      <w:sz w:val="16"/>
      <w:szCs w:val="16"/>
    </w:rPr>
  </w:style>
  <w:style w:type="paragraph" w:styleId="CommentText">
    <w:name w:val="annotation text"/>
    <w:basedOn w:val="Normal"/>
    <w:link w:val="CommentTextChar"/>
    <w:uiPriority w:val="99"/>
    <w:unhideWhenUsed/>
    <w:rsid w:val="00264ECF"/>
    <w:rPr>
      <w:sz w:val="20"/>
      <w:szCs w:val="20"/>
    </w:rPr>
  </w:style>
  <w:style w:type="character" w:customStyle="1" w:styleId="CommentTextChar">
    <w:name w:val="Comment Text Char"/>
    <w:basedOn w:val="DefaultParagraphFont"/>
    <w:link w:val="CommentText"/>
    <w:uiPriority w:val="99"/>
    <w:rsid w:val="00264ECF"/>
    <w:rPr>
      <w:rFonts w:ascii="Gill Sans MT" w:eastAsia="Gill Sans MT" w:hAnsi="Gill Sans MT" w:cs="Gill Sans MT"/>
      <w:sz w:val="20"/>
      <w:szCs w:val="20"/>
    </w:rPr>
  </w:style>
  <w:style w:type="paragraph" w:styleId="CommentSubject">
    <w:name w:val="annotation subject"/>
    <w:basedOn w:val="CommentText"/>
    <w:next w:val="CommentText"/>
    <w:link w:val="CommentSubjectChar"/>
    <w:uiPriority w:val="99"/>
    <w:semiHidden/>
    <w:unhideWhenUsed/>
    <w:rsid w:val="00264ECF"/>
    <w:rPr>
      <w:b/>
      <w:bCs/>
    </w:rPr>
  </w:style>
  <w:style w:type="character" w:customStyle="1" w:styleId="CommentSubjectChar">
    <w:name w:val="Comment Subject Char"/>
    <w:basedOn w:val="CommentTextChar"/>
    <w:link w:val="CommentSubject"/>
    <w:uiPriority w:val="99"/>
    <w:semiHidden/>
    <w:rsid w:val="00264ECF"/>
    <w:rPr>
      <w:rFonts w:ascii="Gill Sans MT" w:eastAsia="Gill Sans MT" w:hAnsi="Gill Sans MT" w:cs="Gill Sans MT"/>
      <w:b/>
      <w:bCs/>
      <w:sz w:val="20"/>
      <w:szCs w:val="20"/>
    </w:rPr>
  </w:style>
  <w:style w:type="paragraph" w:styleId="Revision">
    <w:name w:val="Revision"/>
    <w:hidden/>
    <w:uiPriority w:val="99"/>
    <w:semiHidden/>
    <w:rsid w:val="00581A67"/>
    <w:pPr>
      <w:widowControl/>
      <w:autoSpaceDE/>
      <w:autoSpaceDN/>
    </w:pPr>
    <w:rPr>
      <w:rFonts w:ascii="Gill Sans MT" w:eastAsia="Gill Sans MT" w:hAnsi="Gill Sans MT" w:cs="Gill Sans MT"/>
    </w:rPr>
  </w:style>
  <w:style w:type="character" w:styleId="Hyperlink">
    <w:name w:val="Hyperlink"/>
    <w:basedOn w:val="DefaultParagraphFont"/>
    <w:uiPriority w:val="99"/>
    <w:unhideWhenUsed/>
    <w:rsid w:val="009E06BF"/>
    <w:rPr>
      <w:color w:val="0000FF" w:themeColor="hyperlink"/>
      <w:u w:val="single"/>
    </w:rPr>
  </w:style>
  <w:style w:type="paragraph" w:styleId="Header">
    <w:name w:val="header"/>
    <w:basedOn w:val="Normal"/>
    <w:link w:val="HeaderChar"/>
    <w:uiPriority w:val="99"/>
    <w:unhideWhenUsed/>
    <w:rsid w:val="009E06BF"/>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9E06BF"/>
    <w:rPr>
      <w:kern w:val="2"/>
      <w:sz w:val="24"/>
      <w:szCs w:val="24"/>
      <w14:ligatures w14:val="standardContextual"/>
    </w:rPr>
  </w:style>
  <w:style w:type="paragraph" w:styleId="Footer">
    <w:name w:val="footer"/>
    <w:basedOn w:val="Normal"/>
    <w:link w:val="FooterChar"/>
    <w:uiPriority w:val="99"/>
    <w:unhideWhenUsed/>
    <w:rsid w:val="009E06BF"/>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9E06BF"/>
    <w:rPr>
      <w:kern w:val="2"/>
      <w:sz w:val="24"/>
      <w:szCs w:val="24"/>
      <w14:ligatures w14:val="standardContextual"/>
    </w:rPr>
  </w:style>
  <w:style w:type="character" w:customStyle="1" w:styleId="Heading5Char">
    <w:name w:val="Heading 5 Char"/>
    <w:basedOn w:val="DefaultParagraphFont"/>
    <w:link w:val="Heading5"/>
    <w:uiPriority w:val="9"/>
    <w:semiHidden/>
    <w:rsid w:val="009E06B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9E06B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9E06B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9E06B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9E06BF"/>
    <w:rPr>
      <w:rFonts w:eastAsiaTheme="majorEastAsia"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9E06BF"/>
    <w:rPr>
      <w:rFonts w:ascii="Gill Sans MT" w:eastAsia="Gill Sans MT" w:hAnsi="Gill Sans MT" w:cs="Gill Sans MT"/>
      <w:sz w:val="36"/>
      <w:szCs w:val="36"/>
    </w:rPr>
  </w:style>
  <w:style w:type="character" w:customStyle="1" w:styleId="Heading2Char">
    <w:name w:val="Heading 2 Char"/>
    <w:basedOn w:val="DefaultParagraphFont"/>
    <w:link w:val="Heading2"/>
    <w:uiPriority w:val="9"/>
    <w:rsid w:val="009E06BF"/>
    <w:rPr>
      <w:rFonts w:ascii="Gill Sans MT" w:eastAsia="Gill Sans MT" w:hAnsi="Gill Sans MT" w:cs="Gill Sans MT"/>
      <w:b/>
      <w:bCs/>
      <w:sz w:val="28"/>
      <w:szCs w:val="28"/>
    </w:rPr>
  </w:style>
  <w:style w:type="character" w:customStyle="1" w:styleId="Heading3Char">
    <w:name w:val="Heading 3 Char"/>
    <w:basedOn w:val="DefaultParagraphFont"/>
    <w:link w:val="Heading3"/>
    <w:uiPriority w:val="9"/>
    <w:rsid w:val="009E06BF"/>
    <w:rPr>
      <w:rFonts w:ascii="Gill Sans MT" w:eastAsia="Gill Sans MT" w:hAnsi="Gill Sans MT" w:cs="Gill Sans MT"/>
      <w:b/>
      <w:bCs/>
      <w:sz w:val="24"/>
      <w:szCs w:val="24"/>
    </w:rPr>
  </w:style>
  <w:style w:type="character" w:customStyle="1" w:styleId="Heading4Char">
    <w:name w:val="Heading 4 Char"/>
    <w:basedOn w:val="DefaultParagraphFont"/>
    <w:link w:val="Heading4"/>
    <w:uiPriority w:val="9"/>
    <w:rsid w:val="009E06BF"/>
    <w:rPr>
      <w:rFonts w:ascii="Gill Sans MT" w:eastAsia="Gill Sans MT" w:hAnsi="Gill Sans MT" w:cs="Gill Sans MT"/>
      <w:b/>
      <w:bCs/>
    </w:rPr>
  </w:style>
  <w:style w:type="paragraph" w:styleId="Title">
    <w:name w:val="Title"/>
    <w:basedOn w:val="Normal"/>
    <w:next w:val="Normal"/>
    <w:link w:val="TitleChar"/>
    <w:uiPriority w:val="10"/>
    <w:qFormat/>
    <w:rsid w:val="009E06BF"/>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06B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E06BF"/>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06BF"/>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E06BF"/>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E06BF"/>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9E06BF"/>
    <w:rPr>
      <w:i/>
      <w:iCs/>
      <w:color w:val="365F91" w:themeColor="accent1" w:themeShade="BF"/>
    </w:rPr>
  </w:style>
  <w:style w:type="paragraph" w:styleId="IntenseQuote">
    <w:name w:val="Intense Quote"/>
    <w:basedOn w:val="Normal"/>
    <w:next w:val="Normal"/>
    <w:link w:val="IntenseQuoteChar"/>
    <w:uiPriority w:val="30"/>
    <w:qFormat/>
    <w:rsid w:val="009E06BF"/>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E06BF"/>
    <w:rPr>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9E06BF"/>
    <w:rPr>
      <w:b/>
      <w:bCs/>
      <w:smallCaps/>
      <w:color w:val="365F91" w:themeColor="accent1" w:themeShade="BF"/>
      <w:spacing w:val="5"/>
    </w:rPr>
  </w:style>
  <w:style w:type="character" w:styleId="UnresolvedMention">
    <w:name w:val="Unresolved Mention"/>
    <w:basedOn w:val="DefaultParagraphFont"/>
    <w:uiPriority w:val="99"/>
    <w:semiHidden/>
    <w:unhideWhenUsed/>
    <w:rsid w:val="009E06BF"/>
    <w:rPr>
      <w:color w:val="605E5C"/>
      <w:shd w:val="clear" w:color="auto" w:fill="E1DFDD"/>
    </w:rPr>
  </w:style>
  <w:style w:type="table" w:styleId="TableGrid">
    <w:name w:val="Table Grid"/>
    <w:basedOn w:val="TableNormal"/>
    <w:uiPriority w:val="39"/>
    <w:rsid w:val="009E06B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06B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8E4DB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theme" Target="theme/theme1.xml"/><Relationship Id="rId21" Type="http://schemas.openxmlformats.org/officeDocument/2006/relationships/image" Target="media/image15.png"/><Relationship Id="rId42" Type="http://schemas.openxmlformats.org/officeDocument/2006/relationships/hyperlink" Target="https://www.washingtonconnection.org/home/" TargetMode="External"/><Relationship Id="rId47" Type="http://schemas.openxmlformats.org/officeDocument/2006/relationships/hyperlink" Target="http://www.dcyf.wa.gov/sites/default/files/pdf/EASManual.pdf" TargetMode="External"/><Relationship Id="rId63" Type="http://schemas.openxmlformats.org/officeDocument/2006/relationships/hyperlink" Target="http://secureaccess.wa.gov/" TargetMode="External"/><Relationship Id="rId68" Type="http://schemas.openxmlformats.org/officeDocument/2006/relationships/hyperlink" Target="http://www.dcyf.wa.gov/services/ssps/direct-deposit" TargetMode="External"/><Relationship Id="rId84" Type="http://schemas.openxmlformats.org/officeDocument/2006/relationships/image" Target="media/image26.jpeg"/><Relationship Id="rId89" Type="http://schemas.openxmlformats.org/officeDocument/2006/relationships/hyperlink" Target="mailto:backgroundcheck@dcyf.wa.gov" TargetMode="External"/><Relationship Id="rId112" Type="http://schemas.openxmlformats.org/officeDocument/2006/relationships/hyperlink" Target="http://www.dcyf.wa.gov/sites/default/files/word/Special_needs_request.docx" TargetMode="External"/><Relationship Id="rId16" Type="http://schemas.openxmlformats.org/officeDocument/2006/relationships/image" Target="media/image10.png"/><Relationship Id="rId107" Type="http://schemas.openxmlformats.org/officeDocument/2006/relationships/hyperlink" Target="http://www.dcyf.wa.gov/sites/default/files/pubs/EPS_0043.pdf" TargetMode="External"/><Relationship Id="rId11" Type="http://schemas.openxmlformats.org/officeDocument/2006/relationships/image" Target="media/image5.png"/><Relationship Id="rId32" Type="http://schemas.openxmlformats.org/officeDocument/2006/relationships/footer" Target="footer2.xml"/><Relationship Id="rId37" Type="http://schemas.microsoft.com/office/2016/09/relationships/commentsIds" Target="commentsIds.xml"/><Relationship Id="rId53" Type="http://schemas.openxmlformats.org/officeDocument/2006/relationships/header" Target="header3.xml"/><Relationship Id="rId58" Type="http://schemas.openxmlformats.org/officeDocument/2006/relationships/image" Target="media/image20.jpeg"/><Relationship Id="rId74" Type="http://schemas.openxmlformats.org/officeDocument/2006/relationships/hyperlink" Target="http://ofm.wa.gov/it-systems/accounting-systems/statewide-vendorpayee-services/vendorpayee-direct-deposit" TargetMode="External"/><Relationship Id="rId79" Type="http://schemas.openxmlformats.org/officeDocument/2006/relationships/image" Target="media/image23.jpeg"/><Relationship Id="rId102" Type="http://schemas.openxmlformats.org/officeDocument/2006/relationships/hyperlink" Target="http://www.dcyf.wa.gov/services/early-learning-providers/electronic-attendance-system" TargetMode="External"/><Relationship Id="rId5" Type="http://schemas.openxmlformats.org/officeDocument/2006/relationships/footnotes" Target="footnotes.xml"/><Relationship Id="rId90" Type="http://schemas.openxmlformats.org/officeDocument/2006/relationships/hyperlink" Target="mailto:eas.servicedesk@dcyf.wa.gov" TargetMode="External"/><Relationship Id="rId95" Type="http://schemas.openxmlformats.org/officeDocument/2006/relationships/footer" Target="footer7.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17.jpeg"/><Relationship Id="rId48" Type="http://schemas.openxmlformats.org/officeDocument/2006/relationships/image" Target="media/image18.jpeg"/><Relationship Id="rId64" Type="http://schemas.openxmlformats.org/officeDocument/2006/relationships/hyperlink" Target="https://www.dcyf.wa.gov/sites/default/files/pubs/EPS_0043.pdf" TargetMode="External"/><Relationship Id="rId69" Type="http://schemas.openxmlformats.org/officeDocument/2006/relationships/hyperlink" Target="http://www.dcyf.wa.gov/services/ssps/direct-deposit" TargetMode="External"/><Relationship Id="rId113" Type="http://schemas.openxmlformats.org/officeDocument/2006/relationships/hyperlink" Target="http://www.dcyf.wa.gov/sites/default/files/word/Special_needs_request.docx" TargetMode="External"/><Relationship Id="rId80" Type="http://schemas.openxmlformats.org/officeDocument/2006/relationships/hyperlink" Target="mailto:SSPSVoe@dcyf.wa.gov" TargetMode="External"/><Relationship Id="rId85" Type="http://schemas.openxmlformats.org/officeDocument/2006/relationships/hyperlink" Target="http://www.dcyf.wa.gov/services/earlylearning-childcare/early-achievers" TargetMode="Externa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footer" Target="footer3.xml"/><Relationship Id="rId38" Type="http://schemas.microsoft.com/office/2018/08/relationships/commentsExtensible" Target="commentsExtensible.xml"/><Relationship Id="rId59" Type="http://schemas.openxmlformats.org/officeDocument/2006/relationships/hyperlink" Target="mailto:providerhelp@dcyf.wa.gov" TargetMode="External"/><Relationship Id="rId103" Type="http://schemas.openxmlformats.org/officeDocument/2006/relationships/hyperlink" Target="http://www.dcyf.wa.gov/services/early-learning-providers/electronic-attendance-system/training" TargetMode="External"/><Relationship Id="rId108" Type="http://schemas.openxmlformats.org/officeDocument/2006/relationships/hyperlink" Target="http://apps.leg.wa.gov/WAC/default.aspx?cite=110" TargetMode="External"/><Relationship Id="rId54" Type="http://schemas.openxmlformats.org/officeDocument/2006/relationships/footer" Target="footer4.xml"/><Relationship Id="rId70" Type="http://schemas.openxmlformats.org/officeDocument/2006/relationships/hyperlink" Target="mailto:ProviderFileUnit@dcyf.wa.gov" TargetMode="External"/><Relationship Id="rId75" Type="http://schemas.openxmlformats.org/officeDocument/2006/relationships/hyperlink" Target="https://www.dcyf.wa.gov/forms?field_number_value=12-001&amp;title" TargetMode="External"/><Relationship Id="rId91" Type="http://schemas.openxmlformats.org/officeDocument/2006/relationships/hyperlink" Target="mailto:electronic.attendance@dcyf.wa.gov" TargetMode="External"/><Relationship Id="rId96" Type="http://schemas.openxmlformats.org/officeDocument/2006/relationships/hyperlink" Target="http://www.dcyf.wa.gov/services/early-learning-providers/licensed-provider"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hyperlink" Target="mailto:providerhelp@dcyf.wa.gov" TargetMode="External"/><Relationship Id="rId114" Type="http://schemas.openxmlformats.org/officeDocument/2006/relationships/hyperlink" Target="mailto:communications@dcyf.wa.gov" TargetMode="External"/><Relationship Id="rId10" Type="http://schemas.openxmlformats.org/officeDocument/2006/relationships/image" Target="media/image4.png"/><Relationship Id="rId31" Type="http://schemas.openxmlformats.org/officeDocument/2006/relationships/image" Target="media/image13.jpeg"/><Relationship Id="rId44" Type="http://schemas.openxmlformats.org/officeDocument/2006/relationships/hyperlink" Target="http://www.dcyf.wa.gov/services/early-learning-providers/electronic-attendance-system" TargetMode="External"/><Relationship Id="rId52" Type="http://schemas.openxmlformats.org/officeDocument/2006/relationships/header" Target="header2.xml"/><Relationship Id="rId60" Type="http://schemas.openxmlformats.org/officeDocument/2006/relationships/hyperlink" Target="mailto:providerhelp@dcyf.wa.gov" TargetMode="External"/><Relationship Id="rId65" Type="http://schemas.openxmlformats.org/officeDocument/2006/relationships/hyperlink" Target="https://www.dcyf.wa.gov/sites/default/files/pubs/EPS_0043.pdf" TargetMode="External"/><Relationship Id="rId73" Type="http://schemas.openxmlformats.org/officeDocument/2006/relationships/hyperlink" Target="http://ofm.wa.gov/it-systems/accounting-systems/statewide-vendorpayee-services/vendorpayee-direct-deposit" TargetMode="External"/><Relationship Id="rId78" Type="http://schemas.openxmlformats.org/officeDocument/2006/relationships/hyperlink" Target="mailto:providerhelp@dcyf.wa.gov" TargetMode="External"/><Relationship Id="rId81" Type="http://schemas.openxmlformats.org/officeDocument/2006/relationships/hyperlink" Target="mailto:dcyf.taxreporting@dcyf.wa.gov" TargetMode="External"/><Relationship Id="rId86" Type="http://schemas.openxmlformats.org/officeDocument/2006/relationships/hyperlink" Target="http://www.dcyf.wa.gov/services/earlylearning-childcare/early-achievers" TargetMode="External"/><Relationship Id="rId94" Type="http://schemas.openxmlformats.org/officeDocument/2006/relationships/image" Target="media/image28.jpeg"/><Relationship Id="rId99" Type="http://schemas.openxmlformats.org/officeDocument/2006/relationships/hyperlink" Target="http://www.dcyf.wa.gov/services/early-learning-providers/subsidy" TargetMode="External"/><Relationship Id="rId101" Type="http://schemas.openxmlformats.org/officeDocument/2006/relationships/hyperlink" Target="http://www.dcyf.wa.gov/services/early-learning-providers/electronic-attendance-system"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15.jpeg"/><Relationship Id="rId109" Type="http://schemas.openxmlformats.org/officeDocument/2006/relationships/hyperlink" Target="http://www.ofm.wa.gov/policy/10.90a.pdf" TargetMode="External"/><Relationship Id="rId34" Type="http://schemas.openxmlformats.org/officeDocument/2006/relationships/image" Target="media/image14.jpeg"/><Relationship Id="rId50" Type="http://schemas.openxmlformats.org/officeDocument/2006/relationships/hyperlink" Target="http://www.dcyf.wa.gov/services/ssps" TargetMode="External"/><Relationship Id="rId55" Type="http://schemas.openxmlformats.org/officeDocument/2006/relationships/footer" Target="footer5.xml"/><Relationship Id="rId76" Type="http://schemas.openxmlformats.org/officeDocument/2006/relationships/hyperlink" Target="https://www.dcyf.wa.gov/forms?field_number_value=12-001&amp;title" TargetMode="External"/><Relationship Id="rId97" Type="http://schemas.openxmlformats.org/officeDocument/2006/relationships/hyperlink" Target="http://www.dcyf.wa.gov/services/early-learning-providers/licensed-provider" TargetMode="External"/><Relationship Id="rId104" Type="http://schemas.openxmlformats.org/officeDocument/2006/relationships/hyperlink" Target="http://www.dcyf.wa.gov/services/early-learning-providers/electronic-attendance-system/training" TargetMode="External"/><Relationship Id="rId7" Type="http://schemas.openxmlformats.org/officeDocument/2006/relationships/image" Target="media/image1.jpeg"/><Relationship Id="rId71" Type="http://schemas.openxmlformats.org/officeDocument/2006/relationships/image" Target="media/image21.jpeg"/><Relationship Id="rId92" Type="http://schemas.openxmlformats.org/officeDocument/2006/relationships/hyperlink" Target="mailto:sspsmail@dcyf.wa.gov" TargetMode="External"/><Relationship Id="rId2" Type="http://schemas.openxmlformats.org/officeDocument/2006/relationships/styles" Target="styles.xml"/><Relationship Id="rId29" Type="http://schemas.openxmlformats.org/officeDocument/2006/relationships/header" Target="header1.xml"/><Relationship Id="rId24" Type="http://schemas.openxmlformats.org/officeDocument/2006/relationships/image" Target="media/image18.png"/><Relationship Id="rId40" Type="http://schemas.openxmlformats.org/officeDocument/2006/relationships/image" Target="media/image16.jpeg"/><Relationship Id="rId45" Type="http://schemas.openxmlformats.org/officeDocument/2006/relationships/hyperlink" Target="http://www.dcyf.wa.gov/services/early-learning-providers/electronic-attendance-system" TargetMode="External"/><Relationship Id="rId66" Type="http://schemas.openxmlformats.org/officeDocument/2006/relationships/hyperlink" Target="http://www.dcyf.wa.gov/sites/default/files/pdf/SSPS-WarrantIssuanceCalendar.pdf" TargetMode="External"/><Relationship Id="rId87" Type="http://schemas.openxmlformats.org/officeDocument/2006/relationships/image" Target="media/image27.jpeg"/><Relationship Id="rId110" Type="http://schemas.openxmlformats.org/officeDocument/2006/relationships/hyperlink" Target="https://secureaccess.wa.gov/myAccess/saw/select.do" TargetMode="External"/><Relationship Id="rId115" Type="http://schemas.openxmlformats.org/officeDocument/2006/relationships/fontTable" Target="fontTable.xml"/><Relationship Id="rId61" Type="http://schemas.openxmlformats.org/officeDocument/2006/relationships/hyperlink" Target="http://www.dcyf.wa.gov/sites/default/files/pdf/SSPSPortalRegistration-SAW.pdf" TargetMode="External"/><Relationship Id="rId82" Type="http://schemas.openxmlformats.org/officeDocument/2006/relationships/image" Target="media/image24.jpe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footer" Target="footer1.xml"/><Relationship Id="rId35" Type="http://schemas.openxmlformats.org/officeDocument/2006/relationships/comments" Target="comments.xml"/><Relationship Id="rId56" Type="http://schemas.openxmlformats.org/officeDocument/2006/relationships/header" Target="header4.xml"/><Relationship Id="rId77" Type="http://schemas.openxmlformats.org/officeDocument/2006/relationships/image" Target="media/image22.jpeg"/><Relationship Id="rId100" Type="http://schemas.openxmlformats.org/officeDocument/2006/relationships/hyperlink" Target="http://apps.leg.wa.gov/WAC/default.aspx?cite=110-15" TargetMode="External"/><Relationship Id="rId105" Type="http://schemas.openxmlformats.org/officeDocument/2006/relationships/hyperlink" Target="https://www.washingtonconnection.org/home/" TargetMode="External"/><Relationship Id="rId8" Type="http://schemas.openxmlformats.org/officeDocument/2006/relationships/image" Target="media/image2.png"/><Relationship Id="rId51" Type="http://schemas.openxmlformats.org/officeDocument/2006/relationships/image" Target="media/image19.jpeg"/><Relationship Id="rId72" Type="http://schemas.openxmlformats.org/officeDocument/2006/relationships/hyperlink" Target="http://ofm.wa.gov/it-systems/accounting-systems/statewide-vendorpayee-services/vendorpayee-direct-deposit" TargetMode="External"/><Relationship Id="rId93" Type="http://schemas.openxmlformats.org/officeDocument/2006/relationships/hyperlink" Target="mailto:providerhelp@dcyf.wa.gov" TargetMode="External"/><Relationship Id="rId98" Type="http://schemas.openxmlformats.org/officeDocument/2006/relationships/hyperlink" Target="http://www.dcyf.wa.gov/services/early-learning-providers/subsidy" TargetMode="Externa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hyperlink" Target="http://www.dcyf.wa.gov/sites/default/files/pdf/EASManual.pdf" TargetMode="External"/><Relationship Id="rId67" Type="http://schemas.openxmlformats.org/officeDocument/2006/relationships/hyperlink" Target="http://www.dcyf.wa.gov/sites/default/files/pdf/SSPS-WarrantIssuanceCalendar.pdf" TargetMode="External"/><Relationship Id="rId116" Type="http://schemas.microsoft.com/office/2011/relationships/people" Target="people.xml"/><Relationship Id="rId20" Type="http://schemas.openxmlformats.org/officeDocument/2006/relationships/image" Target="media/image14.png"/><Relationship Id="rId41" Type="http://schemas.openxmlformats.org/officeDocument/2006/relationships/hyperlink" Target="https://www.washingtonconnection.org/home/" TargetMode="External"/><Relationship Id="rId62" Type="http://schemas.openxmlformats.org/officeDocument/2006/relationships/hyperlink" Target="http://www.dcyf.wa.gov/sites/default/files/pdf/SSPSPortalRegistration-SAW.pdf" TargetMode="External"/><Relationship Id="rId83" Type="http://schemas.openxmlformats.org/officeDocument/2006/relationships/image" Target="media/image25.jpeg"/><Relationship Id="rId88" Type="http://schemas.openxmlformats.org/officeDocument/2006/relationships/hyperlink" Target="http://www.dcyf.wa.gov/safety/report-abuse" TargetMode="External"/><Relationship Id="rId111" Type="http://schemas.openxmlformats.org/officeDocument/2006/relationships/hyperlink" Target="http://support/secureaccess.wa.gov" TargetMode="External"/><Relationship Id="rId15" Type="http://schemas.openxmlformats.org/officeDocument/2006/relationships/image" Target="media/image9.png"/><Relationship Id="rId36" Type="http://schemas.microsoft.com/office/2011/relationships/commentsExtended" Target="commentsExtended.xml"/><Relationship Id="rId57" Type="http://schemas.openxmlformats.org/officeDocument/2006/relationships/footer" Target="footer6.xml"/><Relationship Id="rId106" Type="http://schemas.openxmlformats.org/officeDocument/2006/relationships/hyperlink" Target="http://www.dcyf.wa.gov/sites/default/files/pubs/EPS_004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1d0e217-264e-400a-8ba0-57dcc127d72d}" enabled="0" method="" siteId="{11d0e217-264e-400a-8ba0-57dcc127d72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34</Pages>
  <Words>9289</Words>
  <Characters>52952</Characters>
  <Application>Microsoft Office Word</Application>
  <DocSecurity>4</DocSecurity>
  <Lines>441</Lines>
  <Paragraphs>124</Paragraphs>
  <ScaleCrop>false</ScaleCrop>
  <Company>DCYF</Company>
  <LinksUpToDate>false</LinksUpToDate>
  <CharactersWithSpaces>62117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EL_0043 Subsidy Billing Guide-Licensed Center</dc:title>
  <dc:subject>The subsidy billing guide provides information about subsidy claiming for payment and payment for licensed centers.</dc:subject>
  <dc:creator>Washington State Department of Children</dc:creator>
  <cp:keywords/>
  <cp:lastModifiedBy>Huson, Andrew (DCYF)</cp:lastModifiedBy>
  <cp:revision>2</cp:revision>
  <dcterms:created xsi:type="dcterms:W3CDTF">2026-08-27T16:09:00Z</dcterms:created>
  <dcterms:modified xsi:type="dcterms:W3CDTF">2026-08-27T16:09:00Z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Adobe InDesign 21.2 (Windows)</vt:lpwstr>
  </property>
  <property fmtid="{D5CDD505-2E9C-101B-9397-08002B2CF9AE}" pid="4" name="LastSaved">
    <vt:filetime>2026-06-30T00:00:00Z</vt:filetime>
  </property>
  <property fmtid="{D5CDD505-2E9C-101B-9397-08002B2CF9AE}" pid="5" name="Producer">
    <vt:lpwstr>Adobe PDF Library 18.0</vt:lpwstr>
  </property>
</Properties>
</file>